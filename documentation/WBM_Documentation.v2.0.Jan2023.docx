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theme/themeOverride1.xml" ContentType="application/vnd.openxmlformats-officedocument.themeOverride+xml"/>
  <Override PartName="/word/drawings/drawing2.xml" ContentType="application/vnd.openxmlformats-officedocument.drawingml.chartshapes+xml"/>
  <Override PartName="/word/charts/chart5.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6.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7.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8.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9.xml" ContentType="application/vnd.openxmlformats-officedocument.drawingml.chart+xml"/>
  <Override PartName="/word/drawings/drawing7.xml" ContentType="application/vnd.openxmlformats-officedocument.drawingml.chartshapes+xml"/>
  <Override PartName="/word/charts/chart10.xml" ContentType="application/vnd.openxmlformats-officedocument.drawingml.chart+xml"/>
  <Override PartName="/word/drawings/drawing8.xml" ContentType="application/vnd.openxmlformats-officedocument.drawingml.chartshapes+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FFE9" w14:textId="53E0CC58" w:rsidR="00E13ABB" w:rsidRPr="004C25B6" w:rsidRDefault="00E13ABB">
      <w:pPr>
        <w:pStyle w:val="Normal1"/>
        <w:rPr>
          <w:rFonts w:ascii="Impact" w:hAnsi="Impact" w:cs="Times New Roman"/>
          <w:b/>
          <w:sz w:val="72"/>
          <w:szCs w:val="72"/>
        </w:rPr>
      </w:pPr>
      <w:r w:rsidRPr="004C25B6">
        <w:rPr>
          <w:rFonts w:ascii="Impact" w:hAnsi="Impact" w:cs="Times New Roman"/>
          <w:bCs/>
          <w:sz w:val="36"/>
          <w:szCs w:val="36"/>
        </w:rPr>
        <w:t xml:space="preserve">The University of New Hampshire </w:t>
      </w:r>
      <w:r w:rsidRPr="004C25B6">
        <w:rPr>
          <w:rFonts w:ascii="Impact" w:hAnsi="Impact" w:cs="Times New Roman"/>
          <w:b/>
          <w:color w:val="003591"/>
          <w:sz w:val="36"/>
          <w:szCs w:val="36"/>
        </w:rPr>
        <w:t xml:space="preserve">Water Balance Model </w:t>
      </w:r>
      <w:r w:rsidR="00757A28" w:rsidRPr="004C25B6">
        <w:rPr>
          <w:rFonts w:ascii="Impact" w:hAnsi="Impact" w:cs="Times New Roman"/>
          <w:b/>
          <w:color w:val="003591"/>
          <w:sz w:val="72"/>
          <w:szCs w:val="72"/>
        </w:rPr>
        <w:t>WBM</w:t>
      </w:r>
    </w:p>
    <w:p w14:paraId="1BDBCD78" w14:textId="77777777" w:rsidR="00E13ABB" w:rsidRPr="004C25B6" w:rsidRDefault="00E13ABB">
      <w:pPr>
        <w:pStyle w:val="Normal1"/>
        <w:rPr>
          <w:rFonts w:ascii="Impact" w:hAnsi="Impact" w:cs="Times New Roman"/>
          <w:b/>
        </w:rPr>
      </w:pPr>
    </w:p>
    <w:p w14:paraId="625E4D2E" w14:textId="5A663FBF" w:rsidR="00DD7549" w:rsidRPr="004C25B6" w:rsidRDefault="00757A28">
      <w:pPr>
        <w:pStyle w:val="Normal1"/>
        <w:rPr>
          <w:rFonts w:ascii="Times New Roman" w:hAnsi="Times New Roman" w:cs="Times New Roman"/>
          <w:b/>
          <w:sz w:val="36"/>
          <w:szCs w:val="36"/>
        </w:rPr>
      </w:pPr>
      <w:r w:rsidRPr="004C25B6">
        <w:rPr>
          <w:rFonts w:ascii="Times New Roman" w:hAnsi="Times New Roman" w:cs="Times New Roman"/>
          <w:b/>
          <w:sz w:val="36"/>
          <w:szCs w:val="36"/>
        </w:rPr>
        <w:t>Documentation</w:t>
      </w:r>
    </w:p>
    <w:p w14:paraId="31030441" w14:textId="77777777" w:rsidR="00DD7549" w:rsidRPr="004F3A2F" w:rsidRDefault="00DD7549">
      <w:pPr>
        <w:pStyle w:val="Normal1"/>
        <w:rPr>
          <w:rFonts w:ascii="Times New Roman" w:hAnsi="Times New Roman" w:cs="Times New Roman"/>
        </w:rPr>
      </w:pPr>
    </w:p>
    <w:p w14:paraId="5BC6F45F" w14:textId="77777777" w:rsidR="00DD7549" w:rsidRPr="004F3A2F" w:rsidRDefault="00757A28">
      <w:pPr>
        <w:pStyle w:val="Normal1"/>
        <w:rPr>
          <w:rFonts w:ascii="Times New Roman" w:hAnsi="Times New Roman" w:cs="Times New Roman"/>
          <w:b/>
        </w:rPr>
      </w:pPr>
      <w:r w:rsidRPr="004F3A2F">
        <w:rPr>
          <w:rFonts w:ascii="Times New Roman" w:hAnsi="Times New Roman" w:cs="Times New Roman"/>
          <w:b/>
        </w:rPr>
        <w:t>Authors (alphabetical):</w:t>
      </w:r>
    </w:p>
    <w:p w14:paraId="7A99DAA4"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Stanley Glidden</w:t>
      </w:r>
    </w:p>
    <w:p w14:paraId="7B65C8A0"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Danielle Grogan</w:t>
      </w:r>
    </w:p>
    <w:p w14:paraId="0ACE967E"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Richard Lammers</w:t>
      </w:r>
    </w:p>
    <w:p w14:paraId="327016B2" w14:textId="0DB63418" w:rsidR="00DD7549" w:rsidRDefault="00757A28">
      <w:pPr>
        <w:pStyle w:val="Normal1"/>
        <w:rPr>
          <w:rFonts w:ascii="Times New Roman" w:hAnsi="Times New Roman" w:cs="Times New Roman"/>
        </w:rPr>
      </w:pPr>
      <w:r w:rsidRPr="004F3A2F">
        <w:rPr>
          <w:rFonts w:ascii="Times New Roman" w:hAnsi="Times New Roman" w:cs="Times New Roman"/>
        </w:rPr>
        <w:t>Alex Prusevich</w:t>
      </w:r>
    </w:p>
    <w:p w14:paraId="21F92E19" w14:textId="52935C49" w:rsidR="00A51BCC" w:rsidRPr="004F3A2F" w:rsidRDefault="00A51BCC">
      <w:pPr>
        <w:pStyle w:val="Normal1"/>
        <w:rPr>
          <w:rFonts w:ascii="Times New Roman" w:hAnsi="Times New Roman" w:cs="Times New Roman"/>
        </w:rPr>
      </w:pPr>
      <w:r>
        <w:rPr>
          <w:rFonts w:ascii="Times New Roman" w:hAnsi="Times New Roman" w:cs="Times New Roman"/>
        </w:rPr>
        <w:t>David Simons</w:t>
      </w:r>
    </w:p>
    <w:p w14:paraId="1606BFE3" w14:textId="61DF6E07" w:rsidR="00FC2857" w:rsidRPr="004F3A2F" w:rsidRDefault="00FC2857">
      <w:pPr>
        <w:pStyle w:val="Normal1"/>
        <w:rPr>
          <w:rFonts w:ascii="Times New Roman" w:hAnsi="Times New Roman" w:cs="Times New Roman"/>
        </w:rPr>
      </w:pPr>
      <w:r w:rsidRPr="004F3A2F">
        <w:rPr>
          <w:rFonts w:ascii="Times New Roman" w:hAnsi="Times New Roman" w:cs="Times New Roman"/>
        </w:rPr>
        <w:t>Wil</w:t>
      </w:r>
      <w:r w:rsidR="00085F85">
        <w:rPr>
          <w:rFonts w:ascii="Times New Roman" w:hAnsi="Times New Roman" w:cs="Times New Roman"/>
        </w:rPr>
        <w:t>fred</w:t>
      </w:r>
      <w:r w:rsidRPr="004F3A2F">
        <w:rPr>
          <w:rFonts w:ascii="Times New Roman" w:hAnsi="Times New Roman" w:cs="Times New Roman"/>
        </w:rPr>
        <w:t xml:space="preserve"> Wol</w:t>
      </w:r>
      <w:r w:rsidR="008079B8" w:rsidRPr="004F3A2F">
        <w:rPr>
          <w:rFonts w:ascii="Times New Roman" w:hAnsi="Times New Roman" w:cs="Times New Roman"/>
        </w:rPr>
        <w:t>l</w:t>
      </w:r>
      <w:r w:rsidRPr="004F3A2F">
        <w:rPr>
          <w:rFonts w:ascii="Times New Roman" w:hAnsi="Times New Roman" w:cs="Times New Roman"/>
        </w:rPr>
        <w:t>heim</w:t>
      </w:r>
    </w:p>
    <w:p w14:paraId="112389FA"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Shan Zuidema</w:t>
      </w:r>
    </w:p>
    <w:p w14:paraId="1B70F119" w14:textId="77777777" w:rsidR="00DD7549" w:rsidRPr="004F3A2F" w:rsidRDefault="00DD7549">
      <w:pPr>
        <w:pStyle w:val="Normal1"/>
        <w:rPr>
          <w:rFonts w:ascii="Times New Roman" w:hAnsi="Times New Roman" w:cs="Times New Roman"/>
        </w:rPr>
      </w:pPr>
    </w:p>
    <w:p w14:paraId="0924689F" w14:textId="3E0E140F" w:rsidR="00E13ABB" w:rsidRPr="00E13ABB" w:rsidRDefault="00E13ABB" w:rsidP="00E13ABB">
      <w:pPr>
        <w:rPr>
          <w:rFonts w:ascii="Times New Roman" w:hAnsi="Times New Roman" w:cs="Times New Roman"/>
          <w:b/>
          <w:bCs/>
        </w:rPr>
      </w:pPr>
      <w:r w:rsidRPr="00E13ABB">
        <w:rPr>
          <w:rFonts w:ascii="Times New Roman" w:hAnsi="Times New Roman" w:cs="Times New Roman"/>
          <w:b/>
          <w:bCs/>
        </w:rPr>
        <w:t xml:space="preserve">Model Version: </w:t>
      </w:r>
      <w:r w:rsidR="006E2604">
        <w:rPr>
          <w:rFonts w:ascii="Times New Roman" w:hAnsi="Times New Roman" w:cs="Times New Roman"/>
          <w:b/>
          <w:bCs/>
        </w:rPr>
        <w:t>2</w:t>
      </w:r>
      <w:r w:rsidRPr="00E13ABB">
        <w:rPr>
          <w:rFonts w:ascii="Times New Roman" w:hAnsi="Times New Roman" w:cs="Times New Roman"/>
          <w:b/>
          <w:bCs/>
        </w:rPr>
        <w:t>.0</w:t>
      </w:r>
      <w:r w:rsidR="004C25B6">
        <w:rPr>
          <w:rFonts w:ascii="Times New Roman" w:hAnsi="Times New Roman" w:cs="Times New Roman"/>
          <w:b/>
          <w:bCs/>
        </w:rPr>
        <w:t xml:space="preserve"> </w:t>
      </w:r>
    </w:p>
    <w:p w14:paraId="354FFD5E" w14:textId="656FBFE3" w:rsidR="00EC7EA5" w:rsidRPr="004F3A2F" w:rsidRDefault="00757A28" w:rsidP="00A636A2">
      <w:pPr>
        <w:pStyle w:val="Normal1"/>
        <w:rPr>
          <w:rFonts w:ascii="Times New Roman" w:hAnsi="Times New Roman" w:cs="Times New Roman"/>
        </w:rPr>
      </w:pPr>
      <w:r w:rsidRPr="004F3A2F">
        <w:rPr>
          <w:rFonts w:ascii="Times New Roman" w:hAnsi="Times New Roman" w:cs="Times New Roman"/>
          <w:b/>
        </w:rPr>
        <w:t xml:space="preserve">Last Updated: </w:t>
      </w:r>
      <w:r w:rsidRPr="004F3A2F">
        <w:rPr>
          <w:rFonts w:ascii="Times New Roman" w:hAnsi="Times New Roman" w:cs="Times New Roman"/>
        </w:rPr>
        <w:t>20</w:t>
      </w:r>
      <w:r w:rsidR="00827966" w:rsidRPr="004F3A2F">
        <w:rPr>
          <w:rFonts w:ascii="Times New Roman" w:hAnsi="Times New Roman" w:cs="Times New Roman"/>
        </w:rPr>
        <w:t>2</w:t>
      </w:r>
      <w:r w:rsidR="006E2604">
        <w:rPr>
          <w:rFonts w:ascii="Times New Roman" w:hAnsi="Times New Roman" w:cs="Times New Roman"/>
        </w:rPr>
        <w:t>3</w:t>
      </w:r>
      <w:r w:rsidR="00827966" w:rsidRPr="004F3A2F">
        <w:rPr>
          <w:rFonts w:ascii="Times New Roman" w:hAnsi="Times New Roman" w:cs="Times New Roman"/>
        </w:rPr>
        <w:t>-</w:t>
      </w:r>
      <w:r w:rsidR="004F3A2F">
        <w:rPr>
          <w:rFonts w:ascii="Times New Roman" w:hAnsi="Times New Roman" w:cs="Times New Roman"/>
        </w:rPr>
        <w:t>0</w:t>
      </w:r>
      <w:r w:rsidR="006E2604">
        <w:rPr>
          <w:rFonts w:ascii="Times New Roman" w:hAnsi="Times New Roman" w:cs="Times New Roman"/>
        </w:rPr>
        <w:t>1</w:t>
      </w:r>
      <w:r w:rsidR="00A636A2" w:rsidRPr="004F3A2F">
        <w:rPr>
          <w:rFonts w:ascii="Times New Roman" w:hAnsi="Times New Roman" w:cs="Times New Roman"/>
        </w:rPr>
        <w:t>-</w:t>
      </w:r>
      <w:r w:rsidR="006E2604">
        <w:rPr>
          <w:rFonts w:ascii="Times New Roman" w:hAnsi="Times New Roman" w:cs="Times New Roman"/>
        </w:rPr>
        <w:t>08</w:t>
      </w:r>
      <w:r w:rsidR="00EC7EA5" w:rsidRPr="004F3A2F">
        <w:rPr>
          <w:rFonts w:ascii="Times New Roman" w:hAnsi="Times New Roman" w:cs="Times New Roman"/>
        </w:rPr>
        <w:t xml:space="preserve"> </w:t>
      </w:r>
    </w:p>
    <w:p w14:paraId="388B1294" w14:textId="296AEC93" w:rsidR="00E13ABB" w:rsidRDefault="00E13ABB" w:rsidP="00EC7EA5">
      <w:pPr>
        <w:rPr>
          <w:rFonts w:ascii="Times New Roman" w:hAnsi="Times New Roman" w:cs="Times New Roman"/>
        </w:rPr>
      </w:pPr>
    </w:p>
    <w:p w14:paraId="2865C45D" w14:textId="44B77FF5" w:rsidR="00E13ABB" w:rsidRDefault="00E13ABB" w:rsidP="00EC7EA5">
      <w:pPr>
        <w:rPr>
          <w:rFonts w:ascii="Times New Roman" w:hAnsi="Times New Roman" w:cs="Times New Roman"/>
        </w:rPr>
      </w:pPr>
    </w:p>
    <w:p w14:paraId="001A99CA" w14:textId="3977A450" w:rsidR="00E13ABB" w:rsidRDefault="00E13ABB" w:rsidP="00EC7EA5">
      <w:pPr>
        <w:rPr>
          <w:rFonts w:ascii="Times New Roman" w:hAnsi="Times New Roman" w:cs="Times New Roman"/>
        </w:rPr>
      </w:pPr>
    </w:p>
    <w:p w14:paraId="49F5E8D0" w14:textId="5E966743" w:rsidR="00E13ABB" w:rsidRDefault="00E13ABB" w:rsidP="00EC7EA5">
      <w:pPr>
        <w:rPr>
          <w:rFonts w:ascii="Times New Roman" w:hAnsi="Times New Roman" w:cs="Times New Roman"/>
        </w:rPr>
      </w:pPr>
    </w:p>
    <w:p w14:paraId="37F14893" w14:textId="18D5CDC2" w:rsidR="00E13ABB" w:rsidRDefault="00E13ABB" w:rsidP="00EC7EA5">
      <w:pPr>
        <w:rPr>
          <w:rFonts w:ascii="Times New Roman" w:hAnsi="Times New Roman" w:cs="Times New Roman"/>
        </w:rPr>
      </w:pPr>
    </w:p>
    <w:p w14:paraId="6AE3DFA4" w14:textId="1001D853" w:rsidR="00E13ABB" w:rsidRDefault="00F32914" w:rsidP="00EC7EA5">
      <w:pPr>
        <w:rPr>
          <w:rFonts w:ascii="Times New Roman" w:hAnsi="Times New Roman" w:cs="Times New Roman"/>
        </w:rPr>
      </w:pPr>
      <w:r w:rsidRPr="004C25B6">
        <w:rPr>
          <w:noProof/>
          <w:color w:val="067FC2"/>
        </w:rPr>
        <mc:AlternateContent>
          <mc:Choice Requires="wpg">
            <w:drawing>
              <wp:inline distT="0" distB="0" distL="0" distR="0" wp14:anchorId="31D4B508" wp14:editId="68591222">
                <wp:extent cx="3224516" cy="1592099"/>
                <wp:effectExtent l="19050" t="0" r="0" b="0"/>
                <wp:docPr id="4115" name="Graphic 4114"/>
                <wp:cNvGraphicFramePr/>
                <a:graphic xmlns:a="http://schemas.openxmlformats.org/drawingml/2006/main">
                  <a:graphicData uri="http://schemas.microsoft.com/office/word/2010/wordprocessingGroup">
                    <wpg:wgp>
                      <wpg:cNvGrpSpPr/>
                      <wpg:grpSpPr>
                        <a:xfrm>
                          <a:off x="0" y="0"/>
                          <a:ext cx="3224516" cy="1592099"/>
                          <a:chOff x="0" y="-6547"/>
                          <a:chExt cx="3224516" cy="1592099"/>
                        </a:xfrm>
                      </wpg:grpSpPr>
                      <wps:wsp>
                        <wps:cNvPr id="4116" name="Freeform: Shape 4116"/>
                        <wps:cNvSpPr/>
                        <wps:spPr>
                          <a:xfrm>
                            <a:off x="699" y="-4234"/>
                            <a:ext cx="1760703" cy="559439"/>
                          </a:xfrm>
                          <a:custGeom>
                            <a:avLst/>
                            <a:gdLst>
                              <a:gd name="connsiteX0" fmla="*/ 90203 w 1756508"/>
                              <a:gd name="connsiteY0" fmla="*/ 555205 h 555204"/>
                              <a:gd name="connsiteX1" fmla="*/ 1666306 w 1756508"/>
                              <a:gd name="connsiteY1" fmla="*/ 555205 h 555204"/>
                              <a:gd name="connsiteX2" fmla="*/ 1756509 w 1756508"/>
                              <a:gd name="connsiteY2" fmla="*/ 436332 h 555204"/>
                              <a:gd name="connsiteX3" fmla="*/ 1756509 w 1756508"/>
                              <a:gd name="connsiteY3" fmla="*/ 118873 h 555204"/>
                              <a:gd name="connsiteX4" fmla="*/ 1666306 w 1756508"/>
                              <a:gd name="connsiteY4" fmla="*/ 0 h 555204"/>
                              <a:gd name="connsiteX5" fmla="*/ 90203 w 1756508"/>
                              <a:gd name="connsiteY5" fmla="*/ 0 h 555204"/>
                              <a:gd name="connsiteX6" fmla="*/ 0 w 1756508"/>
                              <a:gd name="connsiteY6" fmla="*/ 118873 h 555204"/>
                              <a:gd name="connsiteX7" fmla="*/ 0 w 1756508"/>
                              <a:gd name="connsiteY7" fmla="*/ 436332 h 555204"/>
                              <a:gd name="connsiteX8" fmla="*/ 90203 w 1756508"/>
                              <a:gd name="connsiteY8" fmla="*/ 555205 h 555204"/>
                              <a:gd name="connsiteX0" fmla="*/ 90203 w 1756509"/>
                              <a:gd name="connsiteY0" fmla="*/ 555205 h 555205"/>
                              <a:gd name="connsiteX1" fmla="*/ 1666306 w 1756509"/>
                              <a:gd name="connsiteY1" fmla="*/ 555205 h 555205"/>
                              <a:gd name="connsiteX2" fmla="*/ 1756509 w 1756509"/>
                              <a:gd name="connsiteY2" fmla="*/ 436332 h 555205"/>
                              <a:gd name="connsiteX3" fmla="*/ 1756509 w 1756509"/>
                              <a:gd name="connsiteY3" fmla="*/ 118873 h 555205"/>
                              <a:gd name="connsiteX4" fmla="*/ 1666306 w 1756509"/>
                              <a:gd name="connsiteY4" fmla="*/ 0 h 555205"/>
                              <a:gd name="connsiteX5" fmla="*/ 191823 w 1756509"/>
                              <a:gd name="connsiteY5" fmla="*/ 1398 h 555205"/>
                              <a:gd name="connsiteX6" fmla="*/ 0 w 1756509"/>
                              <a:gd name="connsiteY6" fmla="*/ 118873 h 555205"/>
                              <a:gd name="connsiteX7" fmla="*/ 0 w 1756509"/>
                              <a:gd name="connsiteY7" fmla="*/ 436332 h 555205"/>
                              <a:gd name="connsiteX8" fmla="*/ 90203 w 1756509"/>
                              <a:gd name="connsiteY8" fmla="*/ 555205 h 555205"/>
                              <a:gd name="connsiteX0" fmla="*/ 90203 w 1756509"/>
                              <a:gd name="connsiteY0" fmla="*/ 555205 h 555205"/>
                              <a:gd name="connsiteX1" fmla="*/ 1666306 w 1756509"/>
                              <a:gd name="connsiteY1" fmla="*/ 555205 h 555205"/>
                              <a:gd name="connsiteX2" fmla="*/ 1756509 w 1756509"/>
                              <a:gd name="connsiteY2" fmla="*/ 436332 h 555205"/>
                              <a:gd name="connsiteX3" fmla="*/ 1756509 w 1756509"/>
                              <a:gd name="connsiteY3" fmla="*/ 118873 h 555205"/>
                              <a:gd name="connsiteX4" fmla="*/ 1666306 w 1756509"/>
                              <a:gd name="connsiteY4" fmla="*/ 0 h 555205"/>
                              <a:gd name="connsiteX5" fmla="*/ 191823 w 1756509"/>
                              <a:gd name="connsiteY5" fmla="*/ 1398 h 555205"/>
                              <a:gd name="connsiteX6" fmla="*/ 4895 w 1756509"/>
                              <a:gd name="connsiteY6" fmla="*/ 226833 h 555205"/>
                              <a:gd name="connsiteX7" fmla="*/ 0 w 1756509"/>
                              <a:gd name="connsiteY7" fmla="*/ 436332 h 555205"/>
                              <a:gd name="connsiteX8" fmla="*/ 90203 w 1756509"/>
                              <a:gd name="connsiteY8" fmla="*/ 555205 h 555205"/>
                              <a:gd name="connsiteX0" fmla="*/ 90203 w 1756509"/>
                              <a:gd name="connsiteY0" fmla="*/ 555205 h 555205"/>
                              <a:gd name="connsiteX1" fmla="*/ 1666306 w 1756509"/>
                              <a:gd name="connsiteY1" fmla="*/ 555205 h 555205"/>
                              <a:gd name="connsiteX2" fmla="*/ 1756509 w 1756509"/>
                              <a:gd name="connsiteY2" fmla="*/ 436332 h 555205"/>
                              <a:gd name="connsiteX3" fmla="*/ 1756509 w 1756509"/>
                              <a:gd name="connsiteY3" fmla="*/ 118873 h 555205"/>
                              <a:gd name="connsiteX4" fmla="*/ 1666306 w 1756509"/>
                              <a:gd name="connsiteY4" fmla="*/ 0 h 555205"/>
                              <a:gd name="connsiteX5" fmla="*/ 191823 w 1756509"/>
                              <a:gd name="connsiteY5" fmla="*/ 1398 h 555205"/>
                              <a:gd name="connsiteX6" fmla="*/ 4895 w 1756509"/>
                              <a:gd name="connsiteY6" fmla="*/ 226833 h 555205"/>
                              <a:gd name="connsiteX7" fmla="*/ 0 w 1756509"/>
                              <a:gd name="connsiteY7" fmla="*/ 436332 h 555205"/>
                              <a:gd name="connsiteX8" fmla="*/ 90203 w 1756509"/>
                              <a:gd name="connsiteY8" fmla="*/ 555205 h 555205"/>
                              <a:gd name="connsiteX0" fmla="*/ 90203 w 1756509"/>
                              <a:gd name="connsiteY0" fmla="*/ 555205 h 555205"/>
                              <a:gd name="connsiteX1" fmla="*/ 1666306 w 1756509"/>
                              <a:gd name="connsiteY1" fmla="*/ 555205 h 555205"/>
                              <a:gd name="connsiteX2" fmla="*/ 1756509 w 1756509"/>
                              <a:gd name="connsiteY2" fmla="*/ 436332 h 555205"/>
                              <a:gd name="connsiteX3" fmla="*/ 1756509 w 1756509"/>
                              <a:gd name="connsiteY3" fmla="*/ 118873 h 555205"/>
                              <a:gd name="connsiteX4" fmla="*/ 1666306 w 1756509"/>
                              <a:gd name="connsiteY4" fmla="*/ 0 h 555205"/>
                              <a:gd name="connsiteX5" fmla="*/ 191823 w 1756509"/>
                              <a:gd name="connsiteY5" fmla="*/ 1398 h 555205"/>
                              <a:gd name="connsiteX6" fmla="*/ 4895 w 1756509"/>
                              <a:gd name="connsiteY6" fmla="*/ 226833 h 555205"/>
                              <a:gd name="connsiteX7" fmla="*/ 0 w 1756509"/>
                              <a:gd name="connsiteY7" fmla="*/ 436332 h 555205"/>
                              <a:gd name="connsiteX8" fmla="*/ 90203 w 1756509"/>
                              <a:gd name="connsiteY8" fmla="*/ 555205 h 555205"/>
                              <a:gd name="connsiteX0" fmla="*/ 95832 w 1762138"/>
                              <a:gd name="connsiteY0" fmla="*/ 572040 h 572040"/>
                              <a:gd name="connsiteX1" fmla="*/ 1671935 w 1762138"/>
                              <a:gd name="connsiteY1" fmla="*/ 572040 h 572040"/>
                              <a:gd name="connsiteX2" fmla="*/ 1762138 w 1762138"/>
                              <a:gd name="connsiteY2" fmla="*/ 453167 h 572040"/>
                              <a:gd name="connsiteX3" fmla="*/ 1762138 w 1762138"/>
                              <a:gd name="connsiteY3" fmla="*/ 135708 h 572040"/>
                              <a:gd name="connsiteX4" fmla="*/ 1595720 w 1762138"/>
                              <a:gd name="connsiteY4" fmla="*/ 12601 h 572040"/>
                              <a:gd name="connsiteX5" fmla="*/ 197452 w 1762138"/>
                              <a:gd name="connsiteY5" fmla="*/ 18233 h 572040"/>
                              <a:gd name="connsiteX6" fmla="*/ 10524 w 1762138"/>
                              <a:gd name="connsiteY6" fmla="*/ 243668 h 572040"/>
                              <a:gd name="connsiteX7" fmla="*/ 5629 w 1762138"/>
                              <a:gd name="connsiteY7" fmla="*/ 453167 h 572040"/>
                              <a:gd name="connsiteX8" fmla="*/ 95832 w 1762138"/>
                              <a:gd name="connsiteY8" fmla="*/ 572040 h 572040"/>
                              <a:gd name="connsiteX0" fmla="*/ 95832 w 1766332"/>
                              <a:gd name="connsiteY0" fmla="*/ 572040 h 572040"/>
                              <a:gd name="connsiteX1" fmla="*/ 1671935 w 1766332"/>
                              <a:gd name="connsiteY1" fmla="*/ 572040 h 572040"/>
                              <a:gd name="connsiteX2" fmla="*/ 1762138 w 1766332"/>
                              <a:gd name="connsiteY2" fmla="*/ 453167 h 572040"/>
                              <a:gd name="connsiteX3" fmla="*/ 1766332 w 1766332"/>
                              <a:gd name="connsiteY3" fmla="*/ 197102 h 572040"/>
                              <a:gd name="connsiteX4" fmla="*/ 1595720 w 1766332"/>
                              <a:gd name="connsiteY4" fmla="*/ 12601 h 572040"/>
                              <a:gd name="connsiteX5" fmla="*/ 197452 w 1766332"/>
                              <a:gd name="connsiteY5" fmla="*/ 18233 h 572040"/>
                              <a:gd name="connsiteX6" fmla="*/ 10524 w 1766332"/>
                              <a:gd name="connsiteY6" fmla="*/ 243668 h 572040"/>
                              <a:gd name="connsiteX7" fmla="*/ 5629 w 1766332"/>
                              <a:gd name="connsiteY7" fmla="*/ 453167 h 572040"/>
                              <a:gd name="connsiteX8" fmla="*/ 95832 w 1766332"/>
                              <a:gd name="connsiteY8" fmla="*/ 572040 h 572040"/>
                              <a:gd name="connsiteX0" fmla="*/ 90203 w 1760703"/>
                              <a:gd name="connsiteY0" fmla="*/ 559439 h 559439"/>
                              <a:gd name="connsiteX1" fmla="*/ 1666306 w 1760703"/>
                              <a:gd name="connsiteY1" fmla="*/ 559439 h 559439"/>
                              <a:gd name="connsiteX2" fmla="*/ 1756509 w 1760703"/>
                              <a:gd name="connsiteY2" fmla="*/ 440566 h 559439"/>
                              <a:gd name="connsiteX3" fmla="*/ 1760703 w 1760703"/>
                              <a:gd name="connsiteY3" fmla="*/ 184501 h 559439"/>
                              <a:gd name="connsiteX4" fmla="*/ 1590091 w 1760703"/>
                              <a:gd name="connsiteY4" fmla="*/ 0 h 559439"/>
                              <a:gd name="connsiteX5" fmla="*/ 191823 w 1760703"/>
                              <a:gd name="connsiteY5" fmla="*/ 5632 h 559439"/>
                              <a:gd name="connsiteX6" fmla="*/ 4895 w 1760703"/>
                              <a:gd name="connsiteY6" fmla="*/ 231067 h 559439"/>
                              <a:gd name="connsiteX7" fmla="*/ 0 w 1760703"/>
                              <a:gd name="connsiteY7" fmla="*/ 440566 h 559439"/>
                              <a:gd name="connsiteX8" fmla="*/ 90203 w 1760703"/>
                              <a:gd name="connsiteY8" fmla="*/ 559439 h 559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60703" h="559439">
                                <a:moveTo>
                                  <a:pt x="90203" y="559439"/>
                                </a:moveTo>
                                <a:lnTo>
                                  <a:pt x="1666306" y="559439"/>
                                </a:lnTo>
                                <a:cubicBezTo>
                                  <a:pt x="1715952" y="559439"/>
                                  <a:pt x="1756509" y="506296"/>
                                  <a:pt x="1756509" y="440566"/>
                                </a:cubicBezTo>
                                <a:lnTo>
                                  <a:pt x="1760703" y="184501"/>
                                </a:lnTo>
                                <a:cubicBezTo>
                                  <a:pt x="1760703" y="119470"/>
                                  <a:pt x="1639737" y="0"/>
                                  <a:pt x="1590091" y="0"/>
                                </a:cubicBezTo>
                                <a:lnTo>
                                  <a:pt x="191823" y="5632"/>
                                </a:lnTo>
                                <a:cubicBezTo>
                                  <a:pt x="73696" y="10270"/>
                                  <a:pt x="4895" y="103948"/>
                                  <a:pt x="4895" y="231067"/>
                                </a:cubicBezTo>
                                <a:cubicBezTo>
                                  <a:pt x="4895" y="358186"/>
                                  <a:pt x="1632" y="370733"/>
                                  <a:pt x="0" y="440566"/>
                                </a:cubicBezTo>
                                <a:cubicBezTo>
                                  <a:pt x="0" y="505597"/>
                                  <a:pt x="40556" y="559439"/>
                                  <a:pt x="90203" y="559439"/>
                                </a:cubicBezTo>
                                <a:close/>
                              </a:path>
                            </a:pathLst>
                          </a:custGeom>
                          <a:solidFill>
                            <a:srgbClr val="003591"/>
                          </a:solidFill>
                          <a:ln w="2098" cap="flat">
                            <a:solidFill>
                              <a:srgbClr val="FEFEFE"/>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17" name="Freeform: Shape 4117"/>
                        <wps:cNvSpPr/>
                        <wps:spPr>
                          <a:xfrm>
                            <a:off x="704841" y="190895"/>
                            <a:ext cx="362909" cy="384587"/>
                          </a:xfrm>
                          <a:custGeom>
                            <a:avLst/>
                            <a:gdLst>
                              <a:gd name="connsiteX0" fmla="*/ 0 w 362909"/>
                              <a:gd name="connsiteY0" fmla="*/ 0 h 384587"/>
                              <a:gd name="connsiteX1" fmla="*/ 81113 w 362909"/>
                              <a:gd name="connsiteY1" fmla="*/ 699 h 384587"/>
                              <a:gd name="connsiteX2" fmla="*/ 186000 w 362909"/>
                              <a:gd name="connsiteY2" fmla="*/ 17481 h 384587"/>
                              <a:gd name="connsiteX3" fmla="*/ 271308 w 362909"/>
                              <a:gd name="connsiteY3" fmla="*/ 49647 h 384587"/>
                              <a:gd name="connsiteX4" fmla="*/ 362909 w 362909"/>
                              <a:gd name="connsiteY4" fmla="*/ 79015 h 384587"/>
                              <a:gd name="connsiteX5" fmla="*/ 361511 w 362909"/>
                              <a:gd name="connsiteY5" fmla="*/ 384588 h 384587"/>
                              <a:gd name="connsiteX6" fmla="*/ 0 w 362909"/>
                              <a:gd name="connsiteY6" fmla="*/ 382490 h 384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2909" h="384587">
                                <a:moveTo>
                                  <a:pt x="0" y="0"/>
                                </a:moveTo>
                                <a:lnTo>
                                  <a:pt x="81113" y="699"/>
                                </a:lnTo>
                                <a:lnTo>
                                  <a:pt x="186000" y="17481"/>
                                </a:lnTo>
                                <a:lnTo>
                                  <a:pt x="271308" y="49647"/>
                                </a:lnTo>
                                <a:lnTo>
                                  <a:pt x="362909" y="79015"/>
                                </a:lnTo>
                                <a:lnTo>
                                  <a:pt x="361511" y="384588"/>
                                </a:lnTo>
                                <a:lnTo>
                                  <a:pt x="0" y="382490"/>
                                </a:lnTo>
                                <a:close/>
                              </a:path>
                            </a:pathLst>
                          </a:custGeom>
                          <a:solidFill>
                            <a:srgbClr val="FEFEFE"/>
                          </a:solidFill>
                          <a:ln w="2098" cap="flat">
                            <a:solidFill>
                              <a:srgbClr val="FEFEFE"/>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18" name="Freeform: Shape 4118"/>
                        <wps:cNvSpPr/>
                        <wps:spPr>
                          <a:xfrm>
                            <a:off x="1016006" y="133557"/>
                            <a:ext cx="745397" cy="442625"/>
                          </a:xfrm>
                          <a:custGeom>
                            <a:avLst/>
                            <a:gdLst>
                              <a:gd name="connsiteX0" fmla="*/ 743999 w 745397"/>
                              <a:gd name="connsiteY0" fmla="*/ 30068 h 442625"/>
                              <a:gd name="connsiteX1" fmla="*/ 699247 w 745397"/>
                              <a:gd name="connsiteY1" fmla="*/ 9090 h 442625"/>
                              <a:gd name="connsiteX2" fmla="*/ 655894 w 745397"/>
                              <a:gd name="connsiteY2" fmla="*/ 0 h 442625"/>
                              <a:gd name="connsiteX3" fmla="*/ 581074 w 745397"/>
                              <a:gd name="connsiteY3" fmla="*/ 3496 h 442625"/>
                              <a:gd name="connsiteX4" fmla="*/ 491571 w 745397"/>
                              <a:gd name="connsiteY4" fmla="*/ 28669 h 442625"/>
                              <a:gd name="connsiteX5" fmla="*/ 414654 w 745397"/>
                              <a:gd name="connsiteY5" fmla="*/ 67128 h 442625"/>
                              <a:gd name="connsiteX6" fmla="*/ 353819 w 745397"/>
                              <a:gd name="connsiteY6" fmla="*/ 111181 h 442625"/>
                              <a:gd name="connsiteX7" fmla="*/ 311165 w 745397"/>
                              <a:gd name="connsiteY7" fmla="*/ 160828 h 442625"/>
                              <a:gd name="connsiteX8" fmla="*/ 258022 w 745397"/>
                              <a:gd name="connsiteY8" fmla="*/ 171316 h 442625"/>
                              <a:gd name="connsiteX9" fmla="*/ 144045 w 745397"/>
                              <a:gd name="connsiteY9" fmla="*/ 160828 h 442625"/>
                              <a:gd name="connsiteX10" fmla="*/ 0 w 745397"/>
                              <a:gd name="connsiteY10" fmla="*/ 119572 h 442625"/>
                              <a:gd name="connsiteX11" fmla="*/ 0 w 745397"/>
                              <a:gd name="connsiteY11" fmla="*/ 442626 h 442625"/>
                              <a:gd name="connsiteX12" fmla="*/ 745397 w 745397"/>
                              <a:gd name="connsiteY12" fmla="*/ 436332 h 442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45397" h="442625">
                                <a:moveTo>
                                  <a:pt x="743999" y="30068"/>
                                </a:moveTo>
                                <a:lnTo>
                                  <a:pt x="699247" y="9090"/>
                                </a:lnTo>
                                <a:lnTo>
                                  <a:pt x="655894" y="0"/>
                                </a:lnTo>
                                <a:lnTo>
                                  <a:pt x="581074" y="3496"/>
                                </a:lnTo>
                                <a:lnTo>
                                  <a:pt x="491571" y="28669"/>
                                </a:lnTo>
                                <a:lnTo>
                                  <a:pt x="414654" y="67128"/>
                                </a:lnTo>
                                <a:lnTo>
                                  <a:pt x="353819" y="111181"/>
                                </a:lnTo>
                                <a:lnTo>
                                  <a:pt x="311165" y="160828"/>
                                </a:lnTo>
                                <a:lnTo>
                                  <a:pt x="258022" y="171316"/>
                                </a:lnTo>
                                <a:lnTo>
                                  <a:pt x="144045" y="160828"/>
                                </a:lnTo>
                                <a:lnTo>
                                  <a:pt x="0" y="119572"/>
                                </a:lnTo>
                                <a:lnTo>
                                  <a:pt x="0" y="442626"/>
                                </a:lnTo>
                                <a:lnTo>
                                  <a:pt x="745397" y="436332"/>
                                </a:lnTo>
                                <a:close/>
                              </a:path>
                            </a:pathLst>
                          </a:custGeom>
                          <a:solidFill>
                            <a:srgbClr val="FEFEFE"/>
                          </a:solidFill>
                          <a:ln w="2098" cap="flat">
                            <a:solidFill>
                              <a:srgbClr val="FEFEFE"/>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19" name="Freeform: Shape 4119"/>
                        <wps:cNvSpPr/>
                        <wps:spPr>
                          <a:xfrm>
                            <a:off x="5594" y="190895"/>
                            <a:ext cx="741201" cy="374798"/>
                          </a:xfrm>
                          <a:custGeom>
                            <a:avLst/>
                            <a:gdLst>
                              <a:gd name="connsiteX0" fmla="*/ 2098 w 741201"/>
                              <a:gd name="connsiteY0" fmla="*/ 231452 h 374798"/>
                              <a:gd name="connsiteX1" fmla="*/ 100692 w 741201"/>
                              <a:gd name="connsiteY1" fmla="*/ 221662 h 374798"/>
                              <a:gd name="connsiteX2" fmla="*/ 218165 w 741201"/>
                              <a:gd name="connsiteY2" fmla="*/ 192993 h 374798"/>
                              <a:gd name="connsiteX3" fmla="*/ 346127 w 741201"/>
                              <a:gd name="connsiteY3" fmla="*/ 142647 h 374798"/>
                              <a:gd name="connsiteX4" fmla="*/ 484578 w 741201"/>
                              <a:gd name="connsiteY4" fmla="*/ 69226 h 374798"/>
                              <a:gd name="connsiteX5" fmla="*/ 565691 w 741201"/>
                              <a:gd name="connsiteY5" fmla="*/ 25173 h 374798"/>
                              <a:gd name="connsiteX6" fmla="*/ 619533 w 741201"/>
                              <a:gd name="connsiteY6" fmla="*/ 7692 h 374798"/>
                              <a:gd name="connsiteX7" fmla="*/ 696450 w 741201"/>
                              <a:gd name="connsiteY7" fmla="*/ 0 h 374798"/>
                              <a:gd name="connsiteX8" fmla="*/ 741202 w 741201"/>
                              <a:gd name="connsiteY8" fmla="*/ 0 h 374798"/>
                              <a:gd name="connsiteX9" fmla="*/ 740503 w 741201"/>
                              <a:gd name="connsiteY9" fmla="*/ 374798 h 374798"/>
                              <a:gd name="connsiteX10" fmla="*/ 0 w 741201"/>
                              <a:gd name="connsiteY10" fmla="*/ 367806 h 37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41201" h="374798">
                                <a:moveTo>
                                  <a:pt x="2098" y="231452"/>
                                </a:moveTo>
                                <a:lnTo>
                                  <a:pt x="100692" y="221662"/>
                                </a:lnTo>
                                <a:lnTo>
                                  <a:pt x="218165" y="192993"/>
                                </a:lnTo>
                                <a:lnTo>
                                  <a:pt x="346127" y="142647"/>
                                </a:lnTo>
                                <a:lnTo>
                                  <a:pt x="484578" y="69226"/>
                                </a:lnTo>
                                <a:lnTo>
                                  <a:pt x="565691" y="25173"/>
                                </a:lnTo>
                                <a:lnTo>
                                  <a:pt x="619533" y="7692"/>
                                </a:lnTo>
                                <a:lnTo>
                                  <a:pt x="696450" y="0"/>
                                </a:lnTo>
                                <a:lnTo>
                                  <a:pt x="741202" y="0"/>
                                </a:lnTo>
                                <a:lnTo>
                                  <a:pt x="740503" y="374798"/>
                                </a:lnTo>
                                <a:lnTo>
                                  <a:pt x="0" y="367806"/>
                                </a:lnTo>
                                <a:close/>
                              </a:path>
                            </a:pathLst>
                          </a:custGeom>
                          <a:solidFill>
                            <a:srgbClr val="FEFEFE"/>
                          </a:solidFill>
                          <a:ln w="2098" cap="flat">
                            <a:solidFill>
                              <a:srgbClr val="FEFEFE"/>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0" name="Freeform: Shape 4120"/>
                        <wps:cNvSpPr/>
                        <wps:spPr>
                          <a:xfrm>
                            <a:off x="455209" y="358715"/>
                            <a:ext cx="834201" cy="1123695"/>
                          </a:xfrm>
                          <a:custGeom>
                            <a:avLst/>
                            <a:gdLst>
                              <a:gd name="connsiteX0" fmla="*/ 8391 w 834201"/>
                              <a:gd name="connsiteY0" fmla="*/ 1123696 h 1123695"/>
                              <a:gd name="connsiteX1" fmla="*/ 390180 w 834201"/>
                              <a:gd name="connsiteY1" fmla="*/ 1122996 h 1123695"/>
                              <a:gd name="connsiteX2" fmla="*/ 485977 w 834201"/>
                              <a:gd name="connsiteY2" fmla="*/ 988740 h 1123695"/>
                              <a:gd name="connsiteX3" fmla="*/ 552405 w 834201"/>
                              <a:gd name="connsiteY3" fmla="*/ 876161 h 1123695"/>
                              <a:gd name="connsiteX4" fmla="*/ 592262 w 834201"/>
                              <a:gd name="connsiteY4" fmla="*/ 768476 h 1123695"/>
                              <a:gd name="connsiteX5" fmla="*/ 597157 w 834201"/>
                              <a:gd name="connsiteY5" fmla="*/ 670581 h 1123695"/>
                              <a:gd name="connsiteX6" fmla="*/ 590165 w 834201"/>
                              <a:gd name="connsiteY6" fmla="*/ 625130 h 1123695"/>
                              <a:gd name="connsiteX7" fmla="*/ 560796 w 834201"/>
                              <a:gd name="connsiteY7" fmla="*/ 563596 h 1123695"/>
                              <a:gd name="connsiteX8" fmla="*/ 525834 w 834201"/>
                              <a:gd name="connsiteY8" fmla="*/ 512551 h 1123695"/>
                              <a:gd name="connsiteX9" fmla="*/ 489473 w 834201"/>
                              <a:gd name="connsiteY9" fmla="*/ 478987 h 1123695"/>
                              <a:gd name="connsiteX10" fmla="*/ 353819 w 834201"/>
                              <a:gd name="connsiteY10" fmla="*/ 398573 h 1123695"/>
                              <a:gd name="connsiteX11" fmla="*/ 134955 w 834201"/>
                              <a:gd name="connsiteY11" fmla="*/ 309768 h 1123695"/>
                              <a:gd name="connsiteX12" fmla="*/ 93699 w 834201"/>
                              <a:gd name="connsiteY12" fmla="*/ 285993 h 1123695"/>
                              <a:gd name="connsiteX13" fmla="*/ 84609 w 834201"/>
                              <a:gd name="connsiteY13" fmla="*/ 259422 h 1123695"/>
                              <a:gd name="connsiteX14" fmla="*/ 101391 w 834201"/>
                              <a:gd name="connsiteY14" fmla="*/ 238444 h 1123695"/>
                              <a:gd name="connsiteX15" fmla="*/ 155233 w 834201"/>
                              <a:gd name="connsiteY15" fmla="*/ 202783 h 1123695"/>
                              <a:gd name="connsiteX16" fmla="*/ 299977 w 834201"/>
                              <a:gd name="connsiteY16" fmla="*/ 123767 h 1123695"/>
                              <a:gd name="connsiteX17" fmla="*/ 381090 w 834201"/>
                              <a:gd name="connsiteY17" fmla="*/ 93700 h 1123695"/>
                              <a:gd name="connsiteX18" fmla="*/ 447518 w 834201"/>
                              <a:gd name="connsiteY18" fmla="*/ 78316 h 1123695"/>
                              <a:gd name="connsiteX19" fmla="*/ 743999 w 834201"/>
                              <a:gd name="connsiteY19" fmla="*/ 29369 h 1123695"/>
                              <a:gd name="connsiteX20" fmla="*/ 834202 w 834201"/>
                              <a:gd name="connsiteY20" fmla="*/ 13286 h 1123695"/>
                              <a:gd name="connsiteX21" fmla="*/ 830706 w 834201"/>
                              <a:gd name="connsiteY21" fmla="*/ 0 h 1123695"/>
                              <a:gd name="connsiteX22" fmla="*/ 637014 w 834201"/>
                              <a:gd name="connsiteY22" fmla="*/ 34263 h 1123695"/>
                              <a:gd name="connsiteX23" fmla="*/ 462202 w 834201"/>
                              <a:gd name="connsiteY23" fmla="*/ 57339 h 1123695"/>
                              <a:gd name="connsiteX24" fmla="*/ 378992 w 834201"/>
                              <a:gd name="connsiteY24" fmla="*/ 65730 h 1123695"/>
                              <a:gd name="connsiteX25" fmla="*/ 334939 w 834201"/>
                              <a:gd name="connsiteY25" fmla="*/ 75519 h 1123695"/>
                              <a:gd name="connsiteX26" fmla="*/ 280398 w 834201"/>
                              <a:gd name="connsiteY26" fmla="*/ 89504 h 1123695"/>
                              <a:gd name="connsiteX27" fmla="*/ 206278 w 834201"/>
                              <a:gd name="connsiteY27" fmla="*/ 113279 h 1123695"/>
                              <a:gd name="connsiteX28" fmla="*/ 108383 w 834201"/>
                              <a:gd name="connsiteY28" fmla="*/ 159429 h 1123695"/>
                              <a:gd name="connsiteX29" fmla="*/ 38459 w 834201"/>
                              <a:gd name="connsiteY29" fmla="*/ 197888 h 1123695"/>
                              <a:gd name="connsiteX30" fmla="*/ 11188 w 834201"/>
                              <a:gd name="connsiteY30" fmla="*/ 222362 h 1123695"/>
                              <a:gd name="connsiteX31" fmla="*/ 0 w 834201"/>
                              <a:gd name="connsiteY31" fmla="*/ 244738 h 1123695"/>
                              <a:gd name="connsiteX32" fmla="*/ 30068 w 834201"/>
                              <a:gd name="connsiteY32" fmla="*/ 291587 h 1123695"/>
                              <a:gd name="connsiteX33" fmla="*/ 76218 w 834201"/>
                              <a:gd name="connsiteY33" fmla="*/ 326550 h 1123695"/>
                              <a:gd name="connsiteX34" fmla="*/ 141248 w 834201"/>
                              <a:gd name="connsiteY34" fmla="*/ 369904 h 1123695"/>
                              <a:gd name="connsiteX35" fmla="*/ 206278 w 834201"/>
                              <a:gd name="connsiteY35" fmla="*/ 429340 h 1123695"/>
                              <a:gd name="connsiteX36" fmla="*/ 243338 w 834201"/>
                              <a:gd name="connsiteY36" fmla="*/ 472693 h 1123695"/>
                              <a:gd name="connsiteX37" fmla="*/ 271308 w 834201"/>
                              <a:gd name="connsiteY37" fmla="*/ 518145 h 1123695"/>
                              <a:gd name="connsiteX38" fmla="*/ 284594 w 834201"/>
                              <a:gd name="connsiteY38" fmla="*/ 555205 h 1123695"/>
                              <a:gd name="connsiteX39" fmla="*/ 288789 w 834201"/>
                              <a:gd name="connsiteY39" fmla="*/ 610446 h 1123695"/>
                              <a:gd name="connsiteX40" fmla="*/ 288789 w 834201"/>
                              <a:gd name="connsiteY40" fmla="*/ 659393 h 1123695"/>
                              <a:gd name="connsiteX41" fmla="*/ 270609 w 834201"/>
                              <a:gd name="connsiteY41" fmla="*/ 737010 h 1123695"/>
                              <a:gd name="connsiteX42" fmla="*/ 225857 w 834201"/>
                              <a:gd name="connsiteY42" fmla="*/ 840499 h 1123695"/>
                              <a:gd name="connsiteX43" fmla="*/ 136353 w 834201"/>
                              <a:gd name="connsiteY43" fmla="*/ 968462 h 1123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834201" h="1123695">
                                <a:moveTo>
                                  <a:pt x="8391" y="1123696"/>
                                </a:moveTo>
                                <a:lnTo>
                                  <a:pt x="390180" y="1122996"/>
                                </a:lnTo>
                                <a:lnTo>
                                  <a:pt x="485977" y="988740"/>
                                </a:lnTo>
                                <a:lnTo>
                                  <a:pt x="552405" y="876161"/>
                                </a:lnTo>
                                <a:lnTo>
                                  <a:pt x="592262" y="768476"/>
                                </a:lnTo>
                                <a:lnTo>
                                  <a:pt x="597157" y="670581"/>
                                </a:lnTo>
                                <a:lnTo>
                                  <a:pt x="590165" y="625130"/>
                                </a:lnTo>
                                <a:lnTo>
                                  <a:pt x="560796" y="563596"/>
                                </a:lnTo>
                                <a:lnTo>
                                  <a:pt x="525834" y="512551"/>
                                </a:lnTo>
                                <a:lnTo>
                                  <a:pt x="489473" y="478987"/>
                                </a:lnTo>
                                <a:lnTo>
                                  <a:pt x="353819" y="398573"/>
                                </a:lnTo>
                                <a:lnTo>
                                  <a:pt x="134955" y="309768"/>
                                </a:lnTo>
                                <a:lnTo>
                                  <a:pt x="93699" y="285993"/>
                                </a:lnTo>
                                <a:lnTo>
                                  <a:pt x="84609" y="259422"/>
                                </a:lnTo>
                                <a:lnTo>
                                  <a:pt x="101391" y="238444"/>
                                </a:lnTo>
                                <a:lnTo>
                                  <a:pt x="155233" y="202783"/>
                                </a:lnTo>
                                <a:lnTo>
                                  <a:pt x="299977" y="123767"/>
                                </a:lnTo>
                                <a:lnTo>
                                  <a:pt x="381090" y="93700"/>
                                </a:lnTo>
                                <a:lnTo>
                                  <a:pt x="447518" y="78316"/>
                                </a:lnTo>
                                <a:lnTo>
                                  <a:pt x="743999" y="29369"/>
                                </a:lnTo>
                                <a:lnTo>
                                  <a:pt x="834202" y="13286"/>
                                </a:lnTo>
                                <a:lnTo>
                                  <a:pt x="830706" y="0"/>
                                </a:lnTo>
                                <a:lnTo>
                                  <a:pt x="637014" y="34263"/>
                                </a:lnTo>
                                <a:lnTo>
                                  <a:pt x="462202" y="57339"/>
                                </a:lnTo>
                                <a:lnTo>
                                  <a:pt x="378992" y="65730"/>
                                </a:lnTo>
                                <a:lnTo>
                                  <a:pt x="334939" y="75519"/>
                                </a:lnTo>
                                <a:lnTo>
                                  <a:pt x="280398" y="89504"/>
                                </a:lnTo>
                                <a:lnTo>
                                  <a:pt x="206278" y="113279"/>
                                </a:lnTo>
                                <a:lnTo>
                                  <a:pt x="108383" y="159429"/>
                                </a:lnTo>
                                <a:lnTo>
                                  <a:pt x="38459" y="197888"/>
                                </a:lnTo>
                                <a:lnTo>
                                  <a:pt x="11188" y="222362"/>
                                </a:lnTo>
                                <a:lnTo>
                                  <a:pt x="0" y="244738"/>
                                </a:lnTo>
                                <a:lnTo>
                                  <a:pt x="30068" y="291587"/>
                                </a:lnTo>
                                <a:lnTo>
                                  <a:pt x="76218" y="326550"/>
                                </a:lnTo>
                                <a:lnTo>
                                  <a:pt x="141248" y="369904"/>
                                </a:lnTo>
                                <a:lnTo>
                                  <a:pt x="206278" y="429340"/>
                                </a:lnTo>
                                <a:lnTo>
                                  <a:pt x="243338" y="472693"/>
                                </a:lnTo>
                                <a:lnTo>
                                  <a:pt x="271308" y="518145"/>
                                </a:lnTo>
                                <a:lnTo>
                                  <a:pt x="284594" y="555205"/>
                                </a:lnTo>
                                <a:lnTo>
                                  <a:pt x="288789" y="610446"/>
                                </a:lnTo>
                                <a:lnTo>
                                  <a:pt x="288789" y="659393"/>
                                </a:lnTo>
                                <a:lnTo>
                                  <a:pt x="270609" y="737010"/>
                                </a:lnTo>
                                <a:lnTo>
                                  <a:pt x="225857" y="840499"/>
                                </a:lnTo>
                                <a:lnTo>
                                  <a:pt x="136353" y="968462"/>
                                </a:lnTo>
                                <a:close/>
                              </a:path>
                            </a:pathLst>
                          </a:custGeom>
                          <a:solidFill>
                            <a:srgbClr val="003591"/>
                          </a:solidFill>
                          <a:ln w="2098" cap="flat">
                            <a:solidFill>
                              <a:srgbClr val="067FC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1" name="Freeform: Shape 4121"/>
                        <wps:cNvSpPr/>
                        <wps:spPr>
                          <a:xfrm>
                            <a:off x="458706" y="360114"/>
                            <a:ext cx="831404" cy="1122296"/>
                          </a:xfrm>
                          <a:custGeom>
                            <a:avLst/>
                            <a:gdLst>
                              <a:gd name="connsiteX0" fmla="*/ 0 w 831404"/>
                              <a:gd name="connsiteY0" fmla="*/ 1122297 h 1122296"/>
                              <a:gd name="connsiteX1" fmla="*/ 57338 w 831404"/>
                              <a:gd name="connsiteY1" fmla="*/ 187399 h 1122296"/>
                              <a:gd name="connsiteX2" fmla="*/ 831405 w 831404"/>
                              <a:gd name="connsiteY2" fmla="*/ 0 h 1122296"/>
                            </a:gdLst>
                            <a:ahLst/>
                            <a:cxnLst>
                              <a:cxn ang="0">
                                <a:pos x="connsiteX0" y="connsiteY0"/>
                              </a:cxn>
                              <a:cxn ang="0">
                                <a:pos x="connsiteX1" y="connsiteY1"/>
                              </a:cxn>
                              <a:cxn ang="0">
                                <a:pos x="connsiteX2" y="connsiteY2"/>
                              </a:cxn>
                            </a:cxnLst>
                            <a:rect l="l" t="t" r="r" b="b"/>
                            <a:pathLst>
                              <a:path w="831404" h="1122296">
                                <a:moveTo>
                                  <a:pt x="0" y="1122297"/>
                                </a:moveTo>
                                <a:cubicBezTo>
                                  <a:pt x="744698" y="348227"/>
                                  <a:pt x="-231451" y="348926"/>
                                  <a:pt x="57338" y="187399"/>
                                </a:cubicBezTo>
                                <a:cubicBezTo>
                                  <a:pt x="346827" y="25872"/>
                                  <a:pt x="338436" y="93700"/>
                                  <a:pt x="831405" y="0"/>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2" name="Freeform: Shape 4122"/>
                        <wps:cNvSpPr/>
                        <wps:spPr>
                          <a:xfrm>
                            <a:off x="541325" y="369204"/>
                            <a:ext cx="750882" cy="1113905"/>
                          </a:xfrm>
                          <a:custGeom>
                            <a:avLst/>
                            <a:gdLst>
                              <a:gd name="connsiteX0" fmla="*/ 297771 w 750882"/>
                              <a:gd name="connsiteY0" fmla="*/ 1113906 h 1113905"/>
                              <a:gd name="connsiteX1" fmla="*/ 44643 w 750882"/>
                              <a:gd name="connsiteY1" fmla="*/ 204181 h 1113905"/>
                              <a:gd name="connsiteX2" fmla="*/ 750883 w 750882"/>
                              <a:gd name="connsiteY2" fmla="*/ 0 h 1113905"/>
                            </a:gdLst>
                            <a:ahLst/>
                            <a:cxnLst>
                              <a:cxn ang="0">
                                <a:pos x="connsiteX0" y="connsiteY0"/>
                              </a:cxn>
                              <a:cxn ang="0">
                                <a:pos x="connsiteX1" y="connsiteY1"/>
                              </a:cxn>
                              <a:cxn ang="0">
                                <a:pos x="connsiteX2" y="connsiteY2"/>
                              </a:cxn>
                            </a:cxnLst>
                            <a:rect l="l" t="t" r="r" b="b"/>
                            <a:pathLst>
                              <a:path w="750882" h="1113905">
                                <a:moveTo>
                                  <a:pt x="297771" y="1113906"/>
                                </a:moveTo>
                                <a:cubicBezTo>
                                  <a:pt x="989326" y="298580"/>
                                  <a:pt x="-244146" y="374099"/>
                                  <a:pt x="44643" y="204181"/>
                                </a:cubicBezTo>
                                <a:cubicBezTo>
                                  <a:pt x="334132" y="34263"/>
                                  <a:pt x="291478" y="93700"/>
                                  <a:pt x="750883" y="0"/>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3" name="Freeform: Shape 4123"/>
                        <wps:cNvSpPr/>
                        <wps:spPr>
                          <a:xfrm>
                            <a:off x="1289411" y="360114"/>
                            <a:ext cx="2097" cy="9789"/>
                          </a:xfrm>
                          <a:custGeom>
                            <a:avLst/>
                            <a:gdLst>
                              <a:gd name="connsiteX0" fmla="*/ 2098 w 2097"/>
                              <a:gd name="connsiteY0" fmla="*/ 9790 h 9789"/>
                              <a:gd name="connsiteX1" fmla="*/ 0 w 2097"/>
                              <a:gd name="connsiteY1" fmla="*/ 0 h 9789"/>
                            </a:gdLst>
                            <a:ahLst/>
                            <a:cxnLst>
                              <a:cxn ang="0">
                                <a:pos x="connsiteX0" y="connsiteY0"/>
                              </a:cxn>
                              <a:cxn ang="0">
                                <a:pos x="connsiteX1" y="connsiteY1"/>
                              </a:cxn>
                            </a:cxnLst>
                            <a:rect l="l" t="t" r="r" b="b"/>
                            <a:pathLst>
                              <a:path w="2097" h="9789">
                                <a:moveTo>
                                  <a:pt x="2098" y="9790"/>
                                </a:moveTo>
                                <a:lnTo>
                                  <a:pt x="0" y="0"/>
                                </a:lnTo>
                              </a:path>
                            </a:pathLst>
                          </a:custGeom>
                          <a:ln w="2098"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4" name="Freeform: Shape 4124"/>
                        <wps:cNvSpPr/>
                        <wps:spPr>
                          <a:xfrm>
                            <a:off x="760081" y="132999"/>
                            <a:ext cx="993630" cy="459665"/>
                          </a:xfrm>
                          <a:custGeom>
                            <a:avLst/>
                            <a:gdLst>
                              <a:gd name="connsiteX0" fmla="*/ 0 w 993630"/>
                              <a:gd name="connsiteY0" fmla="*/ 453672 h 459665"/>
                              <a:gd name="connsiteX1" fmla="*/ 467097 w 993630"/>
                              <a:gd name="connsiteY1" fmla="*/ 305431 h 459665"/>
                              <a:gd name="connsiteX2" fmla="*/ 675473 w 993630"/>
                              <a:gd name="connsiteY2" fmla="*/ 66287 h 459665"/>
                              <a:gd name="connsiteX3" fmla="*/ 993630 w 993630"/>
                              <a:gd name="connsiteY3" fmla="*/ 26430 h 459665"/>
                            </a:gdLst>
                            <a:ahLst/>
                            <a:cxnLst>
                              <a:cxn ang="0">
                                <a:pos x="connsiteX0" y="connsiteY0"/>
                              </a:cxn>
                              <a:cxn ang="0">
                                <a:pos x="connsiteX1" y="connsiteY1"/>
                              </a:cxn>
                              <a:cxn ang="0">
                                <a:pos x="connsiteX2" y="connsiteY2"/>
                              </a:cxn>
                              <a:cxn ang="0">
                                <a:pos x="connsiteX3" y="connsiteY3"/>
                              </a:cxn>
                            </a:cxnLst>
                            <a:rect l="l" t="t" r="r" b="b"/>
                            <a:pathLst>
                              <a:path w="993630" h="459665">
                                <a:moveTo>
                                  <a:pt x="0" y="453672"/>
                                </a:moveTo>
                                <a:cubicBezTo>
                                  <a:pt x="265714" y="487236"/>
                                  <a:pt x="376894" y="371860"/>
                                  <a:pt x="467097" y="305431"/>
                                </a:cubicBezTo>
                                <a:cubicBezTo>
                                  <a:pt x="557300" y="239002"/>
                                  <a:pt x="527932" y="155092"/>
                                  <a:pt x="675473" y="66287"/>
                                </a:cubicBezTo>
                                <a:cubicBezTo>
                                  <a:pt x="823014" y="-22518"/>
                                  <a:pt x="941187" y="-7134"/>
                                  <a:pt x="993630" y="26430"/>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5" name="Freeform: Shape 4125"/>
                        <wps:cNvSpPr/>
                        <wps:spPr>
                          <a:xfrm>
                            <a:off x="904769" y="513877"/>
                            <a:ext cx="688059" cy="346128"/>
                          </a:xfrm>
                          <a:custGeom>
                            <a:avLst/>
                            <a:gdLst>
                              <a:gd name="connsiteX0" fmla="*/ 0 w 688059"/>
                              <a:gd name="connsiteY0" fmla="*/ 316760 h 346128"/>
                              <a:gd name="connsiteX1" fmla="*/ 88105 w 688059"/>
                              <a:gd name="connsiteY1" fmla="*/ 239843 h 346128"/>
                              <a:gd name="connsiteX2" fmla="*/ 148940 w 688059"/>
                              <a:gd name="connsiteY2" fmla="*/ 190895 h 346128"/>
                              <a:gd name="connsiteX3" fmla="*/ 195090 w 688059"/>
                              <a:gd name="connsiteY3" fmla="*/ 169219 h 346128"/>
                              <a:gd name="connsiteX4" fmla="*/ 253827 w 688059"/>
                              <a:gd name="connsiteY4" fmla="*/ 156632 h 346128"/>
                              <a:gd name="connsiteX5" fmla="*/ 319556 w 688059"/>
                              <a:gd name="connsiteY5" fmla="*/ 152437 h 346128"/>
                              <a:gd name="connsiteX6" fmla="*/ 399969 w 688059"/>
                              <a:gd name="connsiteY6" fmla="*/ 144745 h 346128"/>
                              <a:gd name="connsiteX7" fmla="*/ 460804 w 688059"/>
                              <a:gd name="connsiteY7" fmla="*/ 127963 h 346128"/>
                              <a:gd name="connsiteX8" fmla="*/ 557300 w 688059"/>
                              <a:gd name="connsiteY8" fmla="*/ 83910 h 346128"/>
                              <a:gd name="connsiteX9" fmla="*/ 652398 w 688059"/>
                              <a:gd name="connsiteY9" fmla="*/ 25173 h 346128"/>
                              <a:gd name="connsiteX10" fmla="*/ 688059 w 688059"/>
                              <a:gd name="connsiteY10" fmla="*/ 0 h 346128"/>
                              <a:gd name="connsiteX11" fmla="*/ 648901 w 688059"/>
                              <a:gd name="connsiteY11" fmla="*/ 42654 h 346128"/>
                              <a:gd name="connsiteX12" fmla="*/ 590165 w 688059"/>
                              <a:gd name="connsiteY12" fmla="*/ 83910 h 346128"/>
                              <a:gd name="connsiteX13" fmla="*/ 511150 w 688059"/>
                              <a:gd name="connsiteY13" fmla="*/ 128662 h 346128"/>
                              <a:gd name="connsiteX14" fmla="*/ 446120 w 688059"/>
                              <a:gd name="connsiteY14" fmla="*/ 154534 h 346128"/>
                              <a:gd name="connsiteX15" fmla="*/ 365706 w 688059"/>
                              <a:gd name="connsiteY15" fmla="*/ 169219 h 346128"/>
                              <a:gd name="connsiteX16" fmla="*/ 283195 w 688059"/>
                              <a:gd name="connsiteY16" fmla="*/ 177610 h 346128"/>
                              <a:gd name="connsiteX17" fmla="*/ 232849 w 688059"/>
                              <a:gd name="connsiteY17" fmla="*/ 186001 h 346128"/>
                              <a:gd name="connsiteX18" fmla="*/ 181804 w 688059"/>
                              <a:gd name="connsiteY18" fmla="*/ 215369 h 346128"/>
                              <a:gd name="connsiteX19" fmla="*/ 117474 w 688059"/>
                              <a:gd name="connsiteY19" fmla="*/ 267813 h 346128"/>
                              <a:gd name="connsiteX20" fmla="*/ 37060 w 688059"/>
                              <a:gd name="connsiteY20" fmla="*/ 346129 h 346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88059" h="346128">
                                <a:moveTo>
                                  <a:pt x="0" y="316760"/>
                                </a:moveTo>
                                <a:lnTo>
                                  <a:pt x="88105" y="239843"/>
                                </a:lnTo>
                                <a:lnTo>
                                  <a:pt x="148940" y="190895"/>
                                </a:lnTo>
                                <a:lnTo>
                                  <a:pt x="195090" y="169219"/>
                                </a:lnTo>
                                <a:lnTo>
                                  <a:pt x="253827" y="156632"/>
                                </a:lnTo>
                                <a:lnTo>
                                  <a:pt x="319556" y="152437"/>
                                </a:lnTo>
                                <a:lnTo>
                                  <a:pt x="399969" y="144745"/>
                                </a:lnTo>
                                <a:lnTo>
                                  <a:pt x="460804" y="127963"/>
                                </a:lnTo>
                                <a:lnTo>
                                  <a:pt x="557300" y="83910"/>
                                </a:lnTo>
                                <a:lnTo>
                                  <a:pt x="652398" y="25173"/>
                                </a:lnTo>
                                <a:lnTo>
                                  <a:pt x="688059" y="0"/>
                                </a:lnTo>
                                <a:lnTo>
                                  <a:pt x="648901" y="42654"/>
                                </a:lnTo>
                                <a:lnTo>
                                  <a:pt x="590165" y="83910"/>
                                </a:lnTo>
                                <a:lnTo>
                                  <a:pt x="511150" y="128662"/>
                                </a:lnTo>
                                <a:lnTo>
                                  <a:pt x="446120" y="154534"/>
                                </a:lnTo>
                                <a:lnTo>
                                  <a:pt x="365706" y="169219"/>
                                </a:lnTo>
                                <a:lnTo>
                                  <a:pt x="283195" y="177610"/>
                                </a:lnTo>
                                <a:lnTo>
                                  <a:pt x="232849" y="186001"/>
                                </a:lnTo>
                                <a:lnTo>
                                  <a:pt x="181804" y="215369"/>
                                </a:lnTo>
                                <a:lnTo>
                                  <a:pt x="117474" y="267813"/>
                                </a:lnTo>
                                <a:lnTo>
                                  <a:pt x="37060" y="346129"/>
                                </a:lnTo>
                                <a:close/>
                              </a:path>
                            </a:pathLst>
                          </a:custGeom>
                          <a:solidFill>
                            <a:srgbClr val="003591"/>
                          </a:solidFill>
                          <a:ln w="2098" cap="flat">
                            <a:solidFill>
                              <a:srgbClr val="00359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6" name="Freeform: Shape 4126"/>
                        <wps:cNvSpPr/>
                        <wps:spPr>
                          <a:xfrm>
                            <a:off x="945510" y="484578"/>
                            <a:ext cx="676871" cy="367805"/>
                          </a:xfrm>
                          <a:custGeom>
                            <a:avLst/>
                            <a:gdLst>
                              <a:gd name="connsiteX0" fmla="*/ 0 w 676871"/>
                              <a:gd name="connsiteY0" fmla="*/ 367806 h 367805"/>
                              <a:gd name="connsiteX1" fmla="*/ 221661 w 676871"/>
                              <a:gd name="connsiteY1" fmla="*/ 207677 h 367805"/>
                              <a:gd name="connsiteX2" fmla="*/ 453811 w 676871"/>
                              <a:gd name="connsiteY2" fmla="*/ 164324 h 367805"/>
                              <a:gd name="connsiteX3" fmla="*/ 676871 w 676871"/>
                              <a:gd name="connsiteY3" fmla="*/ 0 h 367805"/>
                            </a:gdLst>
                            <a:ahLst/>
                            <a:cxnLst>
                              <a:cxn ang="0">
                                <a:pos x="connsiteX0" y="connsiteY0"/>
                              </a:cxn>
                              <a:cxn ang="0">
                                <a:pos x="connsiteX1" y="connsiteY1"/>
                              </a:cxn>
                              <a:cxn ang="0">
                                <a:pos x="connsiteX2" y="connsiteY2"/>
                              </a:cxn>
                              <a:cxn ang="0">
                                <a:pos x="connsiteX3" y="connsiteY3"/>
                              </a:cxn>
                            </a:cxnLst>
                            <a:rect l="l" t="t" r="r" b="b"/>
                            <a:pathLst>
                              <a:path w="676871" h="367805">
                                <a:moveTo>
                                  <a:pt x="0" y="367806"/>
                                </a:moveTo>
                                <a:cubicBezTo>
                                  <a:pt x="74120" y="309069"/>
                                  <a:pt x="134955" y="223061"/>
                                  <a:pt x="221661" y="207677"/>
                                </a:cubicBezTo>
                                <a:cubicBezTo>
                                  <a:pt x="308368" y="192294"/>
                                  <a:pt x="373398" y="201384"/>
                                  <a:pt x="453811" y="164324"/>
                                </a:cubicBezTo>
                                <a:cubicBezTo>
                                  <a:pt x="534225" y="127264"/>
                                  <a:pt x="620931" y="77617"/>
                                  <a:pt x="676871" y="0"/>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7" name="Freeform: Shape 4127"/>
                        <wps:cNvSpPr/>
                        <wps:spPr>
                          <a:xfrm>
                            <a:off x="908579" y="489275"/>
                            <a:ext cx="707638" cy="335640"/>
                          </a:xfrm>
                          <a:custGeom>
                            <a:avLst/>
                            <a:gdLst>
                              <a:gd name="connsiteX0" fmla="*/ 0 w 707638"/>
                              <a:gd name="connsiteY0" fmla="*/ 335640 h 335640"/>
                              <a:gd name="connsiteX1" fmla="*/ 224458 w 707638"/>
                              <a:gd name="connsiteY1" fmla="*/ 186001 h 335640"/>
                              <a:gd name="connsiteX2" fmla="*/ 469195 w 707638"/>
                              <a:gd name="connsiteY2" fmla="*/ 148940 h 335640"/>
                              <a:gd name="connsiteX3" fmla="*/ 707638 w 707638"/>
                              <a:gd name="connsiteY3" fmla="*/ 0 h 335640"/>
                            </a:gdLst>
                            <a:ahLst/>
                            <a:cxnLst>
                              <a:cxn ang="0">
                                <a:pos x="connsiteX0" y="connsiteY0"/>
                              </a:cxn>
                              <a:cxn ang="0">
                                <a:pos x="connsiteX1" y="connsiteY1"/>
                              </a:cxn>
                              <a:cxn ang="0">
                                <a:pos x="connsiteX2" y="connsiteY2"/>
                              </a:cxn>
                              <a:cxn ang="0">
                                <a:pos x="connsiteX3" y="connsiteY3"/>
                              </a:cxn>
                            </a:cxnLst>
                            <a:rect l="l" t="t" r="r" b="b"/>
                            <a:pathLst>
                              <a:path w="707638" h="335640">
                                <a:moveTo>
                                  <a:pt x="0" y="335640"/>
                                </a:moveTo>
                                <a:cubicBezTo>
                                  <a:pt x="74120" y="276903"/>
                                  <a:pt x="137752" y="201384"/>
                                  <a:pt x="224458" y="186001"/>
                                </a:cubicBezTo>
                                <a:cubicBezTo>
                                  <a:pt x="311165" y="170617"/>
                                  <a:pt x="388781" y="186001"/>
                                  <a:pt x="469195" y="148940"/>
                                </a:cubicBezTo>
                                <a:cubicBezTo>
                                  <a:pt x="549608" y="111880"/>
                                  <a:pt x="623728" y="83910"/>
                                  <a:pt x="707638" y="0"/>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8" name="Freeform: Shape 4128"/>
                        <wps:cNvSpPr/>
                        <wps:spPr>
                          <a:xfrm>
                            <a:off x="0" y="189861"/>
                            <a:ext cx="1332065" cy="232485"/>
                          </a:xfrm>
                          <a:custGeom>
                            <a:avLst/>
                            <a:gdLst>
                              <a:gd name="connsiteX0" fmla="*/ 1332066 w 1332065"/>
                              <a:gd name="connsiteY0" fmla="*/ 99628 h 232485"/>
                              <a:gd name="connsiteX1" fmla="*/ 929299 w 1332065"/>
                              <a:gd name="connsiteY1" fmla="*/ 30403 h 232485"/>
                              <a:gd name="connsiteX2" fmla="*/ 555202 w 1332065"/>
                              <a:gd name="connsiteY2" fmla="*/ 30403 h 232485"/>
                              <a:gd name="connsiteX3" fmla="*/ 0 w 1332065"/>
                              <a:gd name="connsiteY3" fmla="*/ 232486 h 232485"/>
                            </a:gdLst>
                            <a:ahLst/>
                            <a:cxnLst>
                              <a:cxn ang="0">
                                <a:pos x="connsiteX0" y="connsiteY0"/>
                              </a:cxn>
                              <a:cxn ang="0">
                                <a:pos x="connsiteX1" y="connsiteY1"/>
                              </a:cxn>
                              <a:cxn ang="0">
                                <a:pos x="connsiteX2" y="connsiteY2"/>
                              </a:cxn>
                              <a:cxn ang="0">
                                <a:pos x="connsiteX3" y="connsiteY3"/>
                              </a:cxn>
                            </a:cxnLst>
                            <a:rect l="l" t="t" r="r" b="b"/>
                            <a:pathLst>
                              <a:path w="1332065" h="232485">
                                <a:moveTo>
                                  <a:pt x="1332066" y="99628"/>
                                </a:moveTo>
                                <a:cubicBezTo>
                                  <a:pt x="1246058" y="149974"/>
                                  <a:pt x="1009713" y="63267"/>
                                  <a:pt x="929299" y="30403"/>
                                </a:cubicBezTo>
                                <a:cubicBezTo>
                                  <a:pt x="848886" y="-2462"/>
                                  <a:pt x="650300" y="-17147"/>
                                  <a:pt x="555202" y="30403"/>
                                </a:cubicBezTo>
                                <a:cubicBezTo>
                                  <a:pt x="460105" y="77952"/>
                                  <a:pt x="270609" y="220599"/>
                                  <a:pt x="0" y="232486"/>
                                </a:cubicBezTo>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29" name="Freeform: Shape 4129"/>
                        <wps:cNvSpPr/>
                        <wps:spPr>
                          <a:xfrm>
                            <a:off x="2097" y="416054"/>
                            <a:ext cx="76217" cy="4894"/>
                          </a:xfrm>
                          <a:custGeom>
                            <a:avLst/>
                            <a:gdLst>
                              <a:gd name="connsiteX0" fmla="*/ 0 w 76217"/>
                              <a:gd name="connsiteY0" fmla="*/ 4895 h 4894"/>
                              <a:gd name="connsiteX1" fmla="*/ 76218 w 76217"/>
                              <a:gd name="connsiteY1" fmla="*/ 0 h 4894"/>
                            </a:gdLst>
                            <a:ahLst/>
                            <a:cxnLst>
                              <a:cxn ang="0">
                                <a:pos x="connsiteX0" y="connsiteY0"/>
                              </a:cxn>
                              <a:cxn ang="0">
                                <a:pos x="connsiteX1" y="connsiteY1"/>
                              </a:cxn>
                            </a:cxnLst>
                            <a:rect l="l" t="t" r="r" b="b"/>
                            <a:pathLst>
                              <a:path w="76217" h="4894">
                                <a:moveTo>
                                  <a:pt x="0" y="4895"/>
                                </a:moveTo>
                                <a:lnTo>
                                  <a:pt x="76218" y="0"/>
                                </a:lnTo>
                              </a:path>
                            </a:pathLst>
                          </a:custGeom>
                          <a:ln w="2098"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4130" name="Graphic 4114"/>
                        <wpg:cNvGrpSpPr/>
                        <wpg:grpSpPr>
                          <a:xfrm>
                            <a:off x="1776521" y="-6547"/>
                            <a:ext cx="1447995" cy="1592099"/>
                            <a:chOff x="1776521" y="-6547"/>
                            <a:chExt cx="1447995" cy="1592099"/>
                          </a:xfrm>
                          <a:solidFill>
                            <a:srgbClr val="306B91"/>
                          </a:solidFill>
                        </wpg:grpSpPr>
                        <wps:wsp>
                          <wps:cNvPr id="4131" name="Text Box 17"/>
                          <wps:cNvSpPr txBox="1"/>
                          <wps:spPr>
                            <a:xfrm>
                              <a:off x="1776711" y="-6547"/>
                              <a:ext cx="1085215" cy="599440"/>
                            </a:xfrm>
                            <a:prstGeom prst="rect">
                              <a:avLst/>
                            </a:prstGeom>
                            <a:noFill/>
                          </wps:spPr>
                          <wps:txbx>
                            <w:txbxContent>
                              <w:p w14:paraId="4736936A"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Water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132" name="Text Box 18"/>
                          <wps:cNvSpPr txBox="1"/>
                          <wps:spPr>
                            <a:xfrm>
                              <a:off x="1776716" y="324339"/>
                              <a:ext cx="1447800" cy="599440"/>
                            </a:xfrm>
                            <a:prstGeom prst="rect">
                              <a:avLst/>
                            </a:prstGeom>
                            <a:noFill/>
                          </wps:spPr>
                          <wps:txbx>
                            <w:txbxContent>
                              <w:p w14:paraId="1B0F10C8"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Systems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133" name="Text Box 19"/>
                          <wps:cNvSpPr txBox="1"/>
                          <wps:spPr>
                            <a:xfrm>
                              <a:off x="1776521" y="655225"/>
                              <a:ext cx="1440180" cy="599440"/>
                            </a:xfrm>
                            <a:prstGeom prst="rect">
                              <a:avLst/>
                            </a:prstGeom>
                            <a:noFill/>
                          </wps:spPr>
                          <wps:txbx>
                            <w:txbxContent>
                              <w:p w14:paraId="1DBAEAA5"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Analysis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134" name="Text Box 20"/>
                          <wps:cNvSpPr txBox="1"/>
                          <wps:spPr>
                            <a:xfrm>
                              <a:off x="1776521" y="986112"/>
                              <a:ext cx="1074420" cy="599440"/>
                            </a:xfrm>
                            <a:prstGeom prst="rect">
                              <a:avLst/>
                            </a:prstGeom>
                            <a:noFill/>
                          </wps:spPr>
                          <wps:txbx>
                            <w:txbxContent>
                              <w:p w14:paraId="757ACA1B"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Group</w:t>
                                </w:r>
                              </w:p>
                            </w:txbxContent>
                          </wps:txbx>
                          <wps:bodyPr rot="0" spcFirstLastPara="0" vert="horz" wrap="none" lIns="91440" tIns="45720" rIns="91440" bIns="45720" numCol="1" spcCol="0" rtlCol="0" fromWordArt="0" anchor="t" anchorCtr="0" forceAA="0" compatLnSpc="1">
                            <a:prstTxWarp prst="textNoShape">
                              <a:avLst/>
                            </a:prstTxWarp>
                            <a:spAutoFit/>
                          </wps:bodyPr>
                        </wps:wsp>
                      </wpg:grpSp>
                      <wps:wsp>
                        <wps:cNvPr id="4135" name="Freeform: Shape 4135"/>
                        <wps:cNvSpPr/>
                        <wps:spPr>
                          <a:xfrm>
                            <a:off x="1742523" y="152436"/>
                            <a:ext cx="18879" cy="10488"/>
                          </a:xfrm>
                          <a:custGeom>
                            <a:avLst/>
                            <a:gdLst>
                              <a:gd name="connsiteX0" fmla="*/ 0 w 18879"/>
                              <a:gd name="connsiteY0" fmla="*/ 0 h 10488"/>
                              <a:gd name="connsiteX1" fmla="*/ 18880 w 18879"/>
                              <a:gd name="connsiteY1" fmla="*/ 10489 h 10488"/>
                            </a:gdLst>
                            <a:ahLst/>
                            <a:cxnLst>
                              <a:cxn ang="0">
                                <a:pos x="connsiteX0" y="connsiteY0"/>
                              </a:cxn>
                              <a:cxn ang="0">
                                <a:pos x="connsiteX1" y="connsiteY1"/>
                              </a:cxn>
                            </a:cxnLst>
                            <a:rect l="l" t="t" r="r" b="b"/>
                            <a:pathLst>
                              <a:path w="18879" h="10488">
                                <a:moveTo>
                                  <a:pt x="0" y="0"/>
                                </a:moveTo>
                                <a:lnTo>
                                  <a:pt x="18880" y="10489"/>
                                </a:lnTo>
                              </a:path>
                            </a:pathLst>
                          </a:custGeom>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36" name="Freeform: Shape 4136"/>
                        <wps:cNvSpPr/>
                        <wps:spPr>
                          <a:xfrm>
                            <a:off x="2097" y="1398"/>
                            <a:ext cx="1760004" cy="1481012"/>
                          </a:xfrm>
                          <a:custGeom>
                            <a:avLst/>
                            <a:gdLst>
                              <a:gd name="connsiteX0" fmla="*/ 1554426 w 1760004"/>
                              <a:gd name="connsiteY0" fmla="*/ 0 h 1481012"/>
                              <a:gd name="connsiteX1" fmla="*/ 1760005 w 1760004"/>
                              <a:gd name="connsiteY1" fmla="*/ 205580 h 1481012"/>
                              <a:gd name="connsiteX2" fmla="*/ 1760005 w 1760004"/>
                              <a:gd name="connsiteY2" fmla="*/ 1275433 h 1481012"/>
                              <a:gd name="connsiteX3" fmla="*/ 1554426 w 1760004"/>
                              <a:gd name="connsiteY3" fmla="*/ 1481013 h 1481012"/>
                              <a:gd name="connsiteX4" fmla="*/ 205579 w 1760004"/>
                              <a:gd name="connsiteY4" fmla="*/ 1481013 h 1481012"/>
                              <a:gd name="connsiteX5" fmla="*/ 0 w 1760004"/>
                              <a:gd name="connsiteY5" fmla="*/ 1275433 h 1481012"/>
                              <a:gd name="connsiteX6" fmla="*/ 0 w 1760004"/>
                              <a:gd name="connsiteY6" fmla="*/ 205580 h 1481012"/>
                              <a:gd name="connsiteX7" fmla="*/ 205579 w 1760004"/>
                              <a:gd name="connsiteY7" fmla="*/ 0 h 14810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60004" h="1481012">
                                <a:moveTo>
                                  <a:pt x="1554426" y="0"/>
                                </a:moveTo>
                                <a:cubicBezTo>
                                  <a:pt x="1667964" y="0"/>
                                  <a:pt x="1760005" y="92041"/>
                                  <a:pt x="1760005" y="205580"/>
                                </a:cubicBezTo>
                                <a:lnTo>
                                  <a:pt x="1760005" y="1275433"/>
                                </a:lnTo>
                                <a:cubicBezTo>
                                  <a:pt x="1760005" y="1388971"/>
                                  <a:pt x="1667964" y="1481013"/>
                                  <a:pt x="1554426" y="1481013"/>
                                </a:cubicBezTo>
                                <a:lnTo>
                                  <a:pt x="205579" y="1481013"/>
                                </a:lnTo>
                                <a:cubicBezTo>
                                  <a:pt x="92041" y="1481013"/>
                                  <a:pt x="0" y="1388971"/>
                                  <a:pt x="0" y="1275433"/>
                                </a:cubicBezTo>
                                <a:lnTo>
                                  <a:pt x="0" y="205580"/>
                                </a:lnTo>
                                <a:cubicBezTo>
                                  <a:pt x="0" y="92041"/>
                                  <a:pt x="92041" y="0"/>
                                  <a:pt x="205579" y="0"/>
                                </a:cubicBezTo>
                                <a:close/>
                              </a:path>
                            </a:pathLst>
                          </a:custGeom>
                          <a:noFill/>
                          <a:ln w="19425" cap="flat">
                            <a:solidFill>
                              <a:srgbClr val="37343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4B508" id="Graphic 4114" o:spid="_x0000_s1026" style="width:253.9pt;height:125.35pt;mso-position-horizontal-relative:char;mso-position-vertical-relative:line" coordorigin=",-65" coordsize="32245,1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">
                <v:shape id="Freeform: Shape 4116" o:spid="_x0000_s1027" style="position:absolute;left:6;top:-42;width:17608;height:5594;visibility:visible;mso-wrap-style:square;v-text-anchor:middle" coordsize="1760703,55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" path="m90203,559439r1576103,c1715952,559439,1756509,506296,1756509,440566r4194,-256065c1760703,119470,1639737,,1590091,l191823,5632c73696,10270,4895,103948,4895,231067,4895,358186,1632,370733,,440566v,65031,40556,118873,90203,118873xe" fillcolor="#003591" strokecolor="#fefefe" strokeweight=".05828mm">
                  <v:stroke joinstyle="miter"/>
                  <v:path arrowok="t" o:connecttype="custom" o:connectlocs="90203,559439;1666306,559439;1756509,440566;1760703,184501;1590091,0;191823,5632;4895,231067;0,440566;90203,559439" o:connectangles="0,0,0,0,0,0,0,0,0"/>
                </v:shape>
                <v:shape id="Freeform: Shape 4117" o:spid="_x0000_s1028" style="position:absolute;left:7048;top:1908;width:3629;height:3846;visibility:visible;mso-wrap-style:square;v-text-anchor:middle" coordsize="362909,38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" path="m,l81113,699,186000,17481r85308,32166l362909,79015r-1398,305573l,382490,,xe" fillcolor="#fefefe" strokecolor="#fefefe" strokeweight=".05828mm">
                  <v:stroke joinstyle="miter"/>
                  <v:path arrowok="t" o:connecttype="custom" o:connectlocs="0,0;81113,699;186000,17481;271308,49647;362909,79015;361511,384588;0,382490" o:connectangles="0,0,0,0,0,0,0"/>
                </v:shape>
                <v:shape id="Freeform: Shape 4118" o:spid="_x0000_s1029" style="position:absolute;left:10160;top:1335;width:7454;height:4426;visibility:visible;mso-wrap-style:square;v-text-anchor:middle" coordsize="745397,4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" path="m743999,30068l699247,9090,655894,,581074,3496,491571,28669,414654,67128r-60835,44053l311165,160828r-53143,10488l144045,160828,,119572,,442626r745397,-6294l743999,30068xe" fillcolor="#fefefe" strokecolor="#fefefe" strokeweight=".05828mm">
                  <v:stroke joinstyle="miter"/>
                  <v:path arrowok="t" o:connecttype="custom" o:connectlocs="743999,30068;699247,9090;655894,0;581074,3496;491571,28669;414654,67128;353819,111181;311165,160828;258022,171316;144045,160828;0,119572;0,442626;745397,436332" o:connectangles="0,0,0,0,0,0,0,0,0,0,0,0,0"/>
                </v:shape>
                <v:shape id="Freeform: Shape 4119" o:spid="_x0000_s1030" style="position:absolute;left:55;top:1908;width:7412;height:3748;visibility:visible;mso-wrap-style:square;v-text-anchor:middle" coordsize="741201,37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" path="m2098,231452r98594,-9790l218165,192993,346127,142647,484578,69226,565691,25173,619533,7692,696450,r44752,l740503,374798,,367806,2098,231452xe" fillcolor="#fefefe" strokecolor="#fefefe" strokeweight=".05828mm">
                  <v:stroke joinstyle="miter"/>
                  <v:path arrowok="t" o:connecttype="custom" o:connectlocs="2098,231452;100692,221662;218165,192993;346127,142647;484578,69226;565691,25173;619533,7692;696450,0;741202,0;740503,374798;0,367806" o:connectangles="0,0,0,0,0,0,0,0,0,0,0"/>
                </v:shape>
                <v:shape id="Freeform: Shape 4120" o:spid="_x0000_s1031" style="position:absolute;left:4552;top:3587;width:8342;height:11237;visibility:visible;mso-wrap-style:square;v-text-anchor:middle" coordsize="834201,112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" path="m8391,1123696r381789,-700l485977,988740,552405,876161,592262,768476r4895,-97895l590165,625130,560796,563596,525834,512551,489473,478987,353819,398573,134955,309768,93699,285993,84609,259422r16782,-20978l155233,202783,299977,123767,381090,93700,447518,78316,743999,29369,834202,13286,830706,,637014,34263,462202,57339r-83210,8391l334939,75519,280398,89504r-74120,23775l108383,159429,38459,197888,11188,222362,,244738r30068,46849l76218,326550r65030,43354l206278,429340r37060,43353l271308,518145r13286,37060l288789,610446r,48947l270609,737010,225857,840499,136353,968462,8391,1123696xe" fillcolor="#003591" strokecolor="#067fc2" strokeweight=".05828mm">
                  <v:stroke joinstyle="miter"/>
                  <v:path arrowok="t" o:connecttype="custom" o:connectlocs="8391,1123696;390180,1122996;485977,988740;552405,876161;592262,768476;597157,670581;590165,625130;560796,563596;525834,512551;489473,478987;353819,398573;134955,309768;93699,285993;84609,259422;101391,238444;155233,202783;299977,123767;381090,93700;447518,78316;743999,29369;834202,13286;830706,0;637014,34263;462202,57339;378992,65730;334939,75519;280398,89504;206278,113279;108383,159429;38459,197888;11188,222362;0,244738;30068,291587;76218,326550;141248,369904;206278,429340;243338,472693;271308,518145;284594,555205;288789,610446;288789,659393;270609,737010;225857,840499;136353,968462" o:connectangles="0,0,0,0,0,0,0,0,0,0,0,0,0,0,0,0,0,0,0,0,0,0,0,0,0,0,0,0,0,0,0,0,0,0,0,0,0,0,0,0,0,0,0,0"/>
                </v:shape>
                <v:shape id="Freeform: Shape 4121" o:spid="_x0000_s1032" style="position:absolute;left:4587;top:3601;width:8314;height:11223;visibility:visible;mso-wrap-style:square;v-text-anchor:middle" coordsize="831404,112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" path="m,1122297c744698,348227,-231451,348926,57338,187399,346827,25872,338436,93700,831405,e" filled="f" strokecolor="#373435" strokeweight=".53958mm">
                  <v:stroke joinstyle="miter"/>
                  <v:path arrowok="t" o:connecttype="custom" o:connectlocs="0,1122297;57338,187399;831405,0" o:connectangles="0,0,0"/>
                </v:shape>
                <v:shape id="Freeform: Shape 4122" o:spid="_x0000_s1033" style="position:absolute;left:5413;top:3692;width:7509;height:11139;visibility:visible;mso-wrap-style:square;v-text-anchor:middle" coordsize="750882,111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" path="m297771,1113906c989326,298580,-244146,374099,44643,204181,334132,34263,291478,93700,750883,e" filled="f" strokecolor="#373435" strokeweight=".53958mm">
                  <v:stroke joinstyle="miter"/>
                  <v:path arrowok="t" o:connecttype="custom" o:connectlocs="297771,1113906;44643,204181;750883,0" o:connectangles="0,0,0"/>
                </v:shape>
                <v:shape id="Freeform: Shape 4123" o:spid="_x0000_s1034" style="position:absolute;left:12894;top:3601;width:21;height:98;visibility:visible;mso-wrap-style:square;v-text-anchor:middle" coordsize="2097,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" path="m2098,9790l,e" filled="f" strokecolor="#373435" strokeweight=".05828mm">
                  <v:stroke joinstyle="miter"/>
                  <v:path arrowok="t" o:connecttype="custom" o:connectlocs="2098,9790;0,0" o:connectangles="0,0"/>
                </v:shape>
                <v:shape id="Freeform: Shape 4124" o:spid="_x0000_s1035" style="position:absolute;left:7600;top:1329;width:9937;height:4597;visibility:visible;mso-wrap-style:square;v-text-anchor:middle" coordsize="993630,45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" path="m,453672c265714,487236,376894,371860,467097,305431,557300,239002,527932,155092,675473,66287,823014,-22518,941187,-7134,993630,26430e" filled="f" strokecolor="#373435" strokeweight=".53958mm">
                  <v:stroke joinstyle="miter"/>
                  <v:path arrowok="t" o:connecttype="custom" o:connectlocs="0,453672;467097,305431;675473,66287;993630,26430" o:connectangles="0,0,0,0"/>
                </v:shape>
                <v:shape id="Freeform: Shape 4125" o:spid="_x0000_s1036" style="position:absolute;left:9047;top:5138;width:6881;height:3462;visibility:visible;mso-wrap-style:square;v-text-anchor:middle" coordsize="688059,34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" path="m,316760l88105,239843r60835,-48948l195090,169219r58737,-12587l319556,152437r80413,-7692l460804,127963,557300,83910,652398,25173,688059,,648901,42654,590165,83910r-79015,44752l446120,154534r-80414,14685l283195,177610r-50346,8391l181804,215369r-64330,52444l37060,346129,,316760xe" fillcolor="#003591" strokecolor="#003591" strokeweight=".05828mm">
                  <v:stroke joinstyle="miter"/>
                  <v:path arrowok="t" o:connecttype="custom" o:connectlocs="0,316760;88105,239843;148940,190895;195090,169219;253827,156632;319556,152437;399969,144745;460804,127963;557300,83910;652398,25173;688059,0;648901,42654;590165,83910;511150,128662;446120,154534;365706,169219;283195,177610;232849,186001;181804,215369;117474,267813;37060,346129" o:connectangles="0,0,0,0,0,0,0,0,0,0,0,0,0,0,0,0,0,0,0,0,0"/>
                </v:shape>
                <v:shape id="Freeform: Shape 4126" o:spid="_x0000_s1037" style="position:absolute;left:9455;top:4845;width:6768;height:3678;visibility:visible;mso-wrap-style:square;v-text-anchor:middle" coordsize="676871,36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" path="m,367806c74120,309069,134955,223061,221661,207677v86707,-15383,151737,-6293,232150,-43353c534225,127264,620931,77617,676871,e" filled="f" strokecolor="#373435" strokeweight=".53958mm">
                  <v:stroke joinstyle="miter"/>
                  <v:path arrowok="t" o:connecttype="custom" o:connectlocs="0,367806;221661,207677;453811,164324;676871,0" o:connectangles="0,0,0,0"/>
                </v:shape>
                <v:shape id="Freeform: Shape 4127" o:spid="_x0000_s1038" style="position:absolute;left:9085;top:4892;width:7077;height:3357;visibility:visible;mso-wrap-style:square;v-text-anchor:middle" coordsize="707638,33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" path="m,335640c74120,276903,137752,201384,224458,186001v86707,-15384,164323,,244737,-37061c549608,111880,623728,83910,707638,e" filled="f" strokecolor="#373435" strokeweight=".53958mm">
                  <v:stroke joinstyle="miter"/>
                  <v:path arrowok="t" o:connecttype="custom" o:connectlocs="0,335640;224458,186001;469195,148940;707638,0" o:connectangles="0,0,0,0"/>
                </v:shape>
                <v:shape id="Freeform: Shape 4128" o:spid="_x0000_s1039" style="position:absolute;top:1898;width:13320;height:2325;visibility:visible;mso-wrap-style:square;v-text-anchor:middle" coordsize="1332065,2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" path="m1332066,99628c1246058,149974,1009713,63267,929299,30403v-80413,-32865,-278999,-47550,-374097,c460105,77952,270609,220599,,232486e" filled="f" strokecolor="#373435" strokeweight=".53958mm">
                  <v:stroke joinstyle="miter"/>
                  <v:path arrowok="t" o:connecttype="custom" o:connectlocs="1332066,99628;929299,30403;555202,30403;0,232486" o:connectangles="0,0,0,0"/>
                </v:shape>
                <v:shape id="Freeform: Shape 4129" o:spid="_x0000_s1040" style="position:absolute;left:20;top:4160;width:763;height:49;visibility:visible;mso-wrap-style:square;v-text-anchor:middle" coordsize="76217,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" path="m,4895l76218,e" filled="f" strokecolor="#373435" strokeweight=".05828mm">
                  <v:stroke joinstyle="miter"/>
                  <v:path arrowok="t" o:connecttype="custom" o:connectlocs="0,4895;76218,0" o:connectangles="0,0"/>
                </v:shape>
                <v:group id="_x0000_s1041" style="position:absolute;left:17765;top:-65;width:14480;height:15920" coordorigin="17765,-65" coordsize="14479,1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">
                  <v:shapetype id="_x0000_t202" coordsize="21600,21600" o:spt="202" path="m,l,21600r21600,l21600,xe">
                    <v:stroke joinstyle="miter"/>
                    <v:path gradientshapeok="t" o:connecttype="rect"/>
                  </v:shapetype>
                  <v:shape id="Text Box 17" o:spid="_x0000_s1042" type="#_x0000_t202" style="position:absolute;left:17767;top:-65;width:10852;height:59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" filled="f" stroked="f">
                    <v:textbox style="mso-fit-shape-to-text:t">
                      <w:txbxContent>
                        <w:p w14:paraId="4736936A"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Water</w:t>
                          </w:r>
                        </w:p>
                      </w:txbxContent>
                    </v:textbox>
                  </v:shape>
                  <v:shape id="Text Box 18" o:spid="_x0000_s1043" type="#_x0000_t202" style="position:absolute;left:17767;top:3243;width:14478;height:59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" filled="f" stroked="f">
                    <v:textbox style="mso-fit-shape-to-text:t">
                      <w:txbxContent>
                        <w:p w14:paraId="1B0F10C8"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Systems</w:t>
                          </w:r>
                        </w:p>
                      </w:txbxContent>
                    </v:textbox>
                  </v:shape>
                  <v:shape id="Text Box 19" o:spid="_x0000_s1044" type="#_x0000_t202" style="position:absolute;left:17765;top:6552;width:14402;height:59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" filled="f" stroked="f">
                    <v:textbox style="mso-fit-shape-to-text:t">
                      <w:txbxContent>
                        <w:p w14:paraId="1DBAEAA5"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Analysis</w:t>
                          </w:r>
                        </w:p>
                      </w:txbxContent>
                    </v:textbox>
                  </v:shape>
                  <v:shape id="Text Box 20" o:spid="_x0000_s1045" type="#_x0000_t202" style="position:absolute;left:17765;top:9861;width:10744;height:59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" filled="f" stroked="f">
                    <v:textbox style="mso-fit-shape-to-text:t">
                      <w:txbxContent>
                        <w:p w14:paraId="757ACA1B" w14:textId="77777777" w:rsidR="00F32914" w:rsidRPr="004C25B6" w:rsidRDefault="00F32914" w:rsidP="00F53637">
                          <w:pPr>
                            <w:textAlignment w:val="baseline"/>
                            <w:rPr>
                              <w:rFonts w:ascii="Impact" w:hAnsi="Impact"/>
                              <w:color w:val="003591"/>
                              <w:position w:val="1"/>
                              <w:sz w:val="57"/>
                              <w:szCs w:val="57"/>
                            </w:rPr>
                          </w:pPr>
                          <w:r w:rsidRPr="004C25B6">
                            <w:rPr>
                              <w:rFonts w:ascii="Impact" w:hAnsi="Impact"/>
                              <w:color w:val="003591"/>
                              <w:position w:val="1"/>
                              <w:sz w:val="57"/>
                              <w:szCs w:val="57"/>
                            </w:rPr>
                            <w:t>Group</w:t>
                          </w:r>
                        </w:p>
                      </w:txbxContent>
                    </v:textbox>
                  </v:shape>
                </v:group>
                <v:shape id="Freeform: Shape 4135" o:spid="_x0000_s1046" style="position:absolute;left:17425;top:1524;width:189;height:105;visibility:visible;mso-wrap-style:square;v-text-anchor:middle" coordsize="18879,1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" path="m,l18880,10489e" filled="f" strokecolor="#373435" strokeweight=".53958mm">
                  <v:stroke joinstyle="miter"/>
                  <v:path arrowok="t" o:connecttype="custom" o:connectlocs="0,0;18880,10489" o:connectangles="0,0"/>
                </v:shape>
                <v:shape id="Freeform: Shape 4136" o:spid="_x0000_s1047" style="position:absolute;left:20;top:13;width:17601;height:14811;visibility:visible;mso-wrap-style:square;v-text-anchor:middle" coordsize="1760004,148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" path="m1554426,v113538,,205579,92041,205579,205580l1760005,1275433v,113538,-92041,205580,-205579,205580l205579,1481013c92041,1481013,,1388971,,1275433l,205580c,92041,92041,,205579,l1554426,xe" filled="f" strokecolor="#373435" strokeweight=".53958mm">
                  <v:stroke joinstyle="miter"/>
                  <v:path arrowok="t" o:connecttype="custom" o:connectlocs="1554426,0;1760005,205580;1760005,1275433;1554426,1481013;205579,1481013;0,1275433;0,205580;205579,0" o:connectangles="0,0,0,0,0,0,0,0"/>
                </v:shape>
                <w10:anchorlock/>
              </v:group>
            </w:pict>
          </mc:Fallback>
        </mc:AlternateContent>
      </w:r>
    </w:p>
    <w:p w14:paraId="0D1635A2" w14:textId="77777777" w:rsidR="00E13ABB" w:rsidRDefault="00E13ABB" w:rsidP="00EC7EA5">
      <w:pPr>
        <w:rPr>
          <w:rFonts w:ascii="Times New Roman" w:hAnsi="Times New Roman" w:cs="Times New Roman"/>
        </w:rPr>
      </w:pPr>
      <w:r w:rsidRPr="00E13ABB">
        <w:rPr>
          <w:rFonts w:ascii="Times New Roman" w:hAnsi="Times New Roman" w:cs="Times New Roman"/>
          <w:b/>
          <w:bCs/>
        </w:rPr>
        <w:t>Water Systems Analysis Group</w:t>
      </w:r>
      <w:r>
        <w:rPr>
          <w:rFonts w:ascii="Times New Roman" w:hAnsi="Times New Roman" w:cs="Times New Roman"/>
        </w:rPr>
        <w:t xml:space="preserve">   Earth Sciences Research Center in the </w:t>
      </w:r>
    </w:p>
    <w:p w14:paraId="37C795BC" w14:textId="49A17CB6" w:rsidR="00E13ABB" w:rsidRDefault="00E13ABB" w:rsidP="00EC7EA5">
      <w:pPr>
        <w:rPr>
          <w:rFonts w:ascii="Times New Roman" w:hAnsi="Times New Roman" w:cs="Times New Roman"/>
        </w:rPr>
      </w:pPr>
      <w:r>
        <w:rPr>
          <w:rFonts w:ascii="Times New Roman" w:hAnsi="Times New Roman" w:cs="Times New Roman"/>
        </w:rPr>
        <w:t>Institute for the Study of Earth, Oceans, and Space at the</w:t>
      </w:r>
    </w:p>
    <w:p w14:paraId="2D963BC6" w14:textId="78A576AA" w:rsidR="00E13ABB" w:rsidRDefault="00E13ABB" w:rsidP="00EC7EA5">
      <w:pPr>
        <w:rPr>
          <w:rFonts w:ascii="Times New Roman" w:hAnsi="Times New Roman" w:cs="Times New Roman"/>
        </w:rPr>
      </w:pPr>
      <w:r>
        <w:rPr>
          <w:rFonts w:ascii="Times New Roman" w:hAnsi="Times New Roman" w:cs="Times New Roman"/>
        </w:rPr>
        <w:t>University of New Hampshir</w:t>
      </w:r>
      <w:r w:rsidR="00F32914">
        <w:rPr>
          <w:rFonts w:ascii="Times New Roman" w:hAnsi="Times New Roman" w:cs="Times New Roman"/>
        </w:rPr>
        <w:t>e</w:t>
      </w:r>
    </w:p>
    <w:p w14:paraId="4C7EB4AF" w14:textId="3315F301" w:rsidR="00E13ABB" w:rsidRPr="004F3A2F" w:rsidRDefault="00E13ABB" w:rsidP="00EC7EA5">
      <w:pPr>
        <w:rPr>
          <w:rFonts w:ascii="Times New Roman" w:hAnsi="Times New Roman" w:cs="Times New Roman"/>
        </w:rPr>
      </w:pPr>
      <w:r>
        <w:rPr>
          <w:rFonts w:ascii="Times New Roman" w:hAnsi="Times New Roman" w:cs="Times New Roman"/>
        </w:rPr>
        <w:t>Durham, NH 03824</w:t>
      </w:r>
    </w:p>
    <w:p w14:paraId="3FD2DC1B" w14:textId="5D433A9B" w:rsidR="00E13ABB" w:rsidRDefault="00F32914">
      <w:pPr>
        <w:rPr>
          <w:rFonts w:ascii="Times New Roman" w:hAnsi="Times New Roman" w:cs="Times New Roman"/>
          <w:b/>
          <w:u w:val="single"/>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0995F82" wp14:editId="3C4B228B">
                <wp:simplePos x="0" y="0"/>
                <wp:positionH relativeFrom="margin">
                  <wp:align>left</wp:align>
                </wp:positionH>
                <wp:positionV relativeFrom="paragraph">
                  <wp:posOffset>130810</wp:posOffset>
                </wp:positionV>
                <wp:extent cx="4241800" cy="603250"/>
                <wp:effectExtent l="0" t="0" r="6350" b="6350"/>
                <wp:wrapTopAndBottom/>
                <wp:docPr id="4112" name="Group 4112"/>
                <wp:cNvGraphicFramePr/>
                <a:graphic xmlns:a="http://schemas.openxmlformats.org/drawingml/2006/main">
                  <a:graphicData uri="http://schemas.microsoft.com/office/word/2010/wordprocessingGroup">
                    <wpg:wgp>
                      <wpg:cNvGrpSpPr/>
                      <wpg:grpSpPr>
                        <a:xfrm>
                          <a:off x="0" y="0"/>
                          <a:ext cx="4241800" cy="603250"/>
                          <a:chOff x="0" y="0"/>
                          <a:chExt cx="4241800" cy="603250"/>
                        </a:xfrm>
                      </wpg:grpSpPr>
                      <wps:wsp>
                        <wps:cNvPr id="4111" name="Rectangle 37"/>
                        <wps:cNvSpPr/>
                        <wps:spPr>
                          <a:xfrm>
                            <a:off x="552450" y="0"/>
                            <a:ext cx="3689350" cy="603250"/>
                          </a:xfrm>
                          <a:prstGeom prst="rect">
                            <a:avLst/>
                          </a:prstGeom>
                          <a:solidFill>
                            <a:srgbClr val="00359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2" name="Graphic 8"/>
                        <wpg:cNvGrpSpPr/>
                        <wpg:grpSpPr>
                          <a:xfrm>
                            <a:off x="0" y="19050"/>
                            <a:ext cx="3421888" cy="560705"/>
                            <a:chOff x="0" y="0"/>
                            <a:chExt cx="3422300" cy="561082"/>
                          </a:xfrm>
                        </wpg:grpSpPr>
                        <wps:wsp>
                          <wps:cNvPr id="23" name="Freeform: Shape 23"/>
                          <wps:cNvSpPr/>
                          <wps:spPr>
                            <a:xfrm>
                              <a:off x="578197" y="6003"/>
                              <a:ext cx="138448" cy="145652"/>
                            </a:xfrm>
                            <a:custGeom>
                              <a:avLst/>
                              <a:gdLst>
                                <a:gd name="connsiteX0" fmla="*/ 0 w 138448"/>
                                <a:gd name="connsiteY0" fmla="*/ 0 h 145652"/>
                                <a:gd name="connsiteX1" fmla="*/ 59624 w 138448"/>
                                <a:gd name="connsiteY1" fmla="*/ 0 h 145652"/>
                                <a:gd name="connsiteX2" fmla="*/ 59624 w 138448"/>
                                <a:gd name="connsiteY2" fmla="*/ 18000 h 145652"/>
                                <a:gd name="connsiteX3" fmla="*/ 41814 w 138448"/>
                                <a:gd name="connsiteY3" fmla="*/ 18000 h 145652"/>
                                <a:gd name="connsiteX4" fmla="*/ 41814 w 138448"/>
                                <a:gd name="connsiteY4" fmla="*/ 86029 h 145652"/>
                                <a:gd name="connsiteX5" fmla="*/ 47017 w 138448"/>
                                <a:gd name="connsiteY5" fmla="*/ 114644 h 145652"/>
                                <a:gd name="connsiteX6" fmla="*/ 70820 w 138448"/>
                                <a:gd name="connsiteY6" fmla="*/ 126642 h 145652"/>
                                <a:gd name="connsiteX7" fmla="*/ 83827 w 138448"/>
                                <a:gd name="connsiteY7" fmla="*/ 123640 h 145652"/>
                                <a:gd name="connsiteX8" fmla="*/ 97635 w 138448"/>
                                <a:gd name="connsiteY8" fmla="*/ 105039 h 145652"/>
                                <a:gd name="connsiteX9" fmla="*/ 99036 w 138448"/>
                                <a:gd name="connsiteY9" fmla="*/ 84028 h 145652"/>
                                <a:gd name="connsiteX10" fmla="*/ 99036 w 138448"/>
                                <a:gd name="connsiteY10" fmla="*/ 18000 h 145652"/>
                                <a:gd name="connsiteX11" fmla="*/ 81426 w 138448"/>
                                <a:gd name="connsiteY11" fmla="*/ 18000 h 145652"/>
                                <a:gd name="connsiteX12" fmla="*/ 81426 w 138448"/>
                                <a:gd name="connsiteY12" fmla="*/ 0 h 145652"/>
                                <a:gd name="connsiteX13" fmla="*/ 138448 w 138448"/>
                                <a:gd name="connsiteY13" fmla="*/ 0 h 145652"/>
                                <a:gd name="connsiteX14" fmla="*/ 138448 w 138448"/>
                                <a:gd name="connsiteY14" fmla="*/ 18000 h 145652"/>
                                <a:gd name="connsiteX15" fmla="*/ 124040 w 138448"/>
                                <a:gd name="connsiteY15" fmla="*/ 18000 h 145652"/>
                                <a:gd name="connsiteX16" fmla="*/ 124040 w 138448"/>
                                <a:gd name="connsiteY16" fmla="*/ 81626 h 145652"/>
                                <a:gd name="connsiteX17" fmla="*/ 120238 w 138448"/>
                                <a:gd name="connsiteY17" fmla="*/ 115045 h 145652"/>
                                <a:gd name="connsiteX18" fmla="*/ 99036 w 138448"/>
                                <a:gd name="connsiteY18" fmla="*/ 138848 h 145652"/>
                                <a:gd name="connsiteX19" fmla="*/ 68228 w 138448"/>
                                <a:gd name="connsiteY19" fmla="*/ 145652 h 145652"/>
                                <a:gd name="connsiteX20" fmla="*/ 39012 w 138448"/>
                                <a:gd name="connsiteY20" fmla="*/ 138848 h 145652"/>
                                <a:gd name="connsiteX21" fmla="*/ 20002 w 138448"/>
                                <a:gd name="connsiteY21" fmla="*/ 119037 h 145652"/>
                                <a:gd name="connsiteX22" fmla="*/ 14408 w 138448"/>
                                <a:gd name="connsiteY22" fmla="*/ 85228 h 145652"/>
                                <a:gd name="connsiteX23" fmla="*/ 14408 w 138448"/>
                                <a:gd name="connsiteY23" fmla="*/ 18000 h 145652"/>
                                <a:gd name="connsiteX24" fmla="*/ 0 w 138448"/>
                                <a:gd name="connsiteY24" fmla="*/ 18000 h 145652"/>
                                <a:gd name="connsiteX25" fmla="*/ 0 w 138448"/>
                                <a:gd name="connsiteY25" fmla="*/ 0 h 145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38448" h="145652">
                                  <a:moveTo>
                                    <a:pt x="0" y="0"/>
                                  </a:moveTo>
                                  <a:lnTo>
                                    <a:pt x="59624" y="0"/>
                                  </a:lnTo>
                                  <a:lnTo>
                                    <a:pt x="59624" y="18000"/>
                                  </a:lnTo>
                                  <a:lnTo>
                                    <a:pt x="41814" y="18000"/>
                                  </a:lnTo>
                                  <a:lnTo>
                                    <a:pt x="41814" y="86029"/>
                                  </a:lnTo>
                                  <a:cubicBezTo>
                                    <a:pt x="41814" y="96234"/>
                                    <a:pt x="41614" y="105840"/>
                                    <a:pt x="47017" y="114644"/>
                                  </a:cubicBezTo>
                                  <a:cubicBezTo>
                                    <a:pt x="52219" y="123040"/>
                                    <a:pt x="61024" y="126642"/>
                                    <a:pt x="70820" y="126642"/>
                                  </a:cubicBezTo>
                                  <a:cubicBezTo>
                                    <a:pt x="75823" y="126642"/>
                                    <a:pt x="79225" y="125641"/>
                                    <a:pt x="83827" y="123640"/>
                                  </a:cubicBezTo>
                                  <a:cubicBezTo>
                                    <a:pt x="91232" y="120638"/>
                                    <a:pt x="95434" y="112243"/>
                                    <a:pt x="97635" y="105039"/>
                                  </a:cubicBezTo>
                                  <a:cubicBezTo>
                                    <a:pt x="99436" y="98435"/>
                                    <a:pt x="99036" y="90631"/>
                                    <a:pt x="99036" y="84028"/>
                                  </a:cubicBezTo>
                                  <a:lnTo>
                                    <a:pt x="99036" y="18000"/>
                                  </a:lnTo>
                                  <a:lnTo>
                                    <a:pt x="81426" y="18000"/>
                                  </a:lnTo>
                                  <a:lnTo>
                                    <a:pt x="81426" y="0"/>
                                  </a:lnTo>
                                  <a:lnTo>
                                    <a:pt x="138448" y="0"/>
                                  </a:lnTo>
                                  <a:lnTo>
                                    <a:pt x="138448" y="18000"/>
                                  </a:lnTo>
                                  <a:lnTo>
                                    <a:pt x="124040" y="18000"/>
                                  </a:lnTo>
                                  <a:lnTo>
                                    <a:pt x="124040" y="81626"/>
                                  </a:lnTo>
                                  <a:cubicBezTo>
                                    <a:pt x="124040" y="92432"/>
                                    <a:pt x="124641" y="104839"/>
                                    <a:pt x="120238" y="115045"/>
                                  </a:cubicBezTo>
                                  <a:cubicBezTo>
                                    <a:pt x="115845" y="125041"/>
                                    <a:pt x="108441" y="133445"/>
                                    <a:pt x="99036" y="138848"/>
                                  </a:cubicBezTo>
                                  <a:cubicBezTo>
                                    <a:pt x="91432" y="143451"/>
                                    <a:pt x="77224" y="145652"/>
                                    <a:pt x="68228" y="145652"/>
                                  </a:cubicBezTo>
                                  <a:cubicBezTo>
                                    <a:pt x="59423" y="145652"/>
                                    <a:pt x="46616" y="143051"/>
                                    <a:pt x="39012" y="138848"/>
                                  </a:cubicBezTo>
                                  <a:cubicBezTo>
                                    <a:pt x="30607" y="134446"/>
                                    <a:pt x="24404" y="127242"/>
                                    <a:pt x="20002" y="119037"/>
                                  </a:cubicBezTo>
                                  <a:cubicBezTo>
                                    <a:pt x="14208" y="108641"/>
                                    <a:pt x="14408" y="96835"/>
                                    <a:pt x="14408" y="85228"/>
                                  </a:cubicBezTo>
                                  <a:lnTo>
                                    <a:pt x="14408" y="18000"/>
                                  </a:lnTo>
                                  <a:lnTo>
                                    <a:pt x="0" y="18000"/>
                                  </a:lnTo>
                                  <a:lnTo>
                                    <a:pt x="0" y="0"/>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722810" y="40213"/>
                              <a:ext cx="116645" cy="109041"/>
                            </a:xfrm>
                            <a:custGeom>
                              <a:avLst/>
                              <a:gdLst>
                                <a:gd name="connsiteX0" fmla="*/ 38812 w 116645"/>
                                <a:gd name="connsiteY0" fmla="*/ 20011 h 109041"/>
                                <a:gd name="connsiteX1" fmla="*/ 70830 w 116645"/>
                                <a:gd name="connsiteY1" fmla="*/ 0 h 109041"/>
                                <a:gd name="connsiteX2" fmla="*/ 102038 w 116645"/>
                                <a:gd name="connsiteY2" fmla="*/ 20011 h 109041"/>
                                <a:gd name="connsiteX3" fmla="*/ 103438 w 116645"/>
                                <a:gd name="connsiteY3" fmla="*/ 34410 h 109041"/>
                                <a:gd name="connsiteX4" fmla="*/ 103438 w 116645"/>
                                <a:gd name="connsiteY4" fmla="*/ 92032 h 109041"/>
                                <a:gd name="connsiteX5" fmla="*/ 116646 w 116645"/>
                                <a:gd name="connsiteY5" fmla="*/ 92032 h 109041"/>
                                <a:gd name="connsiteX6" fmla="*/ 116646 w 116645"/>
                                <a:gd name="connsiteY6" fmla="*/ 109041 h 109041"/>
                                <a:gd name="connsiteX7" fmla="*/ 64426 w 116645"/>
                                <a:gd name="connsiteY7" fmla="*/ 109041 h 109041"/>
                                <a:gd name="connsiteX8" fmla="*/ 64426 w 116645"/>
                                <a:gd name="connsiteY8" fmla="*/ 92032 h 109041"/>
                                <a:gd name="connsiteX9" fmla="*/ 76833 w 116645"/>
                                <a:gd name="connsiteY9" fmla="*/ 92032 h 109041"/>
                                <a:gd name="connsiteX10" fmla="*/ 76833 w 116645"/>
                                <a:gd name="connsiteY10" fmla="*/ 44215 h 109041"/>
                                <a:gd name="connsiteX11" fmla="*/ 75432 w 116645"/>
                                <a:gd name="connsiteY11" fmla="*/ 29616 h 109041"/>
                                <a:gd name="connsiteX12" fmla="*/ 61224 w 116645"/>
                                <a:gd name="connsiteY12" fmla="*/ 18410 h 109041"/>
                                <a:gd name="connsiteX13" fmla="*/ 40613 w 116645"/>
                                <a:gd name="connsiteY13" fmla="*/ 51419 h 109041"/>
                                <a:gd name="connsiteX14" fmla="*/ 40613 w 116645"/>
                                <a:gd name="connsiteY14" fmla="*/ 92032 h 109041"/>
                                <a:gd name="connsiteX15" fmla="*/ 53420 w 116645"/>
                                <a:gd name="connsiteY15" fmla="*/ 92032 h 109041"/>
                                <a:gd name="connsiteX16" fmla="*/ 53420 w 116645"/>
                                <a:gd name="connsiteY16" fmla="*/ 109041 h 109041"/>
                                <a:gd name="connsiteX17" fmla="*/ 0 w 116645"/>
                                <a:gd name="connsiteY17" fmla="*/ 109041 h 109041"/>
                                <a:gd name="connsiteX18" fmla="*/ 0 w 116645"/>
                                <a:gd name="connsiteY18" fmla="*/ 92032 h 109041"/>
                                <a:gd name="connsiteX19" fmla="*/ 14008 w 116645"/>
                                <a:gd name="connsiteY19" fmla="*/ 92032 h 109041"/>
                                <a:gd name="connsiteX20" fmla="*/ 14008 w 116645"/>
                                <a:gd name="connsiteY20" fmla="*/ 19611 h 109041"/>
                                <a:gd name="connsiteX21" fmla="*/ 0 w 116645"/>
                                <a:gd name="connsiteY21" fmla="*/ 19611 h 109041"/>
                                <a:gd name="connsiteX22" fmla="*/ 0 w 116645"/>
                                <a:gd name="connsiteY22" fmla="*/ 2601 h 109041"/>
                                <a:gd name="connsiteX23" fmla="*/ 38812 w 116645"/>
                                <a:gd name="connsiteY23" fmla="*/ 2601 h 109041"/>
                                <a:gd name="connsiteX24" fmla="*/ 38812 w 116645"/>
                                <a:gd name="connsiteY24" fmla="*/ 20011 h 109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16645" h="109041">
                                  <a:moveTo>
                                    <a:pt x="38812" y="20011"/>
                                  </a:moveTo>
                                  <a:cubicBezTo>
                                    <a:pt x="45616" y="6404"/>
                                    <a:pt x="55821" y="0"/>
                                    <a:pt x="70830" y="0"/>
                                  </a:cubicBezTo>
                                  <a:cubicBezTo>
                                    <a:pt x="87229" y="0"/>
                                    <a:pt x="99636" y="10206"/>
                                    <a:pt x="102038" y="20011"/>
                                  </a:cubicBezTo>
                                  <a:cubicBezTo>
                                    <a:pt x="103438" y="25614"/>
                                    <a:pt x="103438" y="29817"/>
                                    <a:pt x="103438" y="34410"/>
                                  </a:cubicBezTo>
                                  <a:lnTo>
                                    <a:pt x="103438" y="92032"/>
                                  </a:lnTo>
                                  <a:lnTo>
                                    <a:pt x="116646" y="92032"/>
                                  </a:lnTo>
                                  <a:lnTo>
                                    <a:pt x="116646" y="109041"/>
                                  </a:lnTo>
                                  <a:lnTo>
                                    <a:pt x="64426" y="109041"/>
                                  </a:lnTo>
                                  <a:lnTo>
                                    <a:pt x="64426" y="92032"/>
                                  </a:lnTo>
                                  <a:lnTo>
                                    <a:pt x="76833" y="92032"/>
                                  </a:lnTo>
                                  <a:lnTo>
                                    <a:pt x="76833" y="44215"/>
                                  </a:lnTo>
                                  <a:cubicBezTo>
                                    <a:pt x="76833" y="39012"/>
                                    <a:pt x="77033" y="34810"/>
                                    <a:pt x="75432" y="29616"/>
                                  </a:cubicBezTo>
                                  <a:cubicBezTo>
                                    <a:pt x="73631" y="23213"/>
                                    <a:pt x="68228" y="18410"/>
                                    <a:pt x="61224" y="18410"/>
                                  </a:cubicBezTo>
                                  <a:cubicBezTo>
                                    <a:pt x="41814" y="18410"/>
                                    <a:pt x="40613" y="36611"/>
                                    <a:pt x="40613" y="51419"/>
                                  </a:cubicBezTo>
                                  <a:lnTo>
                                    <a:pt x="40613" y="92032"/>
                                  </a:lnTo>
                                  <a:lnTo>
                                    <a:pt x="53420" y="92032"/>
                                  </a:lnTo>
                                  <a:lnTo>
                                    <a:pt x="53420" y="109041"/>
                                  </a:lnTo>
                                  <a:lnTo>
                                    <a:pt x="0" y="109041"/>
                                  </a:lnTo>
                                  <a:lnTo>
                                    <a:pt x="0" y="92032"/>
                                  </a:lnTo>
                                  <a:lnTo>
                                    <a:pt x="14008" y="92032"/>
                                  </a:lnTo>
                                  <a:lnTo>
                                    <a:pt x="14008" y="19611"/>
                                  </a:lnTo>
                                  <a:lnTo>
                                    <a:pt x="0" y="19611"/>
                                  </a:lnTo>
                                  <a:lnTo>
                                    <a:pt x="0" y="2601"/>
                                  </a:lnTo>
                                  <a:lnTo>
                                    <a:pt x="38812" y="2601"/>
                                  </a:lnTo>
                                  <a:lnTo>
                                    <a:pt x="38812" y="2001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852187" y="2201"/>
                              <a:ext cx="53220" cy="147052"/>
                            </a:xfrm>
                            <a:custGeom>
                              <a:avLst/>
                              <a:gdLst>
                                <a:gd name="connsiteX0" fmla="*/ 14198 w 53220"/>
                                <a:gd name="connsiteY0" fmla="*/ 24414 h 147052"/>
                                <a:gd name="connsiteX1" fmla="*/ 40804 w 53220"/>
                                <a:gd name="connsiteY1" fmla="*/ 24414 h 147052"/>
                                <a:gd name="connsiteX2" fmla="*/ 40804 w 53220"/>
                                <a:gd name="connsiteY2" fmla="*/ 0 h 147052"/>
                                <a:gd name="connsiteX3" fmla="*/ 14198 w 53220"/>
                                <a:gd name="connsiteY3" fmla="*/ 0 h 147052"/>
                                <a:gd name="connsiteX4" fmla="*/ 14198 w 53220"/>
                                <a:gd name="connsiteY4" fmla="*/ 24414 h 147052"/>
                                <a:gd name="connsiteX5" fmla="*/ 0 w 53220"/>
                                <a:gd name="connsiteY5" fmla="*/ 147053 h 147052"/>
                                <a:gd name="connsiteX6" fmla="*/ 0 w 53220"/>
                                <a:gd name="connsiteY6" fmla="*/ 130043 h 147052"/>
                                <a:gd name="connsiteX7" fmla="*/ 14198 w 53220"/>
                                <a:gd name="connsiteY7" fmla="*/ 130043 h 147052"/>
                                <a:gd name="connsiteX8" fmla="*/ 14198 w 53220"/>
                                <a:gd name="connsiteY8" fmla="*/ 57622 h 147052"/>
                                <a:gd name="connsiteX9" fmla="*/ 0 w 53220"/>
                                <a:gd name="connsiteY9" fmla="*/ 57622 h 147052"/>
                                <a:gd name="connsiteX10" fmla="*/ 0 w 53220"/>
                                <a:gd name="connsiteY10" fmla="*/ 40613 h 147052"/>
                                <a:gd name="connsiteX11" fmla="*/ 40813 w 53220"/>
                                <a:gd name="connsiteY11" fmla="*/ 40613 h 147052"/>
                                <a:gd name="connsiteX12" fmla="*/ 40813 w 53220"/>
                                <a:gd name="connsiteY12" fmla="*/ 130043 h 147052"/>
                                <a:gd name="connsiteX13" fmla="*/ 53220 w 53220"/>
                                <a:gd name="connsiteY13" fmla="*/ 130043 h 147052"/>
                                <a:gd name="connsiteX14" fmla="*/ 53220 w 53220"/>
                                <a:gd name="connsiteY14" fmla="*/ 147053 h 147052"/>
                                <a:gd name="connsiteX15" fmla="*/ 0 w 53220"/>
                                <a:gd name="connsiteY15" fmla="*/ 147053 h 147052"/>
                                <a:gd name="connsiteX16" fmla="*/ 0 w 53220"/>
                                <a:gd name="connsiteY16" fmla="*/ 147053 h 147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3220" h="147052">
                                  <a:moveTo>
                                    <a:pt x="14198" y="24414"/>
                                  </a:moveTo>
                                  <a:lnTo>
                                    <a:pt x="40804" y="24414"/>
                                  </a:lnTo>
                                  <a:lnTo>
                                    <a:pt x="40804" y="0"/>
                                  </a:lnTo>
                                  <a:lnTo>
                                    <a:pt x="14198" y="0"/>
                                  </a:lnTo>
                                  <a:lnTo>
                                    <a:pt x="14198" y="24414"/>
                                  </a:lnTo>
                                  <a:close/>
                                  <a:moveTo>
                                    <a:pt x="0" y="147053"/>
                                  </a:moveTo>
                                  <a:lnTo>
                                    <a:pt x="0" y="130043"/>
                                  </a:lnTo>
                                  <a:lnTo>
                                    <a:pt x="14198" y="130043"/>
                                  </a:lnTo>
                                  <a:lnTo>
                                    <a:pt x="14198" y="57622"/>
                                  </a:lnTo>
                                  <a:lnTo>
                                    <a:pt x="0" y="57622"/>
                                  </a:lnTo>
                                  <a:lnTo>
                                    <a:pt x="0" y="40613"/>
                                  </a:lnTo>
                                  <a:lnTo>
                                    <a:pt x="40813" y="40613"/>
                                  </a:lnTo>
                                  <a:lnTo>
                                    <a:pt x="40813" y="130043"/>
                                  </a:lnTo>
                                  <a:lnTo>
                                    <a:pt x="53220" y="130043"/>
                                  </a:lnTo>
                                  <a:lnTo>
                                    <a:pt x="53220" y="147053"/>
                                  </a:lnTo>
                                  <a:lnTo>
                                    <a:pt x="0" y="147053"/>
                                  </a:lnTo>
                                  <a:lnTo>
                                    <a:pt x="0" y="147053"/>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910409" y="42814"/>
                              <a:ext cx="112643" cy="106439"/>
                            </a:xfrm>
                            <a:custGeom>
                              <a:avLst/>
                              <a:gdLst>
                                <a:gd name="connsiteX0" fmla="*/ 0 w 112643"/>
                                <a:gd name="connsiteY0" fmla="*/ 0 h 106439"/>
                                <a:gd name="connsiteX1" fmla="*/ 50018 w 112643"/>
                                <a:gd name="connsiteY1" fmla="*/ 0 h 106439"/>
                                <a:gd name="connsiteX2" fmla="*/ 50018 w 112643"/>
                                <a:gd name="connsiteY2" fmla="*/ 17009 h 106439"/>
                                <a:gd name="connsiteX3" fmla="*/ 36811 w 112643"/>
                                <a:gd name="connsiteY3" fmla="*/ 17009 h 106439"/>
                                <a:gd name="connsiteX4" fmla="*/ 56622 w 112643"/>
                                <a:gd name="connsiteY4" fmla="*/ 84828 h 106439"/>
                                <a:gd name="connsiteX5" fmla="*/ 56822 w 112643"/>
                                <a:gd name="connsiteY5" fmla="*/ 84828 h 106439"/>
                                <a:gd name="connsiteX6" fmla="*/ 79234 w 112643"/>
                                <a:gd name="connsiteY6" fmla="*/ 17009 h 106439"/>
                                <a:gd name="connsiteX7" fmla="*/ 65827 w 112643"/>
                                <a:gd name="connsiteY7" fmla="*/ 17009 h 106439"/>
                                <a:gd name="connsiteX8" fmla="*/ 65827 w 112643"/>
                                <a:gd name="connsiteY8" fmla="*/ 0 h 106439"/>
                                <a:gd name="connsiteX9" fmla="*/ 112643 w 112643"/>
                                <a:gd name="connsiteY9" fmla="*/ 0 h 106439"/>
                                <a:gd name="connsiteX10" fmla="*/ 112643 w 112643"/>
                                <a:gd name="connsiteY10" fmla="*/ 17009 h 106439"/>
                                <a:gd name="connsiteX11" fmla="*/ 104439 w 112643"/>
                                <a:gd name="connsiteY11" fmla="*/ 17009 h 106439"/>
                                <a:gd name="connsiteX12" fmla="*/ 73031 w 112643"/>
                                <a:gd name="connsiteY12" fmla="*/ 106440 h 106439"/>
                                <a:gd name="connsiteX13" fmla="*/ 40013 w 112643"/>
                                <a:gd name="connsiteY13" fmla="*/ 106440 h 106439"/>
                                <a:gd name="connsiteX14" fmla="*/ 8405 w 112643"/>
                                <a:gd name="connsiteY14" fmla="*/ 17009 h 106439"/>
                                <a:gd name="connsiteX15" fmla="*/ 0 w 112643"/>
                                <a:gd name="connsiteY15" fmla="*/ 17009 h 106439"/>
                                <a:gd name="connsiteX16" fmla="*/ 0 w 112643"/>
                                <a:gd name="connsiteY16" fmla="*/ 0 h 106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12643" h="106439">
                                  <a:moveTo>
                                    <a:pt x="0" y="0"/>
                                  </a:moveTo>
                                  <a:lnTo>
                                    <a:pt x="50018" y="0"/>
                                  </a:lnTo>
                                  <a:lnTo>
                                    <a:pt x="50018" y="17009"/>
                                  </a:lnTo>
                                  <a:lnTo>
                                    <a:pt x="36811" y="17009"/>
                                  </a:lnTo>
                                  <a:lnTo>
                                    <a:pt x="56622" y="84828"/>
                                  </a:lnTo>
                                  <a:lnTo>
                                    <a:pt x="56822" y="84828"/>
                                  </a:lnTo>
                                  <a:lnTo>
                                    <a:pt x="79234" y="17009"/>
                                  </a:lnTo>
                                  <a:lnTo>
                                    <a:pt x="65827" y="17009"/>
                                  </a:lnTo>
                                  <a:lnTo>
                                    <a:pt x="65827" y="0"/>
                                  </a:lnTo>
                                  <a:lnTo>
                                    <a:pt x="112643" y="0"/>
                                  </a:lnTo>
                                  <a:lnTo>
                                    <a:pt x="112643" y="17009"/>
                                  </a:lnTo>
                                  <a:lnTo>
                                    <a:pt x="104439" y="17009"/>
                                  </a:lnTo>
                                  <a:lnTo>
                                    <a:pt x="73031" y="106440"/>
                                  </a:lnTo>
                                  <a:lnTo>
                                    <a:pt x="40013" y="106440"/>
                                  </a:lnTo>
                                  <a:lnTo>
                                    <a:pt x="8405" y="17009"/>
                                  </a:lnTo>
                                  <a:lnTo>
                                    <a:pt x="0" y="17009"/>
                                  </a:lnTo>
                                  <a:lnTo>
                                    <a:pt x="0" y="0"/>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030714" y="40213"/>
                              <a:ext cx="98406" cy="111442"/>
                            </a:xfrm>
                            <a:custGeom>
                              <a:avLst/>
                              <a:gdLst>
                                <a:gd name="connsiteX0" fmla="*/ 71230 w 98406"/>
                                <a:gd name="connsiteY0" fmla="*/ 45816 h 111442"/>
                                <a:gd name="connsiteX1" fmla="*/ 51019 w 98406"/>
                                <a:gd name="connsiteY1" fmla="*/ 16609 h 111442"/>
                                <a:gd name="connsiteX2" fmla="*/ 27615 w 98406"/>
                                <a:gd name="connsiteY2" fmla="*/ 45816 h 111442"/>
                                <a:gd name="connsiteX3" fmla="*/ 71230 w 98406"/>
                                <a:gd name="connsiteY3" fmla="*/ 45816 h 111442"/>
                                <a:gd name="connsiteX4" fmla="*/ 27015 w 98406"/>
                                <a:gd name="connsiteY4" fmla="*/ 61224 h 111442"/>
                                <a:gd name="connsiteX5" fmla="*/ 51419 w 98406"/>
                                <a:gd name="connsiteY5" fmla="*/ 94033 h 111442"/>
                                <a:gd name="connsiteX6" fmla="*/ 71230 w 98406"/>
                                <a:gd name="connsiteY6" fmla="*/ 76633 h 111442"/>
                                <a:gd name="connsiteX7" fmla="*/ 96635 w 98406"/>
                                <a:gd name="connsiteY7" fmla="*/ 76633 h 111442"/>
                                <a:gd name="connsiteX8" fmla="*/ 50018 w 98406"/>
                                <a:gd name="connsiteY8" fmla="*/ 111443 h 111442"/>
                                <a:gd name="connsiteX9" fmla="*/ 27815 w 98406"/>
                                <a:gd name="connsiteY9" fmla="*/ 106440 h 111442"/>
                                <a:gd name="connsiteX10" fmla="*/ 11606 w 98406"/>
                                <a:gd name="connsiteY10" fmla="*/ 93032 h 111442"/>
                                <a:gd name="connsiteX11" fmla="*/ 0 w 98406"/>
                                <a:gd name="connsiteY11" fmla="*/ 54821 h 111442"/>
                                <a:gd name="connsiteX12" fmla="*/ 48818 w 98406"/>
                                <a:gd name="connsiteY12" fmla="*/ 0 h 111442"/>
                                <a:gd name="connsiteX13" fmla="*/ 86229 w 98406"/>
                                <a:gd name="connsiteY13" fmla="*/ 14208 h 111442"/>
                                <a:gd name="connsiteX14" fmla="*/ 98035 w 98406"/>
                                <a:gd name="connsiteY14" fmla="*/ 50418 h 111442"/>
                                <a:gd name="connsiteX15" fmla="*/ 98235 w 98406"/>
                                <a:gd name="connsiteY15" fmla="*/ 59623 h 111442"/>
                                <a:gd name="connsiteX16" fmla="*/ 98035 w 98406"/>
                                <a:gd name="connsiteY16" fmla="*/ 61224 h 111442"/>
                                <a:gd name="connsiteX17" fmla="*/ 27015 w 98406"/>
                                <a:gd name="connsiteY17" fmla="*/ 61224 h 111442"/>
                                <a:gd name="connsiteX18" fmla="*/ 27015 w 98406"/>
                                <a:gd name="connsiteY18" fmla="*/ 61224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8406" h="111442">
                                  <a:moveTo>
                                    <a:pt x="71230" y="45816"/>
                                  </a:moveTo>
                                  <a:cubicBezTo>
                                    <a:pt x="71030" y="33809"/>
                                    <a:pt x="66227" y="16609"/>
                                    <a:pt x="51019" y="16609"/>
                                  </a:cubicBezTo>
                                  <a:cubicBezTo>
                                    <a:pt x="34209" y="16609"/>
                                    <a:pt x="28816" y="31808"/>
                                    <a:pt x="27615" y="45816"/>
                                  </a:cubicBezTo>
                                  <a:lnTo>
                                    <a:pt x="71230" y="45816"/>
                                  </a:lnTo>
                                  <a:close/>
                                  <a:moveTo>
                                    <a:pt x="27015" y="61224"/>
                                  </a:moveTo>
                                  <a:cubicBezTo>
                                    <a:pt x="26815" y="76433"/>
                                    <a:pt x="33209" y="94033"/>
                                    <a:pt x="51419" y="94033"/>
                                  </a:cubicBezTo>
                                  <a:cubicBezTo>
                                    <a:pt x="62025" y="94033"/>
                                    <a:pt x="69429" y="86829"/>
                                    <a:pt x="71230" y="76633"/>
                                  </a:cubicBezTo>
                                  <a:lnTo>
                                    <a:pt x="96635" y="76633"/>
                                  </a:lnTo>
                                  <a:cubicBezTo>
                                    <a:pt x="94834" y="100036"/>
                                    <a:pt x="71630" y="111443"/>
                                    <a:pt x="50018" y="111443"/>
                                  </a:cubicBezTo>
                                  <a:cubicBezTo>
                                    <a:pt x="43215" y="111443"/>
                                    <a:pt x="34009" y="109241"/>
                                    <a:pt x="27815" y="106440"/>
                                  </a:cubicBezTo>
                                  <a:cubicBezTo>
                                    <a:pt x="20812" y="103238"/>
                                    <a:pt x="16209" y="99236"/>
                                    <a:pt x="11606" y="93032"/>
                                  </a:cubicBezTo>
                                  <a:cubicBezTo>
                                    <a:pt x="3202" y="82226"/>
                                    <a:pt x="0" y="68228"/>
                                    <a:pt x="0" y="54821"/>
                                  </a:cubicBezTo>
                                  <a:cubicBezTo>
                                    <a:pt x="0" y="25614"/>
                                    <a:pt x="16609" y="0"/>
                                    <a:pt x="48818" y="0"/>
                                  </a:cubicBezTo>
                                  <a:cubicBezTo>
                                    <a:pt x="63025" y="0"/>
                                    <a:pt x="76433" y="3802"/>
                                    <a:pt x="86229" y="14208"/>
                                  </a:cubicBezTo>
                                  <a:cubicBezTo>
                                    <a:pt x="94834" y="23413"/>
                                    <a:pt x="97435" y="38412"/>
                                    <a:pt x="98035" y="50418"/>
                                  </a:cubicBezTo>
                                  <a:cubicBezTo>
                                    <a:pt x="98235" y="53620"/>
                                    <a:pt x="98636" y="56622"/>
                                    <a:pt x="98235" y="59623"/>
                                  </a:cubicBezTo>
                                  <a:cubicBezTo>
                                    <a:pt x="98235" y="60224"/>
                                    <a:pt x="98035" y="60624"/>
                                    <a:pt x="98035" y="61224"/>
                                  </a:cubicBezTo>
                                  <a:lnTo>
                                    <a:pt x="27015" y="61224"/>
                                  </a:lnTo>
                                  <a:lnTo>
                                    <a:pt x="27015" y="61224"/>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1139479" y="40756"/>
                              <a:ext cx="74422" cy="108498"/>
                            </a:xfrm>
                            <a:custGeom>
                              <a:avLst/>
                              <a:gdLst>
                                <a:gd name="connsiteX0" fmla="*/ 39012 w 74422"/>
                                <a:gd name="connsiteY0" fmla="*/ 24671 h 108498"/>
                                <a:gd name="connsiteX1" fmla="*/ 74422 w 74422"/>
                                <a:gd name="connsiteY1" fmla="*/ 257 h 108498"/>
                                <a:gd name="connsiteX2" fmla="*/ 74422 w 74422"/>
                                <a:gd name="connsiteY2" fmla="*/ 26272 h 108498"/>
                                <a:gd name="connsiteX3" fmla="*/ 65017 w 74422"/>
                                <a:gd name="connsiteY3" fmla="*/ 24671 h 108498"/>
                                <a:gd name="connsiteX4" fmla="*/ 43214 w 74422"/>
                                <a:gd name="connsiteY4" fmla="*/ 39670 h 108498"/>
                                <a:gd name="connsiteX5" fmla="*/ 40613 w 74422"/>
                                <a:gd name="connsiteY5" fmla="*/ 64083 h 108498"/>
                                <a:gd name="connsiteX6" fmla="*/ 40613 w 74422"/>
                                <a:gd name="connsiteY6" fmla="*/ 91489 h 108498"/>
                                <a:gd name="connsiteX7" fmla="*/ 57622 w 74422"/>
                                <a:gd name="connsiteY7" fmla="*/ 91489 h 108498"/>
                                <a:gd name="connsiteX8" fmla="*/ 57622 w 74422"/>
                                <a:gd name="connsiteY8" fmla="*/ 108498 h 108498"/>
                                <a:gd name="connsiteX9" fmla="*/ 0 w 74422"/>
                                <a:gd name="connsiteY9" fmla="*/ 108498 h 108498"/>
                                <a:gd name="connsiteX10" fmla="*/ 0 w 74422"/>
                                <a:gd name="connsiteY10" fmla="*/ 91489 h 108498"/>
                                <a:gd name="connsiteX11" fmla="*/ 13998 w 74422"/>
                                <a:gd name="connsiteY11" fmla="*/ 91489 h 108498"/>
                                <a:gd name="connsiteX12" fmla="*/ 13998 w 74422"/>
                                <a:gd name="connsiteY12" fmla="*/ 19068 h 108498"/>
                                <a:gd name="connsiteX13" fmla="*/ 0 w 74422"/>
                                <a:gd name="connsiteY13" fmla="*/ 19068 h 108498"/>
                                <a:gd name="connsiteX14" fmla="*/ 0 w 74422"/>
                                <a:gd name="connsiteY14" fmla="*/ 2058 h 108498"/>
                                <a:gd name="connsiteX15" fmla="*/ 39012 w 74422"/>
                                <a:gd name="connsiteY15" fmla="*/ 2058 h 108498"/>
                                <a:gd name="connsiteX16" fmla="*/ 39012 w 74422"/>
                                <a:gd name="connsiteY16" fmla="*/ 24671 h 1084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4422" h="108498">
                                  <a:moveTo>
                                    <a:pt x="39012" y="24671"/>
                                  </a:moveTo>
                                  <a:cubicBezTo>
                                    <a:pt x="43214" y="6060"/>
                                    <a:pt x="55821" y="-1544"/>
                                    <a:pt x="74422" y="257"/>
                                  </a:cubicBezTo>
                                  <a:lnTo>
                                    <a:pt x="74422" y="26272"/>
                                  </a:lnTo>
                                  <a:cubicBezTo>
                                    <a:pt x="71421" y="25471"/>
                                    <a:pt x="68219" y="24671"/>
                                    <a:pt x="65017" y="24671"/>
                                  </a:cubicBezTo>
                                  <a:cubicBezTo>
                                    <a:pt x="55221" y="24671"/>
                                    <a:pt x="46616" y="30665"/>
                                    <a:pt x="43214" y="39670"/>
                                  </a:cubicBezTo>
                                  <a:cubicBezTo>
                                    <a:pt x="40613" y="46874"/>
                                    <a:pt x="40613" y="56679"/>
                                    <a:pt x="40613" y="64083"/>
                                  </a:cubicBezTo>
                                  <a:lnTo>
                                    <a:pt x="40613" y="91489"/>
                                  </a:lnTo>
                                  <a:lnTo>
                                    <a:pt x="57622" y="91489"/>
                                  </a:lnTo>
                                  <a:lnTo>
                                    <a:pt x="57622" y="108498"/>
                                  </a:lnTo>
                                  <a:lnTo>
                                    <a:pt x="0" y="108498"/>
                                  </a:lnTo>
                                  <a:lnTo>
                                    <a:pt x="0" y="91489"/>
                                  </a:lnTo>
                                  <a:lnTo>
                                    <a:pt x="13998" y="91489"/>
                                  </a:lnTo>
                                  <a:lnTo>
                                    <a:pt x="13998" y="19068"/>
                                  </a:lnTo>
                                  <a:lnTo>
                                    <a:pt x="0" y="19068"/>
                                  </a:lnTo>
                                  <a:lnTo>
                                    <a:pt x="0" y="2058"/>
                                  </a:lnTo>
                                  <a:lnTo>
                                    <a:pt x="39012" y="2058"/>
                                  </a:lnTo>
                                  <a:lnTo>
                                    <a:pt x="39012" y="2467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1225992" y="40213"/>
                              <a:ext cx="83772" cy="111442"/>
                            </a:xfrm>
                            <a:custGeom>
                              <a:avLst/>
                              <a:gdLst>
                                <a:gd name="connsiteX0" fmla="*/ 61150 w 83772"/>
                                <a:gd name="connsiteY0" fmla="*/ 36811 h 111442"/>
                                <a:gd name="connsiteX1" fmla="*/ 42950 w 83772"/>
                                <a:gd name="connsiteY1" fmla="*/ 16009 h 111442"/>
                                <a:gd name="connsiteX2" fmla="*/ 26341 w 83772"/>
                                <a:gd name="connsiteY2" fmla="*/ 29616 h 111442"/>
                                <a:gd name="connsiteX3" fmla="*/ 29542 w 83772"/>
                                <a:gd name="connsiteY3" fmla="*/ 37811 h 111442"/>
                                <a:gd name="connsiteX4" fmla="*/ 35546 w 83772"/>
                                <a:gd name="connsiteY4" fmla="*/ 40813 h 111442"/>
                                <a:gd name="connsiteX5" fmla="*/ 76359 w 83772"/>
                                <a:gd name="connsiteY5" fmla="*/ 55621 h 111442"/>
                                <a:gd name="connsiteX6" fmla="*/ 83763 w 83772"/>
                                <a:gd name="connsiteY6" fmla="*/ 76833 h 111442"/>
                                <a:gd name="connsiteX7" fmla="*/ 77159 w 83772"/>
                                <a:gd name="connsiteY7" fmla="*/ 98235 h 111442"/>
                                <a:gd name="connsiteX8" fmla="*/ 45751 w 83772"/>
                                <a:gd name="connsiteY8" fmla="*/ 111443 h 111442"/>
                                <a:gd name="connsiteX9" fmla="*/ 19537 w 83772"/>
                                <a:gd name="connsiteY9" fmla="*/ 98235 h 111442"/>
                                <a:gd name="connsiteX10" fmla="*/ 19537 w 83772"/>
                                <a:gd name="connsiteY10" fmla="*/ 109041 h 111442"/>
                                <a:gd name="connsiteX11" fmla="*/ 326 w 83772"/>
                                <a:gd name="connsiteY11" fmla="*/ 109041 h 111442"/>
                                <a:gd name="connsiteX12" fmla="*/ 326 w 83772"/>
                                <a:gd name="connsiteY12" fmla="*/ 72030 h 111442"/>
                                <a:gd name="connsiteX13" fmla="*/ 21138 w 83772"/>
                                <a:gd name="connsiteY13" fmla="*/ 72030 h 111442"/>
                                <a:gd name="connsiteX14" fmla="*/ 41949 w 83772"/>
                                <a:gd name="connsiteY14" fmla="*/ 94433 h 111442"/>
                                <a:gd name="connsiteX15" fmla="*/ 56948 w 83772"/>
                                <a:gd name="connsiteY15" fmla="*/ 81235 h 111442"/>
                                <a:gd name="connsiteX16" fmla="*/ 51745 w 83772"/>
                                <a:gd name="connsiteY16" fmla="*/ 70429 h 111442"/>
                                <a:gd name="connsiteX17" fmla="*/ 13734 w 83772"/>
                                <a:gd name="connsiteY17" fmla="*/ 58423 h 111442"/>
                                <a:gd name="connsiteX18" fmla="*/ 126 w 83772"/>
                                <a:gd name="connsiteY18" fmla="*/ 30607 h 111442"/>
                                <a:gd name="connsiteX19" fmla="*/ 7130 w 83772"/>
                                <a:gd name="connsiteY19" fmla="*/ 11406 h 111442"/>
                                <a:gd name="connsiteX20" fmla="*/ 36746 w 83772"/>
                                <a:gd name="connsiteY20" fmla="*/ 0 h 111442"/>
                                <a:gd name="connsiteX21" fmla="*/ 61951 w 83772"/>
                                <a:gd name="connsiteY21" fmla="*/ 11406 h 111442"/>
                                <a:gd name="connsiteX22" fmla="*/ 61951 w 83772"/>
                                <a:gd name="connsiteY22" fmla="*/ 2601 h 111442"/>
                                <a:gd name="connsiteX23" fmla="*/ 80761 w 83772"/>
                                <a:gd name="connsiteY23" fmla="*/ 2601 h 111442"/>
                                <a:gd name="connsiteX24" fmla="*/ 80761 w 83772"/>
                                <a:gd name="connsiteY24" fmla="*/ 36811 h 111442"/>
                                <a:gd name="connsiteX25" fmla="*/ 61150 w 83772"/>
                                <a:gd name="connsiteY25" fmla="*/ 36811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83772" h="111442">
                                  <a:moveTo>
                                    <a:pt x="61150" y="36811"/>
                                  </a:moveTo>
                                  <a:cubicBezTo>
                                    <a:pt x="59950" y="25414"/>
                                    <a:pt x="55747" y="16009"/>
                                    <a:pt x="42950" y="16009"/>
                                  </a:cubicBezTo>
                                  <a:cubicBezTo>
                                    <a:pt x="34345" y="16009"/>
                                    <a:pt x="26341" y="19811"/>
                                    <a:pt x="26341" y="29616"/>
                                  </a:cubicBezTo>
                                  <a:cubicBezTo>
                                    <a:pt x="26341" y="33009"/>
                                    <a:pt x="27341" y="35210"/>
                                    <a:pt x="29542" y="37811"/>
                                  </a:cubicBezTo>
                                  <a:cubicBezTo>
                                    <a:pt x="31343" y="39212"/>
                                    <a:pt x="33545" y="39813"/>
                                    <a:pt x="35546" y="40813"/>
                                  </a:cubicBezTo>
                                  <a:cubicBezTo>
                                    <a:pt x="46952" y="44015"/>
                                    <a:pt x="68354" y="45616"/>
                                    <a:pt x="76359" y="55621"/>
                                  </a:cubicBezTo>
                                  <a:cubicBezTo>
                                    <a:pt x="81762" y="62225"/>
                                    <a:pt x="83763" y="68428"/>
                                    <a:pt x="83763" y="76833"/>
                                  </a:cubicBezTo>
                                  <a:cubicBezTo>
                                    <a:pt x="83963" y="83027"/>
                                    <a:pt x="81162" y="92632"/>
                                    <a:pt x="77159" y="98235"/>
                                  </a:cubicBezTo>
                                  <a:cubicBezTo>
                                    <a:pt x="72357" y="104839"/>
                                    <a:pt x="60750" y="111443"/>
                                    <a:pt x="45751" y="111443"/>
                                  </a:cubicBezTo>
                                  <a:cubicBezTo>
                                    <a:pt x="35746" y="111443"/>
                                    <a:pt x="24940" y="106840"/>
                                    <a:pt x="19537" y="98235"/>
                                  </a:cubicBezTo>
                                  <a:lnTo>
                                    <a:pt x="19537" y="109041"/>
                                  </a:lnTo>
                                  <a:lnTo>
                                    <a:pt x="326" y="109041"/>
                                  </a:lnTo>
                                  <a:lnTo>
                                    <a:pt x="326" y="72030"/>
                                  </a:lnTo>
                                  <a:lnTo>
                                    <a:pt x="21138" y="72030"/>
                                  </a:lnTo>
                                  <a:cubicBezTo>
                                    <a:pt x="21938" y="85228"/>
                                    <a:pt x="27741" y="94433"/>
                                    <a:pt x="41949" y="94433"/>
                                  </a:cubicBezTo>
                                  <a:cubicBezTo>
                                    <a:pt x="49353" y="94433"/>
                                    <a:pt x="56948" y="89230"/>
                                    <a:pt x="56948" y="81235"/>
                                  </a:cubicBezTo>
                                  <a:cubicBezTo>
                                    <a:pt x="56948" y="77233"/>
                                    <a:pt x="55747" y="72431"/>
                                    <a:pt x="51745" y="70429"/>
                                  </a:cubicBezTo>
                                  <a:cubicBezTo>
                                    <a:pt x="39748" y="64626"/>
                                    <a:pt x="25140" y="66027"/>
                                    <a:pt x="13734" y="58423"/>
                                  </a:cubicBezTo>
                                  <a:cubicBezTo>
                                    <a:pt x="3928" y="51619"/>
                                    <a:pt x="126" y="42414"/>
                                    <a:pt x="126" y="30607"/>
                                  </a:cubicBezTo>
                                  <a:cubicBezTo>
                                    <a:pt x="-874" y="21812"/>
                                    <a:pt x="4328" y="15409"/>
                                    <a:pt x="7130" y="11406"/>
                                  </a:cubicBezTo>
                                  <a:cubicBezTo>
                                    <a:pt x="11132" y="5803"/>
                                    <a:pt x="24340" y="0"/>
                                    <a:pt x="36746" y="0"/>
                                  </a:cubicBezTo>
                                  <a:cubicBezTo>
                                    <a:pt x="45951" y="0"/>
                                    <a:pt x="56348" y="4002"/>
                                    <a:pt x="61951" y="11406"/>
                                  </a:cubicBezTo>
                                  <a:lnTo>
                                    <a:pt x="61951" y="2601"/>
                                  </a:lnTo>
                                  <a:lnTo>
                                    <a:pt x="80761" y="2601"/>
                                  </a:lnTo>
                                  <a:lnTo>
                                    <a:pt x="80761" y="36811"/>
                                  </a:lnTo>
                                  <a:lnTo>
                                    <a:pt x="61150" y="3681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1323257" y="2201"/>
                              <a:ext cx="53220" cy="147052"/>
                            </a:xfrm>
                            <a:custGeom>
                              <a:avLst/>
                              <a:gdLst>
                                <a:gd name="connsiteX0" fmla="*/ 14208 w 53220"/>
                                <a:gd name="connsiteY0" fmla="*/ 24414 h 147052"/>
                                <a:gd name="connsiteX1" fmla="*/ 40823 w 53220"/>
                                <a:gd name="connsiteY1" fmla="*/ 24414 h 147052"/>
                                <a:gd name="connsiteX2" fmla="*/ 40823 w 53220"/>
                                <a:gd name="connsiteY2" fmla="*/ 0 h 147052"/>
                                <a:gd name="connsiteX3" fmla="*/ 14208 w 53220"/>
                                <a:gd name="connsiteY3" fmla="*/ 0 h 147052"/>
                                <a:gd name="connsiteX4" fmla="*/ 14208 w 53220"/>
                                <a:gd name="connsiteY4" fmla="*/ 24414 h 147052"/>
                                <a:gd name="connsiteX5" fmla="*/ 0 w 53220"/>
                                <a:gd name="connsiteY5" fmla="*/ 147053 h 147052"/>
                                <a:gd name="connsiteX6" fmla="*/ 0 w 53220"/>
                                <a:gd name="connsiteY6" fmla="*/ 130043 h 147052"/>
                                <a:gd name="connsiteX7" fmla="*/ 14208 w 53220"/>
                                <a:gd name="connsiteY7" fmla="*/ 130043 h 147052"/>
                                <a:gd name="connsiteX8" fmla="*/ 14208 w 53220"/>
                                <a:gd name="connsiteY8" fmla="*/ 57622 h 147052"/>
                                <a:gd name="connsiteX9" fmla="*/ 0 w 53220"/>
                                <a:gd name="connsiteY9" fmla="*/ 57622 h 147052"/>
                                <a:gd name="connsiteX10" fmla="*/ 0 w 53220"/>
                                <a:gd name="connsiteY10" fmla="*/ 40613 h 147052"/>
                                <a:gd name="connsiteX11" fmla="*/ 40823 w 53220"/>
                                <a:gd name="connsiteY11" fmla="*/ 40613 h 147052"/>
                                <a:gd name="connsiteX12" fmla="*/ 40823 w 53220"/>
                                <a:gd name="connsiteY12" fmla="*/ 130043 h 147052"/>
                                <a:gd name="connsiteX13" fmla="*/ 53220 w 53220"/>
                                <a:gd name="connsiteY13" fmla="*/ 130043 h 147052"/>
                                <a:gd name="connsiteX14" fmla="*/ 53220 w 53220"/>
                                <a:gd name="connsiteY14" fmla="*/ 147053 h 147052"/>
                                <a:gd name="connsiteX15" fmla="*/ 0 w 53220"/>
                                <a:gd name="connsiteY15" fmla="*/ 147053 h 147052"/>
                                <a:gd name="connsiteX16" fmla="*/ 0 w 53220"/>
                                <a:gd name="connsiteY16" fmla="*/ 147053 h 147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3220" h="147052">
                                  <a:moveTo>
                                    <a:pt x="14208" y="24414"/>
                                  </a:moveTo>
                                  <a:lnTo>
                                    <a:pt x="40823" y="24414"/>
                                  </a:lnTo>
                                  <a:lnTo>
                                    <a:pt x="40823" y="0"/>
                                  </a:lnTo>
                                  <a:lnTo>
                                    <a:pt x="14208" y="0"/>
                                  </a:lnTo>
                                  <a:lnTo>
                                    <a:pt x="14208" y="24414"/>
                                  </a:lnTo>
                                  <a:close/>
                                  <a:moveTo>
                                    <a:pt x="0" y="147053"/>
                                  </a:moveTo>
                                  <a:lnTo>
                                    <a:pt x="0" y="130043"/>
                                  </a:lnTo>
                                  <a:lnTo>
                                    <a:pt x="14208" y="130043"/>
                                  </a:lnTo>
                                  <a:lnTo>
                                    <a:pt x="14208" y="57622"/>
                                  </a:lnTo>
                                  <a:lnTo>
                                    <a:pt x="0" y="57622"/>
                                  </a:lnTo>
                                  <a:lnTo>
                                    <a:pt x="0" y="40613"/>
                                  </a:lnTo>
                                  <a:lnTo>
                                    <a:pt x="40823" y="40613"/>
                                  </a:lnTo>
                                  <a:lnTo>
                                    <a:pt x="40823" y="130043"/>
                                  </a:lnTo>
                                  <a:lnTo>
                                    <a:pt x="53220" y="130043"/>
                                  </a:lnTo>
                                  <a:lnTo>
                                    <a:pt x="53220" y="147053"/>
                                  </a:lnTo>
                                  <a:lnTo>
                                    <a:pt x="0" y="147053"/>
                                  </a:lnTo>
                                  <a:lnTo>
                                    <a:pt x="0" y="147053"/>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1381709" y="15608"/>
                              <a:ext cx="73230" cy="136046"/>
                            </a:xfrm>
                            <a:custGeom>
                              <a:avLst/>
                              <a:gdLst>
                                <a:gd name="connsiteX0" fmla="*/ 73231 w 73230"/>
                                <a:gd name="connsiteY0" fmla="*/ 105639 h 136046"/>
                                <a:gd name="connsiteX1" fmla="*/ 56022 w 73230"/>
                                <a:gd name="connsiteY1" fmla="*/ 134046 h 136046"/>
                                <a:gd name="connsiteX2" fmla="*/ 45015 w 73230"/>
                                <a:gd name="connsiteY2" fmla="*/ 136047 h 136046"/>
                                <a:gd name="connsiteX3" fmla="*/ 32809 w 73230"/>
                                <a:gd name="connsiteY3" fmla="*/ 134046 h 136046"/>
                                <a:gd name="connsiteX4" fmla="*/ 16609 w 73230"/>
                                <a:gd name="connsiteY4" fmla="*/ 115836 h 136046"/>
                                <a:gd name="connsiteX5" fmla="*/ 15809 w 73230"/>
                                <a:gd name="connsiteY5" fmla="*/ 97235 h 136046"/>
                                <a:gd name="connsiteX6" fmla="*/ 15809 w 73230"/>
                                <a:gd name="connsiteY6" fmla="*/ 44215 h 136046"/>
                                <a:gd name="connsiteX7" fmla="*/ 0 w 73230"/>
                                <a:gd name="connsiteY7" fmla="*/ 44215 h 136046"/>
                                <a:gd name="connsiteX8" fmla="*/ 0 w 73230"/>
                                <a:gd name="connsiteY8" fmla="*/ 27206 h 136046"/>
                                <a:gd name="connsiteX9" fmla="*/ 15809 w 73230"/>
                                <a:gd name="connsiteY9" fmla="*/ 27206 h 136046"/>
                                <a:gd name="connsiteX10" fmla="*/ 15809 w 73230"/>
                                <a:gd name="connsiteY10" fmla="*/ 8995 h 136046"/>
                                <a:gd name="connsiteX11" fmla="*/ 42414 w 73230"/>
                                <a:gd name="connsiteY11" fmla="*/ 0 h 136046"/>
                                <a:gd name="connsiteX12" fmla="*/ 42414 w 73230"/>
                                <a:gd name="connsiteY12" fmla="*/ 27206 h 136046"/>
                                <a:gd name="connsiteX13" fmla="*/ 69029 w 73230"/>
                                <a:gd name="connsiteY13" fmla="*/ 27206 h 136046"/>
                                <a:gd name="connsiteX14" fmla="*/ 69029 w 73230"/>
                                <a:gd name="connsiteY14" fmla="*/ 44215 h 136046"/>
                                <a:gd name="connsiteX15" fmla="*/ 42414 w 73230"/>
                                <a:gd name="connsiteY15" fmla="*/ 44215 h 136046"/>
                                <a:gd name="connsiteX16" fmla="*/ 42414 w 73230"/>
                                <a:gd name="connsiteY16" fmla="*/ 110833 h 136046"/>
                                <a:gd name="connsiteX17" fmla="*/ 45616 w 73230"/>
                                <a:gd name="connsiteY17" fmla="*/ 117637 h 136046"/>
                                <a:gd name="connsiteX18" fmla="*/ 56822 w 73230"/>
                                <a:gd name="connsiteY18" fmla="*/ 98435 h 136046"/>
                                <a:gd name="connsiteX19" fmla="*/ 73231 w 73230"/>
                                <a:gd name="connsiteY19" fmla="*/ 98435 h 136046"/>
                                <a:gd name="connsiteX20" fmla="*/ 73231 w 73230"/>
                                <a:gd name="connsiteY20" fmla="*/ 105639 h 1360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3230" h="136046">
                                  <a:moveTo>
                                    <a:pt x="73231" y="105639"/>
                                  </a:moveTo>
                                  <a:cubicBezTo>
                                    <a:pt x="73231" y="118237"/>
                                    <a:pt x="69229" y="129843"/>
                                    <a:pt x="56022" y="134046"/>
                                  </a:cubicBezTo>
                                  <a:cubicBezTo>
                                    <a:pt x="53820" y="134846"/>
                                    <a:pt x="47217" y="136047"/>
                                    <a:pt x="45015" y="136047"/>
                                  </a:cubicBezTo>
                                  <a:cubicBezTo>
                                    <a:pt x="40213" y="136047"/>
                                    <a:pt x="37411" y="135246"/>
                                    <a:pt x="32809" y="134046"/>
                                  </a:cubicBezTo>
                                  <a:cubicBezTo>
                                    <a:pt x="23613" y="131244"/>
                                    <a:pt x="18610" y="124841"/>
                                    <a:pt x="16609" y="115836"/>
                                  </a:cubicBezTo>
                                  <a:cubicBezTo>
                                    <a:pt x="15609" y="111433"/>
                                    <a:pt x="15809" y="102037"/>
                                    <a:pt x="15809" y="97235"/>
                                  </a:cubicBezTo>
                                  <a:lnTo>
                                    <a:pt x="15809" y="44215"/>
                                  </a:lnTo>
                                  <a:lnTo>
                                    <a:pt x="0" y="44215"/>
                                  </a:lnTo>
                                  <a:lnTo>
                                    <a:pt x="0" y="27206"/>
                                  </a:lnTo>
                                  <a:lnTo>
                                    <a:pt x="15809" y="27206"/>
                                  </a:lnTo>
                                  <a:lnTo>
                                    <a:pt x="15809" y="8995"/>
                                  </a:lnTo>
                                  <a:lnTo>
                                    <a:pt x="42414" y="0"/>
                                  </a:lnTo>
                                  <a:lnTo>
                                    <a:pt x="42414" y="27206"/>
                                  </a:lnTo>
                                  <a:lnTo>
                                    <a:pt x="69029" y="27206"/>
                                  </a:lnTo>
                                  <a:lnTo>
                                    <a:pt x="69029" y="44215"/>
                                  </a:lnTo>
                                  <a:lnTo>
                                    <a:pt x="42414" y="44215"/>
                                  </a:lnTo>
                                  <a:lnTo>
                                    <a:pt x="42414" y="110833"/>
                                  </a:lnTo>
                                  <a:cubicBezTo>
                                    <a:pt x="42414" y="112834"/>
                                    <a:pt x="43615" y="116836"/>
                                    <a:pt x="45616" y="117637"/>
                                  </a:cubicBezTo>
                                  <a:cubicBezTo>
                                    <a:pt x="57823" y="122639"/>
                                    <a:pt x="57022" y="105639"/>
                                    <a:pt x="56822" y="98435"/>
                                  </a:cubicBezTo>
                                  <a:lnTo>
                                    <a:pt x="73231" y="98435"/>
                                  </a:lnTo>
                                  <a:lnTo>
                                    <a:pt x="73231" y="105639"/>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1463630" y="42814"/>
                              <a:ext cx="113043" cy="141449"/>
                            </a:xfrm>
                            <a:custGeom>
                              <a:avLst/>
                              <a:gdLst>
                                <a:gd name="connsiteX0" fmla="*/ 0 w 113043"/>
                                <a:gd name="connsiteY0" fmla="*/ 0 h 141449"/>
                                <a:gd name="connsiteX1" fmla="*/ 51019 w 113043"/>
                                <a:gd name="connsiteY1" fmla="*/ 0 h 141449"/>
                                <a:gd name="connsiteX2" fmla="*/ 51019 w 113043"/>
                                <a:gd name="connsiteY2" fmla="*/ 17009 h 141449"/>
                                <a:gd name="connsiteX3" fmla="*/ 37221 w 113043"/>
                                <a:gd name="connsiteY3" fmla="*/ 17009 h 141449"/>
                                <a:gd name="connsiteX4" fmla="*/ 57623 w 113043"/>
                                <a:gd name="connsiteY4" fmla="*/ 73231 h 141449"/>
                                <a:gd name="connsiteX5" fmla="*/ 58623 w 113043"/>
                                <a:gd name="connsiteY5" fmla="*/ 75832 h 141449"/>
                                <a:gd name="connsiteX6" fmla="*/ 79034 w 113043"/>
                                <a:gd name="connsiteY6" fmla="*/ 17009 h 141449"/>
                                <a:gd name="connsiteX7" fmla="*/ 65827 w 113043"/>
                                <a:gd name="connsiteY7" fmla="*/ 17009 h 141449"/>
                                <a:gd name="connsiteX8" fmla="*/ 65827 w 113043"/>
                                <a:gd name="connsiteY8" fmla="*/ 0 h 141449"/>
                                <a:gd name="connsiteX9" fmla="*/ 113044 w 113043"/>
                                <a:gd name="connsiteY9" fmla="*/ 0 h 141449"/>
                                <a:gd name="connsiteX10" fmla="*/ 113044 w 113043"/>
                                <a:gd name="connsiteY10" fmla="*/ 17009 h 141449"/>
                                <a:gd name="connsiteX11" fmla="*/ 104639 w 113043"/>
                                <a:gd name="connsiteY11" fmla="*/ 17009 h 141449"/>
                                <a:gd name="connsiteX12" fmla="*/ 66628 w 113043"/>
                                <a:gd name="connsiteY12" fmla="*/ 113044 h 141449"/>
                                <a:gd name="connsiteX13" fmla="*/ 34019 w 113043"/>
                                <a:gd name="connsiteY13" fmla="*/ 141450 h 141449"/>
                                <a:gd name="connsiteX14" fmla="*/ 18010 w 113043"/>
                                <a:gd name="connsiteY14" fmla="*/ 140449 h 141449"/>
                                <a:gd name="connsiteX15" fmla="*/ 18010 w 113043"/>
                                <a:gd name="connsiteY15" fmla="*/ 122049 h 141449"/>
                                <a:gd name="connsiteX16" fmla="*/ 28816 w 113043"/>
                                <a:gd name="connsiteY16" fmla="*/ 122649 h 141449"/>
                                <a:gd name="connsiteX17" fmla="*/ 43815 w 113043"/>
                                <a:gd name="connsiteY17" fmla="*/ 111243 h 141449"/>
                                <a:gd name="connsiteX18" fmla="*/ 45216 w 113043"/>
                                <a:gd name="connsiteY18" fmla="*/ 107841 h 141449"/>
                                <a:gd name="connsiteX19" fmla="*/ 8605 w 113043"/>
                                <a:gd name="connsiteY19" fmla="*/ 17009 h 141449"/>
                                <a:gd name="connsiteX20" fmla="*/ 0 w 113043"/>
                                <a:gd name="connsiteY20" fmla="*/ 17009 h 141449"/>
                                <a:gd name="connsiteX21" fmla="*/ 0 w 113043"/>
                                <a:gd name="connsiteY21" fmla="*/ 0 h 141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3043" h="141449">
                                  <a:moveTo>
                                    <a:pt x="0" y="0"/>
                                  </a:moveTo>
                                  <a:lnTo>
                                    <a:pt x="51019" y="0"/>
                                  </a:lnTo>
                                  <a:lnTo>
                                    <a:pt x="51019" y="17009"/>
                                  </a:lnTo>
                                  <a:lnTo>
                                    <a:pt x="37221" y="17009"/>
                                  </a:lnTo>
                                  <a:lnTo>
                                    <a:pt x="57623" y="73231"/>
                                  </a:lnTo>
                                  <a:lnTo>
                                    <a:pt x="58623" y="75832"/>
                                  </a:lnTo>
                                  <a:lnTo>
                                    <a:pt x="79034" y="17009"/>
                                  </a:lnTo>
                                  <a:lnTo>
                                    <a:pt x="65827" y="17009"/>
                                  </a:lnTo>
                                  <a:lnTo>
                                    <a:pt x="65827" y="0"/>
                                  </a:lnTo>
                                  <a:lnTo>
                                    <a:pt x="113044" y="0"/>
                                  </a:lnTo>
                                  <a:lnTo>
                                    <a:pt x="113044" y="17009"/>
                                  </a:lnTo>
                                  <a:lnTo>
                                    <a:pt x="104639" y="17009"/>
                                  </a:lnTo>
                                  <a:lnTo>
                                    <a:pt x="66628" y="113044"/>
                                  </a:lnTo>
                                  <a:cubicBezTo>
                                    <a:pt x="60224" y="129653"/>
                                    <a:pt x="54020" y="141450"/>
                                    <a:pt x="34019" y="141450"/>
                                  </a:cubicBezTo>
                                  <a:cubicBezTo>
                                    <a:pt x="28616" y="141450"/>
                                    <a:pt x="23213" y="141450"/>
                                    <a:pt x="18010" y="140449"/>
                                  </a:cubicBezTo>
                                  <a:lnTo>
                                    <a:pt x="18010" y="122049"/>
                                  </a:lnTo>
                                  <a:cubicBezTo>
                                    <a:pt x="21612" y="122249"/>
                                    <a:pt x="25214" y="122649"/>
                                    <a:pt x="28816" y="122649"/>
                                  </a:cubicBezTo>
                                  <a:cubicBezTo>
                                    <a:pt x="38421" y="122649"/>
                                    <a:pt x="40413" y="119447"/>
                                    <a:pt x="43815" y="111243"/>
                                  </a:cubicBezTo>
                                  <a:lnTo>
                                    <a:pt x="45216" y="107841"/>
                                  </a:lnTo>
                                  <a:lnTo>
                                    <a:pt x="8605" y="17009"/>
                                  </a:lnTo>
                                  <a:lnTo>
                                    <a:pt x="0" y="17009"/>
                                  </a:lnTo>
                                  <a:lnTo>
                                    <a:pt x="0" y="0"/>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1628512" y="40213"/>
                              <a:ext cx="103838" cy="111442"/>
                            </a:xfrm>
                            <a:custGeom>
                              <a:avLst/>
                              <a:gdLst>
                                <a:gd name="connsiteX0" fmla="*/ 27816 w 103838"/>
                                <a:gd name="connsiteY0" fmla="*/ 55621 h 111442"/>
                                <a:gd name="connsiteX1" fmla="*/ 32818 w 103838"/>
                                <a:gd name="connsiteY1" fmla="*/ 80435 h 111442"/>
                                <a:gd name="connsiteX2" fmla="*/ 52420 w 103838"/>
                                <a:gd name="connsiteY2" fmla="*/ 93833 h 111442"/>
                                <a:gd name="connsiteX3" fmla="*/ 72231 w 103838"/>
                                <a:gd name="connsiteY3" fmla="*/ 78834 h 111442"/>
                                <a:gd name="connsiteX4" fmla="*/ 76033 w 103838"/>
                                <a:gd name="connsiteY4" fmla="*/ 55221 h 111442"/>
                                <a:gd name="connsiteX5" fmla="*/ 71230 w 103838"/>
                                <a:gd name="connsiteY5" fmla="*/ 30808 h 111442"/>
                                <a:gd name="connsiteX6" fmla="*/ 52019 w 103838"/>
                                <a:gd name="connsiteY6" fmla="*/ 17610 h 111442"/>
                                <a:gd name="connsiteX7" fmla="*/ 27816 w 103838"/>
                                <a:gd name="connsiteY7" fmla="*/ 55621 h 111442"/>
                                <a:gd name="connsiteX8" fmla="*/ 12207 w 103838"/>
                                <a:gd name="connsiteY8" fmla="*/ 93833 h 111442"/>
                                <a:gd name="connsiteX9" fmla="*/ 0 w 103838"/>
                                <a:gd name="connsiteY9" fmla="*/ 55021 h 111442"/>
                                <a:gd name="connsiteX10" fmla="*/ 14008 w 103838"/>
                                <a:gd name="connsiteY10" fmla="*/ 15208 h 111442"/>
                                <a:gd name="connsiteX11" fmla="*/ 51219 w 103838"/>
                                <a:gd name="connsiteY11" fmla="*/ 0 h 111442"/>
                                <a:gd name="connsiteX12" fmla="*/ 103839 w 103838"/>
                                <a:gd name="connsiteY12" fmla="*/ 56022 h 111442"/>
                                <a:gd name="connsiteX13" fmla="*/ 52019 w 103838"/>
                                <a:gd name="connsiteY13" fmla="*/ 111443 h 111442"/>
                                <a:gd name="connsiteX14" fmla="*/ 12207 w 103838"/>
                                <a:gd name="connsiteY14" fmla="*/ 93833 h 111442"/>
                                <a:gd name="connsiteX15" fmla="*/ 12207 w 103838"/>
                                <a:gd name="connsiteY15" fmla="*/ 93833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3838" h="111442">
                                  <a:moveTo>
                                    <a:pt x="27816" y="55621"/>
                                  </a:moveTo>
                                  <a:cubicBezTo>
                                    <a:pt x="27816" y="64426"/>
                                    <a:pt x="28616" y="72431"/>
                                    <a:pt x="32818" y="80435"/>
                                  </a:cubicBezTo>
                                  <a:cubicBezTo>
                                    <a:pt x="36620" y="88030"/>
                                    <a:pt x="43424" y="93833"/>
                                    <a:pt x="52420" y="93833"/>
                                  </a:cubicBezTo>
                                  <a:cubicBezTo>
                                    <a:pt x="62025" y="93833"/>
                                    <a:pt x="68629" y="87029"/>
                                    <a:pt x="72231" y="78834"/>
                                  </a:cubicBezTo>
                                  <a:cubicBezTo>
                                    <a:pt x="75232" y="71830"/>
                                    <a:pt x="76033" y="62625"/>
                                    <a:pt x="76033" y="55221"/>
                                  </a:cubicBezTo>
                                  <a:cubicBezTo>
                                    <a:pt x="76033" y="46416"/>
                                    <a:pt x="75232" y="38812"/>
                                    <a:pt x="71230" y="30808"/>
                                  </a:cubicBezTo>
                                  <a:cubicBezTo>
                                    <a:pt x="67428" y="23413"/>
                                    <a:pt x="61024" y="17610"/>
                                    <a:pt x="52019" y="17610"/>
                                  </a:cubicBezTo>
                                  <a:cubicBezTo>
                                    <a:pt x="32818" y="17610"/>
                                    <a:pt x="27816" y="40813"/>
                                    <a:pt x="27816" y="55621"/>
                                  </a:cubicBezTo>
                                  <a:close/>
                                  <a:moveTo>
                                    <a:pt x="12207" y="93833"/>
                                  </a:moveTo>
                                  <a:cubicBezTo>
                                    <a:pt x="3402" y="82827"/>
                                    <a:pt x="0" y="68829"/>
                                    <a:pt x="0" y="55021"/>
                                  </a:cubicBezTo>
                                  <a:cubicBezTo>
                                    <a:pt x="0" y="40013"/>
                                    <a:pt x="3602" y="26415"/>
                                    <a:pt x="14008" y="15208"/>
                                  </a:cubicBezTo>
                                  <a:cubicBezTo>
                                    <a:pt x="23413" y="5203"/>
                                    <a:pt x="37621" y="0"/>
                                    <a:pt x="51219" y="0"/>
                                  </a:cubicBezTo>
                                  <a:cubicBezTo>
                                    <a:pt x="85438" y="0"/>
                                    <a:pt x="103839" y="23813"/>
                                    <a:pt x="103839" y="56022"/>
                                  </a:cubicBezTo>
                                  <a:cubicBezTo>
                                    <a:pt x="103839" y="86829"/>
                                    <a:pt x="84838" y="111443"/>
                                    <a:pt x="52019" y="111443"/>
                                  </a:cubicBezTo>
                                  <a:cubicBezTo>
                                    <a:pt x="37621" y="111443"/>
                                    <a:pt x="21212" y="105039"/>
                                    <a:pt x="12207" y="93833"/>
                                  </a:cubicBezTo>
                                  <a:lnTo>
                                    <a:pt x="12207" y="93833"/>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1740603" y="0"/>
                              <a:ext cx="68618" cy="149254"/>
                            </a:xfrm>
                            <a:custGeom>
                              <a:avLst/>
                              <a:gdLst>
                                <a:gd name="connsiteX0" fmla="*/ 0 w 68618"/>
                                <a:gd name="connsiteY0" fmla="*/ 59824 h 149254"/>
                                <a:gd name="connsiteX1" fmla="*/ 0 w 68618"/>
                                <a:gd name="connsiteY1" fmla="*/ 42814 h 149254"/>
                                <a:gd name="connsiteX2" fmla="*/ 15599 w 68618"/>
                                <a:gd name="connsiteY2" fmla="*/ 42814 h 149254"/>
                                <a:gd name="connsiteX3" fmla="*/ 15599 w 68618"/>
                                <a:gd name="connsiteY3" fmla="*/ 33609 h 149254"/>
                                <a:gd name="connsiteX4" fmla="*/ 26405 w 68618"/>
                                <a:gd name="connsiteY4" fmla="*/ 7804 h 149254"/>
                                <a:gd name="connsiteX5" fmla="*/ 53620 w 68618"/>
                                <a:gd name="connsiteY5" fmla="*/ 0 h 149254"/>
                                <a:gd name="connsiteX6" fmla="*/ 68619 w 68618"/>
                                <a:gd name="connsiteY6" fmla="*/ 2601 h 149254"/>
                                <a:gd name="connsiteX7" fmla="*/ 68619 w 68618"/>
                                <a:gd name="connsiteY7" fmla="*/ 20602 h 149254"/>
                                <a:gd name="connsiteX8" fmla="*/ 58013 w 68618"/>
                                <a:gd name="connsiteY8" fmla="*/ 19401 h 149254"/>
                                <a:gd name="connsiteX9" fmla="*/ 44406 w 68618"/>
                                <a:gd name="connsiteY9" fmla="*/ 24804 h 149254"/>
                                <a:gd name="connsiteX10" fmla="*/ 42214 w 68618"/>
                                <a:gd name="connsiteY10" fmla="*/ 38812 h 149254"/>
                                <a:gd name="connsiteX11" fmla="*/ 42214 w 68618"/>
                                <a:gd name="connsiteY11" fmla="*/ 42814 h 149254"/>
                                <a:gd name="connsiteX12" fmla="*/ 60415 w 68618"/>
                                <a:gd name="connsiteY12" fmla="*/ 42814 h 149254"/>
                                <a:gd name="connsiteX13" fmla="*/ 60415 w 68618"/>
                                <a:gd name="connsiteY13" fmla="*/ 59824 h 149254"/>
                                <a:gd name="connsiteX14" fmla="*/ 42214 w 68618"/>
                                <a:gd name="connsiteY14" fmla="*/ 59824 h 149254"/>
                                <a:gd name="connsiteX15" fmla="*/ 42214 w 68618"/>
                                <a:gd name="connsiteY15" fmla="*/ 132245 h 149254"/>
                                <a:gd name="connsiteX16" fmla="*/ 59824 w 68618"/>
                                <a:gd name="connsiteY16" fmla="*/ 132245 h 149254"/>
                                <a:gd name="connsiteX17" fmla="*/ 59824 w 68618"/>
                                <a:gd name="connsiteY17" fmla="*/ 149254 h 149254"/>
                                <a:gd name="connsiteX18" fmla="*/ 1201 w 68618"/>
                                <a:gd name="connsiteY18" fmla="*/ 149254 h 149254"/>
                                <a:gd name="connsiteX19" fmla="*/ 1201 w 68618"/>
                                <a:gd name="connsiteY19" fmla="*/ 132245 h 149254"/>
                                <a:gd name="connsiteX20" fmla="*/ 15599 w 68618"/>
                                <a:gd name="connsiteY20" fmla="*/ 132245 h 149254"/>
                                <a:gd name="connsiteX21" fmla="*/ 15599 w 68618"/>
                                <a:gd name="connsiteY21" fmla="*/ 59824 h 149254"/>
                                <a:gd name="connsiteX22" fmla="*/ 0 w 68618"/>
                                <a:gd name="connsiteY22" fmla="*/ 59824 h 149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68618" h="149254">
                                  <a:moveTo>
                                    <a:pt x="0" y="59824"/>
                                  </a:moveTo>
                                  <a:lnTo>
                                    <a:pt x="0" y="42814"/>
                                  </a:lnTo>
                                  <a:lnTo>
                                    <a:pt x="15599" y="42814"/>
                                  </a:lnTo>
                                  <a:lnTo>
                                    <a:pt x="15599" y="33609"/>
                                  </a:lnTo>
                                  <a:cubicBezTo>
                                    <a:pt x="15599" y="23804"/>
                                    <a:pt x="17600" y="13407"/>
                                    <a:pt x="26405" y="7804"/>
                                  </a:cubicBezTo>
                                  <a:cubicBezTo>
                                    <a:pt x="35010" y="2001"/>
                                    <a:pt x="43214" y="0"/>
                                    <a:pt x="53620" y="0"/>
                                  </a:cubicBezTo>
                                  <a:cubicBezTo>
                                    <a:pt x="58623" y="0"/>
                                    <a:pt x="63616" y="1201"/>
                                    <a:pt x="68619" y="2601"/>
                                  </a:cubicBezTo>
                                  <a:lnTo>
                                    <a:pt x="68619" y="20602"/>
                                  </a:lnTo>
                                  <a:cubicBezTo>
                                    <a:pt x="65017" y="20002"/>
                                    <a:pt x="61625" y="19401"/>
                                    <a:pt x="58013" y="19401"/>
                                  </a:cubicBezTo>
                                  <a:cubicBezTo>
                                    <a:pt x="52620" y="19401"/>
                                    <a:pt x="48217" y="20602"/>
                                    <a:pt x="44406" y="24804"/>
                                  </a:cubicBezTo>
                                  <a:cubicBezTo>
                                    <a:pt x="42004" y="28006"/>
                                    <a:pt x="42214" y="35410"/>
                                    <a:pt x="42214" y="38812"/>
                                  </a:cubicBezTo>
                                  <a:lnTo>
                                    <a:pt x="42214" y="42814"/>
                                  </a:lnTo>
                                  <a:lnTo>
                                    <a:pt x="60415" y="42814"/>
                                  </a:lnTo>
                                  <a:lnTo>
                                    <a:pt x="60415" y="59824"/>
                                  </a:lnTo>
                                  <a:lnTo>
                                    <a:pt x="42214" y="59824"/>
                                  </a:lnTo>
                                  <a:lnTo>
                                    <a:pt x="42214" y="132245"/>
                                  </a:lnTo>
                                  <a:lnTo>
                                    <a:pt x="59824" y="132245"/>
                                  </a:lnTo>
                                  <a:lnTo>
                                    <a:pt x="59824" y="149254"/>
                                  </a:lnTo>
                                  <a:lnTo>
                                    <a:pt x="1201" y="149254"/>
                                  </a:lnTo>
                                  <a:lnTo>
                                    <a:pt x="1201" y="132245"/>
                                  </a:lnTo>
                                  <a:lnTo>
                                    <a:pt x="15599" y="132245"/>
                                  </a:lnTo>
                                  <a:lnTo>
                                    <a:pt x="15599" y="59824"/>
                                  </a:lnTo>
                                  <a:lnTo>
                                    <a:pt x="0" y="59824"/>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1871265" y="6003"/>
                              <a:ext cx="146262" cy="143250"/>
                            </a:xfrm>
                            <a:custGeom>
                              <a:avLst/>
                              <a:gdLst>
                                <a:gd name="connsiteX0" fmla="*/ 0 w 146262"/>
                                <a:gd name="connsiteY0" fmla="*/ 143251 h 143250"/>
                                <a:gd name="connsiteX1" fmla="*/ 0 w 146262"/>
                                <a:gd name="connsiteY1" fmla="*/ 125241 h 143250"/>
                                <a:gd name="connsiteX2" fmla="*/ 16609 w 146262"/>
                                <a:gd name="connsiteY2" fmla="*/ 125241 h 143250"/>
                                <a:gd name="connsiteX3" fmla="*/ 16609 w 146262"/>
                                <a:gd name="connsiteY3" fmla="*/ 18000 h 143250"/>
                                <a:gd name="connsiteX4" fmla="*/ 0 w 146262"/>
                                <a:gd name="connsiteY4" fmla="*/ 18000 h 143250"/>
                                <a:gd name="connsiteX5" fmla="*/ 0 w 146262"/>
                                <a:gd name="connsiteY5" fmla="*/ 0 h 143250"/>
                                <a:gd name="connsiteX6" fmla="*/ 53220 w 146262"/>
                                <a:gd name="connsiteY6" fmla="*/ 0 h 143250"/>
                                <a:gd name="connsiteX7" fmla="*/ 106440 w 146262"/>
                                <a:gd name="connsiteY7" fmla="*/ 112643 h 143250"/>
                                <a:gd name="connsiteX8" fmla="*/ 106640 w 146262"/>
                                <a:gd name="connsiteY8" fmla="*/ 112643 h 143250"/>
                                <a:gd name="connsiteX9" fmla="*/ 106640 w 146262"/>
                                <a:gd name="connsiteY9" fmla="*/ 18000 h 143250"/>
                                <a:gd name="connsiteX10" fmla="*/ 89831 w 146262"/>
                                <a:gd name="connsiteY10" fmla="*/ 18000 h 143250"/>
                                <a:gd name="connsiteX11" fmla="*/ 89831 w 146262"/>
                                <a:gd name="connsiteY11" fmla="*/ 0 h 143250"/>
                                <a:gd name="connsiteX12" fmla="*/ 146262 w 146262"/>
                                <a:gd name="connsiteY12" fmla="*/ 0 h 143250"/>
                                <a:gd name="connsiteX13" fmla="*/ 146262 w 146262"/>
                                <a:gd name="connsiteY13" fmla="*/ 18000 h 143250"/>
                                <a:gd name="connsiteX14" fmla="*/ 130644 w 146262"/>
                                <a:gd name="connsiteY14" fmla="*/ 18000 h 143250"/>
                                <a:gd name="connsiteX15" fmla="*/ 130644 w 146262"/>
                                <a:gd name="connsiteY15" fmla="*/ 143251 h 143250"/>
                                <a:gd name="connsiteX16" fmla="*/ 95234 w 146262"/>
                                <a:gd name="connsiteY16" fmla="*/ 143251 h 143250"/>
                                <a:gd name="connsiteX17" fmla="*/ 40813 w 146262"/>
                                <a:gd name="connsiteY17" fmla="*/ 27606 h 143250"/>
                                <a:gd name="connsiteX18" fmla="*/ 40623 w 146262"/>
                                <a:gd name="connsiteY18" fmla="*/ 27606 h 143250"/>
                                <a:gd name="connsiteX19" fmla="*/ 40623 w 146262"/>
                                <a:gd name="connsiteY19" fmla="*/ 125241 h 143250"/>
                                <a:gd name="connsiteX20" fmla="*/ 56422 w 146262"/>
                                <a:gd name="connsiteY20" fmla="*/ 125241 h 143250"/>
                                <a:gd name="connsiteX21" fmla="*/ 56422 w 146262"/>
                                <a:gd name="connsiteY21" fmla="*/ 143251 h 143250"/>
                                <a:gd name="connsiteX22" fmla="*/ 0 w 146262"/>
                                <a:gd name="connsiteY22" fmla="*/ 143251 h 143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46262" h="143250">
                                  <a:moveTo>
                                    <a:pt x="0" y="143251"/>
                                  </a:moveTo>
                                  <a:lnTo>
                                    <a:pt x="0" y="125241"/>
                                  </a:lnTo>
                                  <a:lnTo>
                                    <a:pt x="16609" y="125241"/>
                                  </a:lnTo>
                                  <a:lnTo>
                                    <a:pt x="16609" y="18000"/>
                                  </a:lnTo>
                                  <a:lnTo>
                                    <a:pt x="0" y="18000"/>
                                  </a:lnTo>
                                  <a:lnTo>
                                    <a:pt x="0" y="0"/>
                                  </a:lnTo>
                                  <a:lnTo>
                                    <a:pt x="53220" y="0"/>
                                  </a:lnTo>
                                  <a:lnTo>
                                    <a:pt x="106440" y="112643"/>
                                  </a:lnTo>
                                  <a:lnTo>
                                    <a:pt x="106640" y="112643"/>
                                  </a:lnTo>
                                  <a:lnTo>
                                    <a:pt x="106640" y="18000"/>
                                  </a:lnTo>
                                  <a:lnTo>
                                    <a:pt x="89831" y="18000"/>
                                  </a:lnTo>
                                  <a:lnTo>
                                    <a:pt x="89831" y="0"/>
                                  </a:lnTo>
                                  <a:lnTo>
                                    <a:pt x="146262" y="0"/>
                                  </a:lnTo>
                                  <a:lnTo>
                                    <a:pt x="146262" y="18000"/>
                                  </a:lnTo>
                                  <a:lnTo>
                                    <a:pt x="130644" y="18000"/>
                                  </a:lnTo>
                                  <a:lnTo>
                                    <a:pt x="130644" y="143251"/>
                                  </a:lnTo>
                                  <a:lnTo>
                                    <a:pt x="95234" y="143251"/>
                                  </a:lnTo>
                                  <a:lnTo>
                                    <a:pt x="40813" y="27606"/>
                                  </a:lnTo>
                                  <a:lnTo>
                                    <a:pt x="40623" y="27606"/>
                                  </a:lnTo>
                                  <a:lnTo>
                                    <a:pt x="40623" y="125241"/>
                                  </a:lnTo>
                                  <a:lnTo>
                                    <a:pt x="56422" y="125241"/>
                                  </a:lnTo>
                                  <a:lnTo>
                                    <a:pt x="56422" y="143251"/>
                                  </a:lnTo>
                                  <a:lnTo>
                                    <a:pt x="0" y="14325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2023960" y="40213"/>
                              <a:ext cx="98402" cy="111442"/>
                            </a:xfrm>
                            <a:custGeom>
                              <a:avLst/>
                              <a:gdLst>
                                <a:gd name="connsiteX0" fmla="*/ 71220 w 98402"/>
                                <a:gd name="connsiteY0" fmla="*/ 45816 h 111442"/>
                                <a:gd name="connsiteX1" fmla="*/ 51019 w 98402"/>
                                <a:gd name="connsiteY1" fmla="*/ 16609 h 111442"/>
                                <a:gd name="connsiteX2" fmla="*/ 27606 w 98402"/>
                                <a:gd name="connsiteY2" fmla="*/ 45816 h 111442"/>
                                <a:gd name="connsiteX3" fmla="*/ 71220 w 98402"/>
                                <a:gd name="connsiteY3" fmla="*/ 45816 h 111442"/>
                                <a:gd name="connsiteX4" fmla="*/ 27006 w 98402"/>
                                <a:gd name="connsiteY4" fmla="*/ 61224 h 111442"/>
                                <a:gd name="connsiteX5" fmla="*/ 51409 w 98402"/>
                                <a:gd name="connsiteY5" fmla="*/ 94033 h 111442"/>
                                <a:gd name="connsiteX6" fmla="*/ 71220 w 98402"/>
                                <a:gd name="connsiteY6" fmla="*/ 76633 h 111442"/>
                                <a:gd name="connsiteX7" fmla="*/ 96635 w 98402"/>
                                <a:gd name="connsiteY7" fmla="*/ 76633 h 111442"/>
                                <a:gd name="connsiteX8" fmla="*/ 50018 w 98402"/>
                                <a:gd name="connsiteY8" fmla="*/ 111443 h 111442"/>
                                <a:gd name="connsiteX9" fmla="*/ 27806 w 98402"/>
                                <a:gd name="connsiteY9" fmla="*/ 106440 h 111442"/>
                                <a:gd name="connsiteX10" fmla="*/ 11597 w 98402"/>
                                <a:gd name="connsiteY10" fmla="*/ 93032 h 111442"/>
                                <a:gd name="connsiteX11" fmla="*/ 0 w 98402"/>
                                <a:gd name="connsiteY11" fmla="*/ 54821 h 111442"/>
                                <a:gd name="connsiteX12" fmla="*/ 48818 w 98402"/>
                                <a:gd name="connsiteY12" fmla="*/ 0 h 111442"/>
                                <a:gd name="connsiteX13" fmla="*/ 86229 w 98402"/>
                                <a:gd name="connsiteY13" fmla="*/ 14208 h 111442"/>
                                <a:gd name="connsiteX14" fmla="*/ 98035 w 98402"/>
                                <a:gd name="connsiteY14" fmla="*/ 50418 h 111442"/>
                                <a:gd name="connsiteX15" fmla="*/ 98235 w 98402"/>
                                <a:gd name="connsiteY15" fmla="*/ 59623 h 111442"/>
                                <a:gd name="connsiteX16" fmla="*/ 98035 w 98402"/>
                                <a:gd name="connsiteY16" fmla="*/ 61224 h 111442"/>
                                <a:gd name="connsiteX17" fmla="*/ 27006 w 98402"/>
                                <a:gd name="connsiteY17" fmla="*/ 61224 h 111442"/>
                                <a:gd name="connsiteX18" fmla="*/ 27006 w 98402"/>
                                <a:gd name="connsiteY18" fmla="*/ 61224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8402" h="111442">
                                  <a:moveTo>
                                    <a:pt x="71220" y="45816"/>
                                  </a:moveTo>
                                  <a:cubicBezTo>
                                    <a:pt x="71030" y="33809"/>
                                    <a:pt x="66227" y="16609"/>
                                    <a:pt x="51019" y="16609"/>
                                  </a:cubicBezTo>
                                  <a:cubicBezTo>
                                    <a:pt x="34209" y="16609"/>
                                    <a:pt x="28806" y="31808"/>
                                    <a:pt x="27606" y="45816"/>
                                  </a:cubicBezTo>
                                  <a:lnTo>
                                    <a:pt x="71220" y="45816"/>
                                  </a:lnTo>
                                  <a:close/>
                                  <a:moveTo>
                                    <a:pt x="27006" y="61224"/>
                                  </a:moveTo>
                                  <a:cubicBezTo>
                                    <a:pt x="26805" y="76433"/>
                                    <a:pt x="33209" y="94033"/>
                                    <a:pt x="51409" y="94033"/>
                                  </a:cubicBezTo>
                                  <a:cubicBezTo>
                                    <a:pt x="62015" y="94033"/>
                                    <a:pt x="69429" y="86829"/>
                                    <a:pt x="71220" y="76633"/>
                                  </a:cubicBezTo>
                                  <a:lnTo>
                                    <a:pt x="96635" y="76633"/>
                                  </a:lnTo>
                                  <a:cubicBezTo>
                                    <a:pt x="94834" y="100036"/>
                                    <a:pt x="71621" y="111443"/>
                                    <a:pt x="50018" y="111443"/>
                                  </a:cubicBezTo>
                                  <a:cubicBezTo>
                                    <a:pt x="43214" y="111443"/>
                                    <a:pt x="34009" y="109241"/>
                                    <a:pt x="27806" y="106440"/>
                                  </a:cubicBezTo>
                                  <a:cubicBezTo>
                                    <a:pt x="20802" y="103238"/>
                                    <a:pt x="16200" y="99236"/>
                                    <a:pt x="11597" y="93032"/>
                                  </a:cubicBezTo>
                                  <a:cubicBezTo>
                                    <a:pt x="3192" y="82226"/>
                                    <a:pt x="0" y="68228"/>
                                    <a:pt x="0" y="54821"/>
                                  </a:cubicBezTo>
                                  <a:cubicBezTo>
                                    <a:pt x="0" y="25614"/>
                                    <a:pt x="16609" y="0"/>
                                    <a:pt x="48818" y="0"/>
                                  </a:cubicBezTo>
                                  <a:cubicBezTo>
                                    <a:pt x="63025" y="0"/>
                                    <a:pt x="76423" y="3802"/>
                                    <a:pt x="86229" y="14208"/>
                                  </a:cubicBezTo>
                                  <a:cubicBezTo>
                                    <a:pt x="94834" y="23413"/>
                                    <a:pt x="97435" y="38412"/>
                                    <a:pt x="98035" y="50418"/>
                                  </a:cubicBezTo>
                                  <a:cubicBezTo>
                                    <a:pt x="98235" y="53620"/>
                                    <a:pt x="98626" y="56622"/>
                                    <a:pt x="98235" y="59623"/>
                                  </a:cubicBezTo>
                                  <a:cubicBezTo>
                                    <a:pt x="98235" y="60224"/>
                                    <a:pt x="98035" y="60624"/>
                                    <a:pt x="98035" y="61224"/>
                                  </a:cubicBezTo>
                                  <a:lnTo>
                                    <a:pt x="27006" y="61224"/>
                                  </a:lnTo>
                                  <a:lnTo>
                                    <a:pt x="27006" y="61224"/>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2128618" y="42814"/>
                              <a:ext cx="178670" cy="106439"/>
                            </a:xfrm>
                            <a:custGeom>
                              <a:avLst/>
                              <a:gdLst>
                                <a:gd name="connsiteX0" fmla="*/ 50819 w 178670"/>
                                <a:gd name="connsiteY0" fmla="*/ 0 h 106439"/>
                                <a:gd name="connsiteX1" fmla="*/ 50819 w 178670"/>
                                <a:gd name="connsiteY1" fmla="*/ 17009 h 106439"/>
                                <a:gd name="connsiteX2" fmla="*/ 36611 w 178670"/>
                                <a:gd name="connsiteY2" fmla="*/ 17009 h 106439"/>
                                <a:gd name="connsiteX3" fmla="*/ 51810 w 178670"/>
                                <a:gd name="connsiteY3" fmla="*/ 85828 h 106439"/>
                                <a:gd name="connsiteX4" fmla="*/ 52019 w 178670"/>
                                <a:gd name="connsiteY4" fmla="*/ 85828 h 106439"/>
                                <a:gd name="connsiteX5" fmla="*/ 74632 w 178670"/>
                                <a:gd name="connsiteY5" fmla="*/ 0 h 106439"/>
                                <a:gd name="connsiteX6" fmla="*/ 107031 w 178670"/>
                                <a:gd name="connsiteY6" fmla="*/ 0 h 106439"/>
                                <a:gd name="connsiteX7" fmla="*/ 126842 w 178670"/>
                                <a:gd name="connsiteY7" fmla="*/ 85828 h 106439"/>
                                <a:gd name="connsiteX8" fmla="*/ 127042 w 178670"/>
                                <a:gd name="connsiteY8" fmla="*/ 85828 h 106439"/>
                                <a:gd name="connsiteX9" fmla="*/ 145061 w 178670"/>
                                <a:gd name="connsiteY9" fmla="*/ 17009 h 106439"/>
                                <a:gd name="connsiteX10" fmla="*/ 131454 w 178670"/>
                                <a:gd name="connsiteY10" fmla="*/ 17009 h 106439"/>
                                <a:gd name="connsiteX11" fmla="*/ 131454 w 178670"/>
                                <a:gd name="connsiteY11" fmla="*/ 0 h 106439"/>
                                <a:gd name="connsiteX12" fmla="*/ 178670 w 178670"/>
                                <a:gd name="connsiteY12" fmla="*/ 0 h 106439"/>
                                <a:gd name="connsiteX13" fmla="*/ 178670 w 178670"/>
                                <a:gd name="connsiteY13" fmla="*/ 17009 h 106439"/>
                                <a:gd name="connsiteX14" fmla="*/ 168865 w 178670"/>
                                <a:gd name="connsiteY14" fmla="*/ 17009 h 106439"/>
                                <a:gd name="connsiteX15" fmla="*/ 143251 w 178670"/>
                                <a:gd name="connsiteY15" fmla="*/ 106440 h 106439"/>
                                <a:gd name="connsiteX16" fmla="*/ 109642 w 178670"/>
                                <a:gd name="connsiteY16" fmla="*/ 106440 h 106439"/>
                                <a:gd name="connsiteX17" fmla="*/ 90431 w 178670"/>
                                <a:gd name="connsiteY17" fmla="*/ 26615 h 106439"/>
                                <a:gd name="connsiteX18" fmla="*/ 68619 w 178670"/>
                                <a:gd name="connsiteY18" fmla="*/ 106440 h 106439"/>
                                <a:gd name="connsiteX19" fmla="*/ 35010 w 178670"/>
                                <a:gd name="connsiteY19" fmla="*/ 106440 h 106439"/>
                                <a:gd name="connsiteX20" fmla="*/ 9396 w 178670"/>
                                <a:gd name="connsiteY20" fmla="*/ 17009 h 106439"/>
                                <a:gd name="connsiteX21" fmla="*/ 0 w 178670"/>
                                <a:gd name="connsiteY21" fmla="*/ 17009 h 106439"/>
                                <a:gd name="connsiteX22" fmla="*/ 0 w 178670"/>
                                <a:gd name="connsiteY22" fmla="*/ 0 h 106439"/>
                                <a:gd name="connsiteX23" fmla="*/ 50819 w 178670"/>
                                <a:gd name="connsiteY23" fmla="*/ 0 h 106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8670" h="106439">
                                  <a:moveTo>
                                    <a:pt x="50819" y="0"/>
                                  </a:moveTo>
                                  <a:lnTo>
                                    <a:pt x="50819" y="17009"/>
                                  </a:lnTo>
                                  <a:lnTo>
                                    <a:pt x="36611" y="17009"/>
                                  </a:lnTo>
                                  <a:lnTo>
                                    <a:pt x="51810" y="85828"/>
                                  </a:lnTo>
                                  <a:lnTo>
                                    <a:pt x="52019" y="85828"/>
                                  </a:lnTo>
                                  <a:lnTo>
                                    <a:pt x="74632" y="0"/>
                                  </a:lnTo>
                                  <a:lnTo>
                                    <a:pt x="107031" y="0"/>
                                  </a:lnTo>
                                  <a:lnTo>
                                    <a:pt x="126842" y="85828"/>
                                  </a:lnTo>
                                  <a:lnTo>
                                    <a:pt x="127042" y="85828"/>
                                  </a:lnTo>
                                  <a:lnTo>
                                    <a:pt x="145061" y="17009"/>
                                  </a:lnTo>
                                  <a:lnTo>
                                    <a:pt x="131454" y="17009"/>
                                  </a:lnTo>
                                  <a:lnTo>
                                    <a:pt x="131454" y="0"/>
                                  </a:lnTo>
                                  <a:lnTo>
                                    <a:pt x="178670" y="0"/>
                                  </a:lnTo>
                                  <a:lnTo>
                                    <a:pt x="178670" y="17009"/>
                                  </a:lnTo>
                                  <a:lnTo>
                                    <a:pt x="168865" y="17009"/>
                                  </a:lnTo>
                                  <a:lnTo>
                                    <a:pt x="143251" y="106440"/>
                                  </a:lnTo>
                                  <a:lnTo>
                                    <a:pt x="109642" y="106440"/>
                                  </a:lnTo>
                                  <a:lnTo>
                                    <a:pt x="90431" y="26615"/>
                                  </a:lnTo>
                                  <a:lnTo>
                                    <a:pt x="68619" y="106440"/>
                                  </a:lnTo>
                                  <a:lnTo>
                                    <a:pt x="35010" y="106440"/>
                                  </a:lnTo>
                                  <a:lnTo>
                                    <a:pt x="9396" y="17009"/>
                                  </a:lnTo>
                                  <a:lnTo>
                                    <a:pt x="0" y="17009"/>
                                  </a:lnTo>
                                  <a:lnTo>
                                    <a:pt x="0" y="0"/>
                                  </a:lnTo>
                                  <a:lnTo>
                                    <a:pt x="50819" y="0"/>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a:off x="2358945" y="6003"/>
                              <a:ext cx="145842" cy="143250"/>
                            </a:xfrm>
                            <a:custGeom>
                              <a:avLst/>
                              <a:gdLst>
                                <a:gd name="connsiteX0" fmla="*/ 0 w 145842"/>
                                <a:gd name="connsiteY0" fmla="*/ 143251 h 143250"/>
                                <a:gd name="connsiteX1" fmla="*/ 0 w 145842"/>
                                <a:gd name="connsiteY1" fmla="*/ 125241 h 143250"/>
                                <a:gd name="connsiteX2" fmla="*/ 16409 w 145842"/>
                                <a:gd name="connsiteY2" fmla="*/ 125241 h 143250"/>
                                <a:gd name="connsiteX3" fmla="*/ 16409 w 145842"/>
                                <a:gd name="connsiteY3" fmla="*/ 18000 h 143250"/>
                                <a:gd name="connsiteX4" fmla="*/ 0 w 145842"/>
                                <a:gd name="connsiteY4" fmla="*/ 18000 h 143250"/>
                                <a:gd name="connsiteX5" fmla="*/ 0 w 145842"/>
                                <a:gd name="connsiteY5" fmla="*/ 0 h 143250"/>
                                <a:gd name="connsiteX6" fmla="*/ 61225 w 145842"/>
                                <a:gd name="connsiteY6" fmla="*/ 0 h 143250"/>
                                <a:gd name="connsiteX7" fmla="*/ 61225 w 145842"/>
                                <a:gd name="connsiteY7" fmla="*/ 18000 h 143250"/>
                                <a:gd name="connsiteX8" fmla="*/ 43815 w 145842"/>
                                <a:gd name="connsiteY8" fmla="*/ 18000 h 143250"/>
                                <a:gd name="connsiteX9" fmla="*/ 43815 w 145842"/>
                                <a:gd name="connsiteY9" fmla="*/ 61625 h 143250"/>
                                <a:gd name="connsiteX10" fmla="*/ 101828 w 145842"/>
                                <a:gd name="connsiteY10" fmla="*/ 61625 h 143250"/>
                                <a:gd name="connsiteX11" fmla="*/ 101828 w 145842"/>
                                <a:gd name="connsiteY11" fmla="*/ 18000 h 143250"/>
                                <a:gd name="connsiteX12" fmla="*/ 84428 w 145842"/>
                                <a:gd name="connsiteY12" fmla="*/ 18000 h 143250"/>
                                <a:gd name="connsiteX13" fmla="*/ 84428 w 145842"/>
                                <a:gd name="connsiteY13" fmla="*/ 0 h 143250"/>
                                <a:gd name="connsiteX14" fmla="*/ 145843 w 145842"/>
                                <a:gd name="connsiteY14" fmla="*/ 0 h 143250"/>
                                <a:gd name="connsiteX15" fmla="*/ 145843 w 145842"/>
                                <a:gd name="connsiteY15" fmla="*/ 18000 h 143250"/>
                                <a:gd name="connsiteX16" fmla="*/ 129243 w 145842"/>
                                <a:gd name="connsiteY16" fmla="*/ 18000 h 143250"/>
                                <a:gd name="connsiteX17" fmla="*/ 129243 w 145842"/>
                                <a:gd name="connsiteY17" fmla="*/ 125241 h 143250"/>
                                <a:gd name="connsiteX18" fmla="*/ 145843 w 145842"/>
                                <a:gd name="connsiteY18" fmla="*/ 125241 h 143250"/>
                                <a:gd name="connsiteX19" fmla="*/ 145843 w 145842"/>
                                <a:gd name="connsiteY19" fmla="*/ 143251 h 143250"/>
                                <a:gd name="connsiteX20" fmla="*/ 84428 w 145842"/>
                                <a:gd name="connsiteY20" fmla="*/ 143251 h 143250"/>
                                <a:gd name="connsiteX21" fmla="*/ 84428 w 145842"/>
                                <a:gd name="connsiteY21" fmla="*/ 125241 h 143250"/>
                                <a:gd name="connsiteX22" fmla="*/ 101828 w 145842"/>
                                <a:gd name="connsiteY22" fmla="*/ 125241 h 143250"/>
                                <a:gd name="connsiteX23" fmla="*/ 101828 w 145842"/>
                                <a:gd name="connsiteY23" fmla="*/ 79625 h 143250"/>
                                <a:gd name="connsiteX24" fmla="*/ 43815 w 145842"/>
                                <a:gd name="connsiteY24" fmla="*/ 79625 h 143250"/>
                                <a:gd name="connsiteX25" fmla="*/ 43815 w 145842"/>
                                <a:gd name="connsiteY25" fmla="*/ 125241 h 143250"/>
                                <a:gd name="connsiteX26" fmla="*/ 61225 w 145842"/>
                                <a:gd name="connsiteY26" fmla="*/ 125241 h 143250"/>
                                <a:gd name="connsiteX27" fmla="*/ 61225 w 145842"/>
                                <a:gd name="connsiteY27" fmla="*/ 143251 h 143250"/>
                                <a:gd name="connsiteX28" fmla="*/ 0 w 145842"/>
                                <a:gd name="connsiteY28" fmla="*/ 143251 h 143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45842" h="143250">
                                  <a:moveTo>
                                    <a:pt x="0" y="143251"/>
                                  </a:moveTo>
                                  <a:lnTo>
                                    <a:pt x="0" y="125241"/>
                                  </a:lnTo>
                                  <a:lnTo>
                                    <a:pt x="16409" y="125241"/>
                                  </a:lnTo>
                                  <a:lnTo>
                                    <a:pt x="16409" y="18000"/>
                                  </a:lnTo>
                                  <a:lnTo>
                                    <a:pt x="0" y="18000"/>
                                  </a:lnTo>
                                  <a:lnTo>
                                    <a:pt x="0" y="0"/>
                                  </a:lnTo>
                                  <a:lnTo>
                                    <a:pt x="61225" y="0"/>
                                  </a:lnTo>
                                  <a:lnTo>
                                    <a:pt x="61225" y="18000"/>
                                  </a:lnTo>
                                  <a:lnTo>
                                    <a:pt x="43815" y="18000"/>
                                  </a:lnTo>
                                  <a:lnTo>
                                    <a:pt x="43815" y="61625"/>
                                  </a:lnTo>
                                  <a:lnTo>
                                    <a:pt x="101828" y="61625"/>
                                  </a:lnTo>
                                  <a:lnTo>
                                    <a:pt x="101828" y="18000"/>
                                  </a:lnTo>
                                  <a:lnTo>
                                    <a:pt x="84428" y="18000"/>
                                  </a:lnTo>
                                  <a:lnTo>
                                    <a:pt x="84428" y="0"/>
                                  </a:lnTo>
                                  <a:lnTo>
                                    <a:pt x="145843" y="0"/>
                                  </a:lnTo>
                                  <a:lnTo>
                                    <a:pt x="145843" y="18000"/>
                                  </a:lnTo>
                                  <a:lnTo>
                                    <a:pt x="129243" y="18000"/>
                                  </a:lnTo>
                                  <a:lnTo>
                                    <a:pt x="129243" y="125241"/>
                                  </a:lnTo>
                                  <a:lnTo>
                                    <a:pt x="145843" y="125241"/>
                                  </a:lnTo>
                                  <a:lnTo>
                                    <a:pt x="145843" y="143251"/>
                                  </a:lnTo>
                                  <a:lnTo>
                                    <a:pt x="84428" y="143251"/>
                                  </a:lnTo>
                                  <a:lnTo>
                                    <a:pt x="84428" y="125241"/>
                                  </a:lnTo>
                                  <a:lnTo>
                                    <a:pt x="101828" y="125241"/>
                                  </a:lnTo>
                                  <a:lnTo>
                                    <a:pt x="101828" y="79625"/>
                                  </a:lnTo>
                                  <a:lnTo>
                                    <a:pt x="43815" y="79625"/>
                                  </a:lnTo>
                                  <a:lnTo>
                                    <a:pt x="43815" y="125241"/>
                                  </a:lnTo>
                                  <a:lnTo>
                                    <a:pt x="61225" y="125241"/>
                                  </a:lnTo>
                                  <a:lnTo>
                                    <a:pt x="61225" y="143251"/>
                                  </a:lnTo>
                                  <a:lnTo>
                                    <a:pt x="0" y="14325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2518033" y="40213"/>
                              <a:ext cx="104038" cy="111442"/>
                            </a:xfrm>
                            <a:custGeom>
                              <a:avLst/>
                              <a:gdLst>
                                <a:gd name="connsiteX0" fmla="*/ 52629 w 104038"/>
                                <a:gd name="connsiteY0" fmla="*/ 59824 h 111442"/>
                                <a:gd name="connsiteX1" fmla="*/ 26605 w 104038"/>
                                <a:gd name="connsiteY1" fmla="*/ 79234 h 111442"/>
                                <a:gd name="connsiteX2" fmla="*/ 40623 w 104038"/>
                                <a:gd name="connsiteY2" fmla="*/ 94033 h 111442"/>
                                <a:gd name="connsiteX3" fmla="*/ 65227 w 104038"/>
                                <a:gd name="connsiteY3" fmla="*/ 59824 h 111442"/>
                                <a:gd name="connsiteX4" fmla="*/ 52629 w 104038"/>
                                <a:gd name="connsiteY4" fmla="*/ 59824 h 111442"/>
                                <a:gd name="connsiteX5" fmla="*/ 67228 w 104038"/>
                                <a:gd name="connsiteY5" fmla="*/ 92032 h 111442"/>
                                <a:gd name="connsiteX6" fmla="*/ 34009 w 104038"/>
                                <a:gd name="connsiteY6" fmla="*/ 111443 h 111442"/>
                                <a:gd name="connsiteX7" fmla="*/ 2401 w 104038"/>
                                <a:gd name="connsiteY7" fmla="*/ 92032 h 111442"/>
                                <a:gd name="connsiteX8" fmla="*/ 0 w 104038"/>
                                <a:gd name="connsiteY8" fmla="*/ 78234 h 111442"/>
                                <a:gd name="connsiteX9" fmla="*/ 10406 w 104038"/>
                                <a:gd name="connsiteY9" fmla="*/ 54221 h 111442"/>
                                <a:gd name="connsiteX10" fmla="*/ 34610 w 104038"/>
                                <a:gd name="connsiteY10" fmla="*/ 45015 h 111442"/>
                                <a:gd name="connsiteX11" fmla="*/ 50018 w 104038"/>
                                <a:gd name="connsiteY11" fmla="*/ 44015 h 111442"/>
                                <a:gd name="connsiteX12" fmla="*/ 64426 w 104038"/>
                                <a:gd name="connsiteY12" fmla="*/ 44815 h 111442"/>
                                <a:gd name="connsiteX13" fmla="*/ 47417 w 104038"/>
                                <a:gd name="connsiteY13" fmla="*/ 16009 h 111442"/>
                                <a:gd name="connsiteX14" fmla="*/ 30417 w 104038"/>
                                <a:gd name="connsiteY14" fmla="*/ 35210 h 111442"/>
                                <a:gd name="connsiteX15" fmla="*/ 4002 w 104038"/>
                                <a:gd name="connsiteY15" fmla="*/ 35210 h 111442"/>
                                <a:gd name="connsiteX16" fmla="*/ 47417 w 104038"/>
                                <a:gd name="connsiteY16" fmla="*/ 0 h 111442"/>
                                <a:gd name="connsiteX17" fmla="*/ 86829 w 104038"/>
                                <a:gd name="connsiteY17" fmla="*/ 20812 h 111442"/>
                                <a:gd name="connsiteX18" fmla="*/ 89440 w 104038"/>
                                <a:gd name="connsiteY18" fmla="*/ 30808 h 111442"/>
                                <a:gd name="connsiteX19" fmla="*/ 90241 w 104038"/>
                                <a:gd name="connsiteY19" fmla="*/ 44415 h 111442"/>
                                <a:gd name="connsiteX20" fmla="*/ 90241 w 104038"/>
                                <a:gd name="connsiteY20" fmla="*/ 92232 h 111442"/>
                                <a:gd name="connsiteX21" fmla="*/ 104038 w 104038"/>
                                <a:gd name="connsiteY21" fmla="*/ 92232 h 111442"/>
                                <a:gd name="connsiteX22" fmla="*/ 104038 w 104038"/>
                                <a:gd name="connsiteY22" fmla="*/ 109041 h 111442"/>
                                <a:gd name="connsiteX23" fmla="*/ 67228 w 104038"/>
                                <a:gd name="connsiteY23" fmla="*/ 109041 h 111442"/>
                                <a:gd name="connsiteX24" fmla="*/ 67228 w 104038"/>
                                <a:gd name="connsiteY24" fmla="*/ 92032 h 111442"/>
                                <a:gd name="connsiteX25" fmla="*/ 67228 w 104038"/>
                                <a:gd name="connsiteY25" fmla="*/ 92032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04038" h="111442">
                                  <a:moveTo>
                                    <a:pt x="52629" y="59824"/>
                                  </a:moveTo>
                                  <a:cubicBezTo>
                                    <a:pt x="39022" y="59824"/>
                                    <a:pt x="26605" y="63025"/>
                                    <a:pt x="26605" y="79234"/>
                                  </a:cubicBezTo>
                                  <a:cubicBezTo>
                                    <a:pt x="26605" y="87429"/>
                                    <a:pt x="32018" y="94033"/>
                                    <a:pt x="40623" y="94033"/>
                                  </a:cubicBezTo>
                                  <a:cubicBezTo>
                                    <a:pt x="60024" y="94033"/>
                                    <a:pt x="64626" y="75432"/>
                                    <a:pt x="65227" y="59824"/>
                                  </a:cubicBezTo>
                                  <a:lnTo>
                                    <a:pt x="52629" y="59824"/>
                                  </a:lnTo>
                                  <a:close/>
                                  <a:moveTo>
                                    <a:pt x="67228" y="92032"/>
                                  </a:moveTo>
                                  <a:cubicBezTo>
                                    <a:pt x="61224" y="105439"/>
                                    <a:pt x="48417" y="111443"/>
                                    <a:pt x="34009" y="111443"/>
                                  </a:cubicBezTo>
                                  <a:cubicBezTo>
                                    <a:pt x="19211" y="111443"/>
                                    <a:pt x="4803" y="103038"/>
                                    <a:pt x="2401" y="92032"/>
                                  </a:cubicBezTo>
                                  <a:cubicBezTo>
                                    <a:pt x="200" y="85028"/>
                                    <a:pt x="0" y="81436"/>
                                    <a:pt x="0" y="78234"/>
                                  </a:cubicBezTo>
                                  <a:cubicBezTo>
                                    <a:pt x="0" y="69229"/>
                                    <a:pt x="3602" y="60224"/>
                                    <a:pt x="10406" y="54221"/>
                                  </a:cubicBezTo>
                                  <a:cubicBezTo>
                                    <a:pt x="15609" y="49418"/>
                                    <a:pt x="27615" y="45216"/>
                                    <a:pt x="34610" y="45015"/>
                                  </a:cubicBezTo>
                                  <a:cubicBezTo>
                                    <a:pt x="39612" y="44815"/>
                                    <a:pt x="45015" y="44015"/>
                                    <a:pt x="50018" y="44015"/>
                                  </a:cubicBezTo>
                                  <a:cubicBezTo>
                                    <a:pt x="54821" y="44015"/>
                                    <a:pt x="59623" y="44615"/>
                                    <a:pt x="64426" y="44815"/>
                                  </a:cubicBezTo>
                                  <a:cubicBezTo>
                                    <a:pt x="65817" y="32008"/>
                                    <a:pt x="64026" y="16009"/>
                                    <a:pt x="47417" y="16009"/>
                                  </a:cubicBezTo>
                                  <a:cubicBezTo>
                                    <a:pt x="35820" y="16009"/>
                                    <a:pt x="30217" y="24013"/>
                                    <a:pt x="30417" y="35210"/>
                                  </a:cubicBezTo>
                                  <a:lnTo>
                                    <a:pt x="4002" y="35210"/>
                                  </a:lnTo>
                                  <a:cubicBezTo>
                                    <a:pt x="4602" y="9205"/>
                                    <a:pt x="24013" y="0"/>
                                    <a:pt x="47417" y="0"/>
                                  </a:cubicBezTo>
                                  <a:cubicBezTo>
                                    <a:pt x="64026" y="0"/>
                                    <a:pt x="79634" y="4402"/>
                                    <a:pt x="86829" y="20812"/>
                                  </a:cubicBezTo>
                                  <a:cubicBezTo>
                                    <a:pt x="88430" y="24414"/>
                                    <a:pt x="88830" y="26615"/>
                                    <a:pt x="89440" y="30808"/>
                                  </a:cubicBezTo>
                                  <a:cubicBezTo>
                                    <a:pt x="90031" y="35410"/>
                                    <a:pt x="90241" y="39813"/>
                                    <a:pt x="90241" y="44415"/>
                                  </a:cubicBezTo>
                                  <a:lnTo>
                                    <a:pt x="90241" y="92232"/>
                                  </a:lnTo>
                                  <a:lnTo>
                                    <a:pt x="104038" y="92232"/>
                                  </a:lnTo>
                                  <a:lnTo>
                                    <a:pt x="104038" y="109041"/>
                                  </a:lnTo>
                                  <a:lnTo>
                                    <a:pt x="67228" y="109041"/>
                                  </a:lnTo>
                                  <a:lnTo>
                                    <a:pt x="67228" y="92032"/>
                                  </a:lnTo>
                                  <a:lnTo>
                                    <a:pt x="67228" y="92032"/>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2634098" y="40213"/>
                              <a:ext cx="178860" cy="109041"/>
                            </a:xfrm>
                            <a:custGeom>
                              <a:avLst/>
                              <a:gdLst>
                                <a:gd name="connsiteX0" fmla="*/ 38812 w 178860"/>
                                <a:gd name="connsiteY0" fmla="*/ 20011 h 109041"/>
                                <a:gd name="connsiteX1" fmla="*/ 72221 w 178860"/>
                                <a:gd name="connsiteY1" fmla="*/ 0 h 109041"/>
                                <a:gd name="connsiteX2" fmla="*/ 101828 w 178860"/>
                                <a:gd name="connsiteY2" fmla="*/ 20011 h 109041"/>
                                <a:gd name="connsiteX3" fmla="*/ 132845 w 178860"/>
                                <a:gd name="connsiteY3" fmla="*/ 0 h 109041"/>
                                <a:gd name="connsiteX4" fmla="*/ 164062 w 178860"/>
                                <a:gd name="connsiteY4" fmla="*/ 20011 h 109041"/>
                                <a:gd name="connsiteX5" fmla="*/ 165854 w 178860"/>
                                <a:gd name="connsiteY5" fmla="*/ 36611 h 109041"/>
                                <a:gd name="connsiteX6" fmla="*/ 165854 w 178860"/>
                                <a:gd name="connsiteY6" fmla="*/ 92032 h 109041"/>
                                <a:gd name="connsiteX7" fmla="*/ 178861 w 178860"/>
                                <a:gd name="connsiteY7" fmla="*/ 92032 h 109041"/>
                                <a:gd name="connsiteX8" fmla="*/ 178861 w 178860"/>
                                <a:gd name="connsiteY8" fmla="*/ 109041 h 109041"/>
                                <a:gd name="connsiteX9" fmla="*/ 126642 w 178860"/>
                                <a:gd name="connsiteY9" fmla="*/ 109041 h 109041"/>
                                <a:gd name="connsiteX10" fmla="*/ 126642 w 178860"/>
                                <a:gd name="connsiteY10" fmla="*/ 92032 h 109041"/>
                                <a:gd name="connsiteX11" fmla="*/ 139249 w 178860"/>
                                <a:gd name="connsiteY11" fmla="*/ 92032 h 109041"/>
                                <a:gd name="connsiteX12" fmla="*/ 139249 w 178860"/>
                                <a:gd name="connsiteY12" fmla="*/ 44615 h 109041"/>
                                <a:gd name="connsiteX13" fmla="*/ 123440 w 178860"/>
                                <a:gd name="connsiteY13" fmla="*/ 19611 h 109041"/>
                                <a:gd name="connsiteX14" fmla="*/ 106630 w 178860"/>
                                <a:gd name="connsiteY14" fmla="*/ 30417 h 109041"/>
                                <a:gd name="connsiteX15" fmla="*/ 103238 w 178860"/>
                                <a:gd name="connsiteY15" fmla="*/ 51019 h 109041"/>
                                <a:gd name="connsiteX16" fmla="*/ 103238 w 178860"/>
                                <a:gd name="connsiteY16" fmla="*/ 92032 h 109041"/>
                                <a:gd name="connsiteX17" fmla="*/ 115645 w 178860"/>
                                <a:gd name="connsiteY17" fmla="*/ 92032 h 109041"/>
                                <a:gd name="connsiteX18" fmla="*/ 115645 w 178860"/>
                                <a:gd name="connsiteY18" fmla="*/ 109041 h 109041"/>
                                <a:gd name="connsiteX19" fmla="*/ 64426 w 178860"/>
                                <a:gd name="connsiteY19" fmla="*/ 109041 h 109041"/>
                                <a:gd name="connsiteX20" fmla="*/ 64426 w 178860"/>
                                <a:gd name="connsiteY20" fmla="*/ 92032 h 109041"/>
                                <a:gd name="connsiteX21" fmla="*/ 76633 w 178860"/>
                                <a:gd name="connsiteY21" fmla="*/ 92032 h 109041"/>
                                <a:gd name="connsiteX22" fmla="*/ 76633 w 178860"/>
                                <a:gd name="connsiteY22" fmla="*/ 42814 h 109041"/>
                                <a:gd name="connsiteX23" fmla="*/ 74022 w 178860"/>
                                <a:gd name="connsiteY23" fmla="*/ 26615 h 109041"/>
                                <a:gd name="connsiteX24" fmla="*/ 62225 w 178860"/>
                                <a:gd name="connsiteY24" fmla="*/ 19611 h 109041"/>
                                <a:gd name="connsiteX25" fmla="*/ 42014 w 178860"/>
                                <a:gd name="connsiteY25" fmla="*/ 36411 h 109041"/>
                                <a:gd name="connsiteX26" fmla="*/ 40623 w 178860"/>
                                <a:gd name="connsiteY26" fmla="*/ 52019 h 109041"/>
                                <a:gd name="connsiteX27" fmla="*/ 40623 w 178860"/>
                                <a:gd name="connsiteY27" fmla="*/ 92032 h 109041"/>
                                <a:gd name="connsiteX28" fmla="*/ 53420 w 178860"/>
                                <a:gd name="connsiteY28" fmla="*/ 92032 h 109041"/>
                                <a:gd name="connsiteX29" fmla="*/ 53420 w 178860"/>
                                <a:gd name="connsiteY29" fmla="*/ 109041 h 109041"/>
                                <a:gd name="connsiteX30" fmla="*/ 0 w 178860"/>
                                <a:gd name="connsiteY30" fmla="*/ 109041 h 109041"/>
                                <a:gd name="connsiteX31" fmla="*/ 0 w 178860"/>
                                <a:gd name="connsiteY31" fmla="*/ 92032 h 109041"/>
                                <a:gd name="connsiteX32" fmla="*/ 14008 w 178860"/>
                                <a:gd name="connsiteY32" fmla="*/ 92032 h 109041"/>
                                <a:gd name="connsiteX33" fmla="*/ 14008 w 178860"/>
                                <a:gd name="connsiteY33" fmla="*/ 19611 h 109041"/>
                                <a:gd name="connsiteX34" fmla="*/ 0 w 178860"/>
                                <a:gd name="connsiteY34" fmla="*/ 19611 h 109041"/>
                                <a:gd name="connsiteX35" fmla="*/ 0 w 178860"/>
                                <a:gd name="connsiteY35" fmla="*/ 2601 h 109041"/>
                                <a:gd name="connsiteX36" fmla="*/ 38812 w 178860"/>
                                <a:gd name="connsiteY36" fmla="*/ 2601 h 109041"/>
                                <a:gd name="connsiteX37" fmla="*/ 38812 w 178860"/>
                                <a:gd name="connsiteY37" fmla="*/ 20011 h 109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178860" h="109041">
                                  <a:moveTo>
                                    <a:pt x="38812" y="20011"/>
                                  </a:moveTo>
                                  <a:cubicBezTo>
                                    <a:pt x="45616" y="6404"/>
                                    <a:pt x="56822" y="0"/>
                                    <a:pt x="72221" y="0"/>
                                  </a:cubicBezTo>
                                  <a:cubicBezTo>
                                    <a:pt x="86429" y="0"/>
                                    <a:pt x="96835" y="5403"/>
                                    <a:pt x="101828" y="20011"/>
                                  </a:cubicBezTo>
                                  <a:cubicBezTo>
                                    <a:pt x="107641" y="6404"/>
                                    <a:pt x="119047" y="0"/>
                                    <a:pt x="132845" y="0"/>
                                  </a:cubicBezTo>
                                  <a:cubicBezTo>
                                    <a:pt x="148054" y="0"/>
                                    <a:pt x="158860" y="7004"/>
                                    <a:pt x="164062" y="20011"/>
                                  </a:cubicBezTo>
                                  <a:cubicBezTo>
                                    <a:pt x="166654" y="26615"/>
                                    <a:pt x="165854" y="31408"/>
                                    <a:pt x="165854" y="36611"/>
                                  </a:cubicBezTo>
                                  <a:lnTo>
                                    <a:pt x="165854" y="92032"/>
                                  </a:lnTo>
                                  <a:lnTo>
                                    <a:pt x="178861" y="92032"/>
                                  </a:lnTo>
                                  <a:lnTo>
                                    <a:pt x="178861" y="109041"/>
                                  </a:lnTo>
                                  <a:lnTo>
                                    <a:pt x="126642" y="109041"/>
                                  </a:lnTo>
                                  <a:lnTo>
                                    <a:pt x="126642" y="92032"/>
                                  </a:lnTo>
                                  <a:lnTo>
                                    <a:pt x="139249" y="92032"/>
                                  </a:lnTo>
                                  <a:lnTo>
                                    <a:pt x="139249" y="44615"/>
                                  </a:lnTo>
                                  <a:cubicBezTo>
                                    <a:pt x="139249" y="33809"/>
                                    <a:pt x="137848" y="19611"/>
                                    <a:pt x="123440" y="19611"/>
                                  </a:cubicBezTo>
                                  <a:cubicBezTo>
                                    <a:pt x="115645" y="19611"/>
                                    <a:pt x="110042" y="23213"/>
                                    <a:pt x="106630" y="30417"/>
                                  </a:cubicBezTo>
                                  <a:cubicBezTo>
                                    <a:pt x="103238" y="37411"/>
                                    <a:pt x="103238" y="43415"/>
                                    <a:pt x="103238" y="51019"/>
                                  </a:cubicBezTo>
                                  <a:lnTo>
                                    <a:pt x="103238" y="92032"/>
                                  </a:lnTo>
                                  <a:lnTo>
                                    <a:pt x="115645" y="92032"/>
                                  </a:lnTo>
                                  <a:lnTo>
                                    <a:pt x="115645" y="109041"/>
                                  </a:lnTo>
                                  <a:lnTo>
                                    <a:pt x="64426" y="109041"/>
                                  </a:lnTo>
                                  <a:lnTo>
                                    <a:pt x="64426" y="92032"/>
                                  </a:lnTo>
                                  <a:lnTo>
                                    <a:pt x="76633" y="92032"/>
                                  </a:lnTo>
                                  <a:lnTo>
                                    <a:pt x="76633" y="42814"/>
                                  </a:lnTo>
                                  <a:cubicBezTo>
                                    <a:pt x="76633" y="36811"/>
                                    <a:pt x="76633" y="32208"/>
                                    <a:pt x="74022" y="26615"/>
                                  </a:cubicBezTo>
                                  <a:cubicBezTo>
                                    <a:pt x="72021" y="22412"/>
                                    <a:pt x="66828" y="19611"/>
                                    <a:pt x="62225" y="19611"/>
                                  </a:cubicBezTo>
                                  <a:cubicBezTo>
                                    <a:pt x="51019" y="19611"/>
                                    <a:pt x="45006" y="26415"/>
                                    <a:pt x="42014" y="36411"/>
                                  </a:cubicBezTo>
                                  <a:cubicBezTo>
                                    <a:pt x="40623" y="41614"/>
                                    <a:pt x="40623" y="46616"/>
                                    <a:pt x="40623" y="52019"/>
                                  </a:cubicBezTo>
                                  <a:lnTo>
                                    <a:pt x="40623" y="92032"/>
                                  </a:lnTo>
                                  <a:lnTo>
                                    <a:pt x="53420" y="92032"/>
                                  </a:lnTo>
                                  <a:lnTo>
                                    <a:pt x="53420" y="109041"/>
                                  </a:lnTo>
                                  <a:lnTo>
                                    <a:pt x="0" y="109041"/>
                                  </a:lnTo>
                                  <a:lnTo>
                                    <a:pt x="0" y="92032"/>
                                  </a:lnTo>
                                  <a:lnTo>
                                    <a:pt x="14008" y="92032"/>
                                  </a:lnTo>
                                  <a:lnTo>
                                    <a:pt x="14008" y="19611"/>
                                  </a:lnTo>
                                  <a:lnTo>
                                    <a:pt x="0" y="19611"/>
                                  </a:lnTo>
                                  <a:lnTo>
                                    <a:pt x="0" y="2601"/>
                                  </a:lnTo>
                                  <a:lnTo>
                                    <a:pt x="38812" y="2601"/>
                                  </a:lnTo>
                                  <a:lnTo>
                                    <a:pt x="38812" y="2001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2818238" y="40213"/>
                              <a:ext cx="114844" cy="141449"/>
                            </a:xfrm>
                            <a:custGeom>
                              <a:avLst/>
                              <a:gdLst>
                                <a:gd name="connsiteX0" fmla="*/ 45425 w 114844"/>
                                <a:gd name="connsiteY0" fmla="*/ 30207 h 141449"/>
                                <a:gd name="connsiteX1" fmla="*/ 39022 w 114844"/>
                                <a:gd name="connsiteY1" fmla="*/ 56222 h 141449"/>
                                <a:gd name="connsiteX2" fmla="*/ 63626 w 114844"/>
                                <a:gd name="connsiteY2" fmla="*/ 93433 h 141449"/>
                                <a:gd name="connsiteX3" fmla="*/ 87429 w 114844"/>
                                <a:gd name="connsiteY3" fmla="*/ 57222 h 141449"/>
                                <a:gd name="connsiteX4" fmla="*/ 64426 w 114844"/>
                                <a:gd name="connsiteY4" fmla="*/ 17410 h 141449"/>
                                <a:gd name="connsiteX5" fmla="*/ 45425 w 114844"/>
                                <a:gd name="connsiteY5" fmla="*/ 30207 h 141449"/>
                                <a:gd name="connsiteX6" fmla="*/ 39022 w 114844"/>
                                <a:gd name="connsiteY6" fmla="*/ 20611 h 141449"/>
                                <a:gd name="connsiteX7" fmla="*/ 70430 w 114844"/>
                                <a:gd name="connsiteY7" fmla="*/ 0 h 141449"/>
                                <a:gd name="connsiteX8" fmla="*/ 107040 w 114844"/>
                                <a:gd name="connsiteY8" fmla="*/ 20611 h 141449"/>
                                <a:gd name="connsiteX9" fmla="*/ 114845 w 114844"/>
                                <a:gd name="connsiteY9" fmla="*/ 54421 h 141449"/>
                                <a:gd name="connsiteX10" fmla="*/ 104839 w 114844"/>
                                <a:gd name="connsiteY10" fmla="*/ 94233 h 141449"/>
                                <a:gd name="connsiteX11" fmla="*/ 70830 w 114844"/>
                                <a:gd name="connsiteY11" fmla="*/ 111443 h 141449"/>
                                <a:gd name="connsiteX12" fmla="*/ 40623 w 114844"/>
                                <a:gd name="connsiteY12" fmla="*/ 93032 h 141449"/>
                                <a:gd name="connsiteX13" fmla="*/ 40623 w 114844"/>
                                <a:gd name="connsiteY13" fmla="*/ 124450 h 141449"/>
                                <a:gd name="connsiteX14" fmla="*/ 55621 w 114844"/>
                                <a:gd name="connsiteY14" fmla="*/ 124450 h 141449"/>
                                <a:gd name="connsiteX15" fmla="*/ 55621 w 114844"/>
                                <a:gd name="connsiteY15" fmla="*/ 141450 h 141449"/>
                                <a:gd name="connsiteX16" fmla="*/ 0 w 114844"/>
                                <a:gd name="connsiteY16" fmla="*/ 141450 h 141449"/>
                                <a:gd name="connsiteX17" fmla="*/ 0 w 114844"/>
                                <a:gd name="connsiteY17" fmla="*/ 124450 h 141449"/>
                                <a:gd name="connsiteX18" fmla="*/ 14008 w 114844"/>
                                <a:gd name="connsiteY18" fmla="*/ 124450 h 141449"/>
                                <a:gd name="connsiteX19" fmla="*/ 14008 w 114844"/>
                                <a:gd name="connsiteY19" fmla="*/ 19611 h 141449"/>
                                <a:gd name="connsiteX20" fmla="*/ 0 w 114844"/>
                                <a:gd name="connsiteY20" fmla="*/ 19611 h 141449"/>
                                <a:gd name="connsiteX21" fmla="*/ 0 w 114844"/>
                                <a:gd name="connsiteY21" fmla="*/ 2601 h 141449"/>
                                <a:gd name="connsiteX22" fmla="*/ 39022 w 114844"/>
                                <a:gd name="connsiteY22" fmla="*/ 2601 h 141449"/>
                                <a:gd name="connsiteX23" fmla="*/ 39022 w 114844"/>
                                <a:gd name="connsiteY23" fmla="*/ 20611 h 141449"/>
                                <a:gd name="connsiteX24" fmla="*/ 39022 w 114844"/>
                                <a:gd name="connsiteY24" fmla="*/ 20611 h 141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114844" h="141449">
                                  <a:moveTo>
                                    <a:pt x="45425" y="30207"/>
                                  </a:moveTo>
                                  <a:cubicBezTo>
                                    <a:pt x="40813" y="39012"/>
                                    <a:pt x="39022" y="47617"/>
                                    <a:pt x="39022" y="56222"/>
                                  </a:cubicBezTo>
                                  <a:cubicBezTo>
                                    <a:pt x="39022" y="71230"/>
                                    <a:pt x="44815" y="93433"/>
                                    <a:pt x="63626" y="93433"/>
                                  </a:cubicBezTo>
                                  <a:cubicBezTo>
                                    <a:pt x="82827" y="93433"/>
                                    <a:pt x="87429" y="72431"/>
                                    <a:pt x="87429" y="57222"/>
                                  </a:cubicBezTo>
                                  <a:cubicBezTo>
                                    <a:pt x="87429" y="42014"/>
                                    <a:pt x="84428" y="17410"/>
                                    <a:pt x="64426" y="17410"/>
                                  </a:cubicBezTo>
                                  <a:cubicBezTo>
                                    <a:pt x="55821" y="17410"/>
                                    <a:pt x="48627" y="23413"/>
                                    <a:pt x="45425" y="30207"/>
                                  </a:cubicBezTo>
                                  <a:close/>
                                  <a:moveTo>
                                    <a:pt x="39022" y="20611"/>
                                  </a:moveTo>
                                  <a:cubicBezTo>
                                    <a:pt x="46416" y="6203"/>
                                    <a:pt x="57813" y="0"/>
                                    <a:pt x="70430" y="0"/>
                                  </a:cubicBezTo>
                                  <a:cubicBezTo>
                                    <a:pt x="86629" y="0"/>
                                    <a:pt x="97444" y="6604"/>
                                    <a:pt x="107040" y="20611"/>
                                  </a:cubicBezTo>
                                  <a:cubicBezTo>
                                    <a:pt x="111243" y="26815"/>
                                    <a:pt x="114845" y="40013"/>
                                    <a:pt x="114845" y="54421"/>
                                  </a:cubicBezTo>
                                  <a:cubicBezTo>
                                    <a:pt x="114845" y="70429"/>
                                    <a:pt x="113244" y="80435"/>
                                    <a:pt x="104839" y="94233"/>
                                  </a:cubicBezTo>
                                  <a:cubicBezTo>
                                    <a:pt x="98035" y="105439"/>
                                    <a:pt x="83627" y="111443"/>
                                    <a:pt x="70830" y="111443"/>
                                  </a:cubicBezTo>
                                  <a:cubicBezTo>
                                    <a:pt x="59023" y="111443"/>
                                    <a:pt x="48627" y="106240"/>
                                    <a:pt x="40623" y="93032"/>
                                  </a:cubicBezTo>
                                  <a:lnTo>
                                    <a:pt x="40623" y="124450"/>
                                  </a:lnTo>
                                  <a:lnTo>
                                    <a:pt x="55621" y="124450"/>
                                  </a:lnTo>
                                  <a:lnTo>
                                    <a:pt x="55621" y="141450"/>
                                  </a:lnTo>
                                  <a:lnTo>
                                    <a:pt x="0" y="141450"/>
                                  </a:lnTo>
                                  <a:lnTo>
                                    <a:pt x="0" y="124450"/>
                                  </a:lnTo>
                                  <a:lnTo>
                                    <a:pt x="14008" y="124450"/>
                                  </a:lnTo>
                                  <a:lnTo>
                                    <a:pt x="14008" y="19611"/>
                                  </a:lnTo>
                                  <a:lnTo>
                                    <a:pt x="0" y="19611"/>
                                  </a:lnTo>
                                  <a:lnTo>
                                    <a:pt x="0" y="2601"/>
                                  </a:lnTo>
                                  <a:lnTo>
                                    <a:pt x="39022" y="2601"/>
                                  </a:lnTo>
                                  <a:lnTo>
                                    <a:pt x="39022" y="20611"/>
                                  </a:lnTo>
                                  <a:lnTo>
                                    <a:pt x="39022" y="20611"/>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2949242" y="40213"/>
                              <a:ext cx="83772" cy="111442"/>
                            </a:xfrm>
                            <a:custGeom>
                              <a:avLst/>
                              <a:gdLst>
                                <a:gd name="connsiteX0" fmla="*/ 61150 w 83772"/>
                                <a:gd name="connsiteY0" fmla="*/ 36811 h 111442"/>
                                <a:gd name="connsiteX1" fmla="*/ 42950 w 83772"/>
                                <a:gd name="connsiteY1" fmla="*/ 16009 h 111442"/>
                                <a:gd name="connsiteX2" fmla="*/ 26340 w 83772"/>
                                <a:gd name="connsiteY2" fmla="*/ 29616 h 111442"/>
                                <a:gd name="connsiteX3" fmla="*/ 29542 w 83772"/>
                                <a:gd name="connsiteY3" fmla="*/ 37811 h 111442"/>
                                <a:gd name="connsiteX4" fmla="*/ 35546 w 83772"/>
                                <a:gd name="connsiteY4" fmla="*/ 40813 h 111442"/>
                                <a:gd name="connsiteX5" fmla="*/ 76359 w 83772"/>
                                <a:gd name="connsiteY5" fmla="*/ 55621 h 111442"/>
                                <a:gd name="connsiteX6" fmla="*/ 83763 w 83772"/>
                                <a:gd name="connsiteY6" fmla="*/ 76833 h 111442"/>
                                <a:gd name="connsiteX7" fmla="*/ 77159 w 83772"/>
                                <a:gd name="connsiteY7" fmla="*/ 98235 h 111442"/>
                                <a:gd name="connsiteX8" fmla="*/ 45742 w 83772"/>
                                <a:gd name="connsiteY8" fmla="*/ 111443 h 111442"/>
                                <a:gd name="connsiteX9" fmla="*/ 19537 w 83772"/>
                                <a:gd name="connsiteY9" fmla="*/ 98235 h 111442"/>
                                <a:gd name="connsiteX10" fmla="*/ 19537 w 83772"/>
                                <a:gd name="connsiteY10" fmla="*/ 109041 h 111442"/>
                                <a:gd name="connsiteX11" fmla="*/ 326 w 83772"/>
                                <a:gd name="connsiteY11" fmla="*/ 109041 h 111442"/>
                                <a:gd name="connsiteX12" fmla="*/ 326 w 83772"/>
                                <a:gd name="connsiteY12" fmla="*/ 72030 h 111442"/>
                                <a:gd name="connsiteX13" fmla="*/ 21138 w 83772"/>
                                <a:gd name="connsiteY13" fmla="*/ 72030 h 111442"/>
                                <a:gd name="connsiteX14" fmla="*/ 41939 w 83772"/>
                                <a:gd name="connsiteY14" fmla="*/ 94433 h 111442"/>
                                <a:gd name="connsiteX15" fmla="*/ 56948 w 83772"/>
                                <a:gd name="connsiteY15" fmla="*/ 81235 h 111442"/>
                                <a:gd name="connsiteX16" fmla="*/ 51755 w 83772"/>
                                <a:gd name="connsiteY16" fmla="*/ 70429 h 111442"/>
                                <a:gd name="connsiteX17" fmla="*/ 13733 w 83772"/>
                                <a:gd name="connsiteY17" fmla="*/ 58423 h 111442"/>
                                <a:gd name="connsiteX18" fmla="*/ 126 w 83772"/>
                                <a:gd name="connsiteY18" fmla="*/ 30607 h 111442"/>
                                <a:gd name="connsiteX19" fmla="*/ 7130 w 83772"/>
                                <a:gd name="connsiteY19" fmla="*/ 11406 h 111442"/>
                                <a:gd name="connsiteX20" fmla="*/ 36746 w 83772"/>
                                <a:gd name="connsiteY20" fmla="*/ 0 h 111442"/>
                                <a:gd name="connsiteX21" fmla="*/ 61951 w 83772"/>
                                <a:gd name="connsiteY21" fmla="*/ 11406 h 111442"/>
                                <a:gd name="connsiteX22" fmla="*/ 61951 w 83772"/>
                                <a:gd name="connsiteY22" fmla="*/ 2601 h 111442"/>
                                <a:gd name="connsiteX23" fmla="*/ 80761 w 83772"/>
                                <a:gd name="connsiteY23" fmla="*/ 2601 h 111442"/>
                                <a:gd name="connsiteX24" fmla="*/ 80761 w 83772"/>
                                <a:gd name="connsiteY24" fmla="*/ 36811 h 111442"/>
                                <a:gd name="connsiteX25" fmla="*/ 61150 w 83772"/>
                                <a:gd name="connsiteY25" fmla="*/ 36811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83772" h="111442">
                                  <a:moveTo>
                                    <a:pt x="61150" y="36811"/>
                                  </a:moveTo>
                                  <a:cubicBezTo>
                                    <a:pt x="59949" y="25414"/>
                                    <a:pt x="55757" y="16009"/>
                                    <a:pt x="42950" y="16009"/>
                                  </a:cubicBezTo>
                                  <a:cubicBezTo>
                                    <a:pt x="34345" y="16009"/>
                                    <a:pt x="26340" y="19811"/>
                                    <a:pt x="26340" y="29616"/>
                                  </a:cubicBezTo>
                                  <a:cubicBezTo>
                                    <a:pt x="26340" y="33009"/>
                                    <a:pt x="27331" y="35210"/>
                                    <a:pt x="29542" y="37811"/>
                                  </a:cubicBezTo>
                                  <a:cubicBezTo>
                                    <a:pt x="31334" y="39212"/>
                                    <a:pt x="33544" y="39813"/>
                                    <a:pt x="35546" y="40813"/>
                                  </a:cubicBezTo>
                                  <a:cubicBezTo>
                                    <a:pt x="46952" y="44015"/>
                                    <a:pt x="68354" y="45616"/>
                                    <a:pt x="76359" y="55621"/>
                                  </a:cubicBezTo>
                                  <a:cubicBezTo>
                                    <a:pt x="81752" y="62225"/>
                                    <a:pt x="83763" y="68428"/>
                                    <a:pt x="83763" y="76833"/>
                                  </a:cubicBezTo>
                                  <a:cubicBezTo>
                                    <a:pt x="83963" y="83027"/>
                                    <a:pt x="81161" y="92632"/>
                                    <a:pt x="77159" y="98235"/>
                                  </a:cubicBezTo>
                                  <a:cubicBezTo>
                                    <a:pt x="72357" y="104839"/>
                                    <a:pt x="60750" y="111443"/>
                                    <a:pt x="45742" y="111443"/>
                                  </a:cubicBezTo>
                                  <a:cubicBezTo>
                                    <a:pt x="35746" y="111443"/>
                                    <a:pt x="24930" y="106840"/>
                                    <a:pt x="19537" y="98235"/>
                                  </a:cubicBezTo>
                                  <a:lnTo>
                                    <a:pt x="19537" y="109041"/>
                                  </a:lnTo>
                                  <a:lnTo>
                                    <a:pt x="326" y="109041"/>
                                  </a:lnTo>
                                  <a:lnTo>
                                    <a:pt x="326" y="72030"/>
                                  </a:lnTo>
                                  <a:lnTo>
                                    <a:pt x="21138" y="72030"/>
                                  </a:lnTo>
                                  <a:cubicBezTo>
                                    <a:pt x="21938" y="85228"/>
                                    <a:pt x="27741" y="94433"/>
                                    <a:pt x="41939" y="94433"/>
                                  </a:cubicBezTo>
                                  <a:cubicBezTo>
                                    <a:pt x="49353" y="94433"/>
                                    <a:pt x="56948" y="89230"/>
                                    <a:pt x="56948" y="81235"/>
                                  </a:cubicBezTo>
                                  <a:cubicBezTo>
                                    <a:pt x="56948" y="77233"/>
                                    <a:pt x="55757" y="72431"/>
                                    <a:pt x="51755" y="70429"/>
                                  </a:cubicBezTo>
                                  <a:cubicBezTo>
                                    <a:pt x="39748" y="64626"/>
                                    <a:pt x="25140" y="66027"/>
                                    <a:pt x="13733" y="58423"/>
                                  </a:cubicBezTo>
                                  <a:cubicBezTo>
                                    <a:pt x="3928" y="51619"/>
                                    <a:pt x="126" y="42414"/>
                                    <a:pt x="126" y="30607"/>
                                  </a:cubicBezTo>
                                  <a:cubicBezTo>
                                    <a:pt x="-874" y="21812"/>
                                    <a:pt x="4328" y="15409"/>
                                    <a:pt x="7130" y="11406"/>
                                  </a:cubicBezTo>
                                  <a:cubicBezTo>
                                    <a:pt x="11132" y="5803"/>
                                    <a:pt x="24339" y="0"/>
                                    <a:pt x="36746" y="0"/>
                                  </a:cubicBezTo>
                                  <a:cubicBezTo>
                                    <a:pt x="45942" y="0"/>
                                    <a:pt x="56348" y="4002"/>
                                    <a:pt x="61951" y="11406"/>
                                  </a:cubicBezTo>
                                  <a:lnTo>
                                    <a:pt x="61951" y="2601"/>
                                  </a:lnTo>
                                  <a:lnTo>
                                    <a:pt x="80761" y="2601"/>
                                  </a:lnTo>
                                  <a:lnTo>
                                    <a:pt x="80761" y="36811"/>
                                  </a:lnTo>
                                  <a:lnTo>
                                    <a:pt x="61150" y="3681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1" name="Freeform: Shape 4101"/>
                          <wps:cNvSpPr/>
                          <wps:spPr>
                            <a:xfrm>
                              <a:off x="3045383" y="3602"/>
                              <a:ext cx="116845" cy="145652"/>
                            </a:xfrm>
                            <a:custGeom>
                              <a:avLst/>
                              <a:gdLst>
                                <a:gd name="connsiteX0" fmla="*/ 0 w 116845"/>
                                <a:gd name="connsiteY0" fmla="*/ 145652 h 145652"/>
                                <a:gd name="connsiteX1" fmla="*/ 0 w 116845"/>
                                <a:gd name="connsiteY1" fmla="*/ 128643 h 145652"/>
                                <a:gd name="connsiteX2" fmla="*/ 13608 w 116845"/>
                                <a:gd name="connsiteY2" fmla="*/ 128643 h 145652"/>
                                <a:gd name="connsiteX3" fmla="*/ 13608 w 116845"/>
                                <a:gd name="connsiteY3" fmla="*/ 17000 h 145652"/>
                                <a:gd name="connsiteX4" fmla="*/ 0 w 116845"/>
                                <a:gd name="connsiteY4" fmla="*/ 17000 h 145652"/>
                                <a:gd name="connsiteX5" fmla="*/ 0 w 116845"/>
                                <a:gd name="connsiteY5" fmla="*/ 0 h 145652"/>
                                <a:gd name="connsiteX6" fmla="*/ 40222 w 116845"/>
                                <a:gd name="connsiteY6" fmla="*/ 0 h 145652"/>
                                <a:gd name="connsiteX7" fmla="*/ 40222 w 116845"/>
                                <a:gd name="connsiteY7" fmla="*/ 53020 h 145652"/>
                                <a:gd name="connsiteX8" fmla="*/ 70629 w 116845"/>
                                <a:gd name="connsiteY8" fmla="*/ 36611 h 145652"/>
                                <a:gd name="connsiteX9" fmla="*/ 96034 w 116845"/>
                                <a:gd name="connsiteY9" fmla="*/ 46016 h 145652"/>
                                <a:gd name="connsiteX10" fmla="*/ 103438 w 116845"/>
                                <a:gd name="connsiteY10" fmla="*/ 71220 h 145652"/>
                                <a:gd name="connsiteX11" fmla="*/ 103438 w 116845"/>
                                <a:gd name="connsiteY11" fmla="*/ 128643 h 145652"/>
                                <a:gd name="connsiteX12" fmla="*/ 116846 w 116845"/>
                                <a:gd name="connsiteY12" fmla="*/ 128643 h 145652"/>
                                <a:gd name="connsiteX13" fmla="*/ 116846 w 116845"/>
                                <a:gd name="connsiteY13" fmla="*/ 145652 h 145652"/>
                                <a:gd name="connsiteX14" fmla="*/ 63816 w 116845"/>
                                <a:gd name="connsiteY14" fmla="*/ 145652 h 145652"/>
                                <a:gd name="connsiteX15" fmla="*/ 63816 w 116845"/>
                                <a:gd name="connsiteY15" fmla="*/ 128643 h 145652"/>
                                <a:gd name="connsiteX16" fmla="*/ 76824 w 116845"/>
                                <a:gd name="connsiteY16" fmla="*/ 128643 h 145652"/>
                                <a:gd name="connsiteX17" fmla="*/ 76824 w 116845"/>
                                <a:gd name="connsiteY17" fmla="*/ 80826 h 145652"/>
                                <a:gd name="connsiteX18" fmla="*/ 75823 w 116845"/>
                                <a:gd name="connsiteY18" fmla="*/ 68619 h 145652"/>
                                <a:gd name="connsiteX19" fmla="*/ 61224 w 116845"/>
                                <a:gd name="connsiteY19" fmla="*/ 54821 h 145652"/>
                                <a:gd name="connsiteX20" fmla="*/ 43014 w 116845"/>
                                <a:gd name="connsiteY20" fmla="*/ 68419 h 145652"/>
                                <a:gd name="connsiteX21" fmla="*/ 40222 w 116845"/>
                                <a:gd name="connsiteY21" fmla="*/ 91031 h 145652"/>
                                <a:gd name="connsiteX22" fmla="*/ 40222 w 116845"/>
                                <a:gd name="connsiteY22" fmla="*/ 128643 h 145652"/>
                                <a:gd name="connsiteX23" fmla="*/ 53220 w 116845"/>
                                <a:gd name="connsiteY23" fmla="*/ 128643 h 145652"/>
                                <a:gd name="connsiteX24" fmla="*/ 53220 w 116845"/>
                                <a:gd name="connsiteY24" fmla="*/ 145652 h 145652"/>
                                <a:gd name="connsiteX25" fmla="*/ 0 w 116845"/>
                                <a:gd name="connsiteY25" fmla="*/ 145652 h 145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16845" h="145652">
                                  <a:moveTo>
                                    <a:pt x="0" y="145652"/>
                                  </a:moveTo>
                                  <a:lnTo>
                                    <a:pt x="0" y="128643"/>
                                  </a:lnTo>
                                  <a:lnTo>
                                    <a:pt x="13608" y="128643"/>
                                  </a:lnTo>
                                  <a:lnTo>
                                    <a:pt x="13608" y="17000"/>
                                  </a:lnTo>
                                  <a:lnTo>
                                    <a:pt x="0" y="17000"/>
                                  </a:lnTo>
                                  <a:lnTo>
                                    <a:pt x="0" y="0"/>
                                  </a:lnTo>
                                  <a:lnTo>
                                    <a:pt x="40222" y="0"/>
                                  </a:lnTo>
                                  <a:lnTo>
                                    <a:pt x="40222" y="53020"/>
                                  </a:lnTo>
                                  <a:cubicBezTo>
                                    <a:pt x="47617" y="41213"/>
                                    <a:pt x="56612" y="36611"/>
                                    <a:pt x="70629" y="36611"/>
                                  </a:cubicBezTo>
                                  <a:cubicBezTo>
                                    <a:pt x="79434" y="36611"/>
                                    <a:pt x="90031" y="39212"/>
                                    <a:pt x="96034" y="46016"/>
                                  </a:cubicBezTo>
                                  <a:cubicBezTo>
                                    <a:pt x="102438" y="53220"/>
                                    <a:pt x="103438" y="62025"/>
                                    <a:pt x="103438" y="71220"/>
                                  </a:cubicBezTo>
                                  <a:lnTo>
                                    <a:pt x="103438" y="128643"/>
                                  </a:lnTo>
                                  <a:lnTo>
                                    <a:pt x="116846" y="128643"/>
                                  </a:lnTo>
                                  <a:lnTo>
                                    <a:pt x="116846" y="145652"/>
                                  </a:lnTo>
                                  <a:lnTo>
                                    <a:pt x="63816" y="145652"/>
                                  </a:lnTo>
                                  <a:lnTo>
                                    <a:pt x="63816" y="128643"/>
                                  </a:lnTo>
                                  <a:lnTo>
                                    <a:pt x="76824" y="128643"/>
                                  </a:lnTo>
                                  <a:lnTo>
                                    <a:pt x="76824" y="80826"/>
                                  </a:lnTo>
                                  <a:cubicBezTo>
                                    <a:pt x="76824" y="76824"/>
                                    <a:pt x="76423" y="72621"/>
                                    <a:pt x="75823" y="68619"/>
                                  </a:cubicBezTo>
                                  <a:cubicBezTo>
                                    <a:pt x="75223" y="61024"/>
                                    <a:pt x="69029" y="54821"/>
                                    <a:pt x="61224" y="54821"/>
                                  </a:cubicBezTo>
                                  <a:cubicBezTo>
                                    <a:pt x="51619" y="54821"/>
                                    <a:pt x="46216" y="59824"/>
                                    <a:pt x="43014" y="68419"/>
                                  </a:cubicBezTo>
                                  <a:cubicBezTo>
                                    <a:pt x="40013" y="75823"/>
                                    <a:pt x="40222" y="83227"/>
                                    <a:pt x="40222" y="91031"/>
                                  </a:cubicBezTo>
                                  <a:lnTo>
                                    <a:pt x="40222" y="128643"/>
                                  </a:lnTo>
                                  <a:lnTo>
                                    <a:pt x="53220" y="128643"/>
                                  </a:lnTo>
                                  <a:lnTo>
                                    <a:pt x="53220" y="145652"/>
                                  </a:lnTo>
                                  <a:lnTo>
                                    <a:pt x="0" y="145652"/>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2" name="Freeform: Shape 4102"/>
                          <wps:cNvSpPr/>
                          <wps:spPr>
                            <a:xfrm>
                              <a:off x="3174854" y="2201"/>
                              <a:ext cx="53219" cy="147052"/>
                            </a:xfrm>
                            <a:custGeom>
                              <a:avLst/>
                              <a:gdLst>
                                <a:gd name="connsiteX0" fmla="*/ 14208 w 53219"/>
                                <a:gd name="connsiteY0" fmla="*/ 24414 h 147052"/>
                                <a:gd name="connsiteX1" fmla="*/ 40813 w 53219"/>
                                <a:gd name="connsiteY1" fmla="*/ 24414 h 147052"/>
                                <a:gd name="connsiteX2" fmla="*/ 40813 w 53219"/>
                                <a:gd name="connsiteY2" fmla="*/ 0 h 147052"/>
                                <a:gd name="connsiteX3" fmla="*/ 14208 w 53219"/>
                                <a:gd name="connsiteY3" fmla="*/ 0 h 147052"/>
                                <a:gd name="connsiteX4" fmla="*/ 14208 w 53219"/>
                                <a:gd name="connsiteY4" fmla="*/ 24414 h 147052"/>
                                <a:gd name="connsiteX5" fmla="*/ 0 w 53219"/>
                                <a:gd name="connsiteY5" fmla="*/ 147053 h 147052"/>
                                <a:gd name="connsiteX6" fmla="*/ 0 w 53219"/>
                                <a:gd name="connsiteY6" fmla="*/ 130043 h 147052"/>
                                <a:gd name="connsiteX7" fmla="*/ 14208 w 53219"/>
                                <a:gd name="connsiteY7" fmla="*/ 130043 h 147052"/>
                                <a:gd name="connsiteX8" fmla="*/ 14208 w 53219"/>
                                <a:gd name="connsiteY8" fmla="*/ 57622 h 147052"/>
                                <a:gd name="connsiteX9" fmla="*/ 0 w 53219"/>
                                <a:gd name="connsiteY9" fmla="*/ 57622 h 147052"/>
                                <a:gd name="connsiteX10" fmla="*/ 0 w 53219"/>
                                <a:gd name="connsiteY10" fmla="*/ 40613 h 147052"/>
                                <a:gd name="connsiteX11" fmla="*/ 40813 w 53219"/>
                                <a:gd name="connsiteY11" fmla="*/ 40613 h 147052"/>
                                <a:gd name="connsiteX12" fmla="*/ 40813 w 53219"/>
                                <a:gd name="connsiteY12" fmla="*/ 130043 h 147052"/>
                                <a:gd name="connsiteX13" fmla="*/ 53220 w 53219"/>
                                <a:gd name="connsiteY13" fmla="*/ 130043 h 147052"/>
                                <a:gd name="connsiteX14" fmla="*/ 53220 w 53219"/>
                                <a:gd name="connsiteY14" fmla="*/ 147053 h 147052"/>
                                <a:gd name="connsiteX15" fmla="*/ 0 w 53219"/>
                                <a:gd name="connsiteY15" fmla="*/ 147053 h 147052"/>
                                <a:gd name="connsiteX16" fmla="*/ 0 w 53219"/>
                                <a:gd name="connsiteY16" fmla="*/ 147053 h 147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3219" h="147052">
                                  <a:moveTo>
                                    <a:pt x="14208" y="24414"/>
                                  </a:moveTo>
                                  <a:lnTo>
                                    <a:pt x="40813" y="24414"/>
                                  </a:lnTo>
                                  <a:lnTo>
                                    <a:pt x="40813" y="0"/>
                                  </a:lnTo>
                                  <a:lnTo>
                                    <a:pt x="14208" y="0"/>
                                  </a:lnTo>
                                  <a:lnTo>
                                    <a:pt x="14208" y="24414"/>
                                  </a:lnTo>
                                  <a:close/>
                                  <a:moveTo>
                                    <a:pt x="0" y="147053"/>
                                  </a:moveTo>
                                  <a:lnTo>
                                    <a:pt x="0" y="130043"/>
                                  </a:lnTo>
                                  <a:lnTo>
                                    <a:pt x="14208" y="130043"/>
                                  </a:lnTo>
                                  <a:lnTo>
                                    <a:pt x="14208" y="57622"/>
                                  </a:lnTo>
                                  <a:lnTo>
                                    <a:pt x="0" y="57622"/>
                                  </a:lnTo>
                                  <a:lnTo>
                                    <a:pt x="0" y="40613"/>
                                  </a:lnTo>
                                  <a:lnTo>
                                    <a:pt x="40813" y="40613"/>
                                  </a:lnTo>
                                  <a:lnTo>
                                    <a:pt x="40813" y="130043"/>
                                  </a:lnTo>
                                  <a:lnTo>
                                    <a:pt x="53220" y="130043"/>
                                  </a:lnTo>
                                  <a:lnTo>
                                    <a:pt x="53220" y="147053"/>
                                  </a:lnTo>
                                  <a:lnTo>
                                    <a:pt x="0" y="147053"/>
                                  </a:lnTo>
                                  <a:lnTo>
                                    <a:pt x="0" y="147053"/>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3" name="Freeform: Shape 4103"/>
                          <wps:cNvSpPr/>
                          <wps:spPr>
                            <a:xfrm>
                              <a:off x="3240767" y="40756"/>
                              <a:ext cx="74422" cy="108498"/>
                            </a:xfrm>
                            <a:custGeom>
                              <a:avLst/>
                              <a:gdLst>
                                <a:gd name="connsiteX0" fmla="*/ 39012 w 74422"/>
                                <a:gd name="connsiteY0" fmla="*/ 24671 h 108498"/>
                                <a:gd name="connsiteX1" fmla="*/ 74422 w 74422"/>
                                <a:gd name="connsiteY1" fmla="*/ 257 h 108498"/>
                                <a:gd name="connsiteX2" fmla="*/ 74422 w 74422"/>
                                <a:gd name="connsiteY2" fmla="*/ 26272 h 108498"/>
                                <a:gd name="connsiteX3" fmla="*/ 65027 w 74422"/>
                                <a:gd name="connsiteY3" fmla="*/ 24671 h 108498"/>
                                <a:gd name="connsiteX4" fmla="*/ 43215 w 74422"/>
                                <a:gd name="connsiteY4" fmla="*/ 39670 h 108498"/>
                                <a:gd name="connsiteX5" fmla="*/ 40613 w 74422"/>
                                <a:gd name="connsiteY5" fmla="*/ 64083 h 108498"/>
                                <a:gd name="connsiteX6" fmla="*/ 40613 w 74422"/>
                                <a:gd name="connsiteY6" fmla="*/ 91489 h 108498"/>
                                <a:gd name="connsiteX7" fmla="*/ 57622 w 74422"/>
                                <a:gd name="connsiteY7" fmla="*/ 91489 h 108498"/>
                                <a:gd name="connsiteX8" fmla="*/ 57622 w 74422"/>
                                <a:gd name="connsiteY8" fmla="*/ 108498 h 108498"/>
                                <a:gd name="connsiteX9" fmla="*/ 0 w 74422"/>
                                <a:gd name="connsiteY9" fmla="*/ 108498 h 108498"/>
                                <a:gd name="connsiteX10" fmla="*/ 0 w 74422"/>
                                <a:gd name="connsiteY10" fmla="*/ 91489 h 108498"/>
                                <a:gd name="connsiteX11" fmla="*/ 13998 w 74422"/>
                                <a:gd name="connsiteY11" fmla="*/ 91489 h 108498"/>
                                <a:gd name="connsiteX12" fmla="*/ 13998 w 74422"/>
                                <a:gd name="connsiteY12" fmla="*/ 19068 h 108498"/>
                                <a:gd name="connsiteX13" fmla="*/ 0 w 74422"/>
                                <a:gd name="connsiteY13" fmla="*/ 19068 h 108498"/>
                                <a:gd name="connsiteX14" fmla="*/ 0 w 74422"/>
                                <a:gd name="connsiteY14" fmla="*/ 2058 h 108498"/>
                                <a:gd name="connsiteX15" fmla="*/ 39012 w 74422"/>
                                <a:gd name="connsiteY15" fmla="*/ 2058 h 108498"/>
                                <a:gd name="connsiteX16" fmla="*/ 39012 w 74422"/>
                                <a:gd name="connsiteY16" fmla="*/ 24671 h 1084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4422" h="108498">
                                  <a:moveTo>
                                    <a:pt x="39012" y="24671"/>
                                  </a:moveTo>
                                  <a:cubicBezTo>
                                    <a:pt x="43215" y="6060"/>
                                    <a:pt x="55812" y="-1544"/>
                                    <a:pt x="74422" y="257"/>
                                  </a:cubicBezTo>
                                  <a:lnTo>
                                    <a:pt x="74422" y="26272"/>
                                  </a:lnTo>
                                  <a:cubicBezTo>
                                    <a:pt x="71430" y="25471"/>
                                    <a:pt x="68228" y="24671"/>
                                    <a:pt x="65027" y="24671"/>
                                  </a:cubicBezTo>
                                  <a:cubicBezTo>
                                    <a:pt x="55221" y="24671"/>
                                    <a:pt x="46616" y="30665"/>
                                    <a:pt x="43215" y="39670"/>
                                  </a:cubicBezTo>
                                  <a:cubicBezTo>
                                    <a:pt x="40613" y="46874"/>
                                    <a:pt x="40613" y="56679"/>
                                    <a:pt x="40613" y="64083"/>
                                  </a:cubicBezTo>
                                  <a:lnTo>
                                    <a:pt x="40613" y="91489"/>
                                  </a:lnTo>
                                  <a:lnTo>
                                    <a:pt x="57622" y="91489"/>
                                  </a:lnTo>
                                  <a:lnTo>
                                    <a:pt x="57622" y="108498"/>
                                  </a:lnTo>
                                  <a:lnTo>
                                    <a:pt x="0" y="108498"/>
                                  </a:lnTo>
                                  <a:lnTo>
                                    <a:pt x="0" y="91489"/>
                                  </a:lnTo>
                                  <a:lnTo>
                                    <a:pt x="13998" y="91489"/>
                                  </a:lnTo>
                                  <a:lnTo>
                                    <a:pt x="13998" y="19068"/>
                                  </a:lnTo>
                                  <a:lnTo>
                                    <a:pt x="0" y="19068"/>
                                  </a:lnTo>
                                  <a:lnTo>
                                    <a:pt x="0" y="2058"/>
                                  </a:lnTo>
                                  <a:lnTo>
                                    <a:pt x="39012" y="2058"/>
                                  </a:lnTo>
                                  <a:lnTo>
                                    <a:pt x="39012" y="2467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4" name="Freeform: Shape 4104"/>
                          <wps:cNvSpPr/>
                          <wps:spPr>
                            <a:xfrm>
                              <a:off x="3323899" y="40213"/>
                              <a:ext cx="98402" cy="111442"/>
                            </a:xfrm>
                            <a:custGeom>
                              <a:avLst/>
                              <a:gdLst>
                                <a:gd name="connsiteX0" fmla="*/ 71220 w 98402"/>
                                <a:gd name="connsiteY0" fmla="*/ 45816 h 111442"/>
                                <a:gd name="connsiteX1" fmla="*/ 51019 w 98402"/>
                                <a:gd name="connsiteY1" fmla="*/ 16609 h 111442"/>
                                <a:gd name="connsiteX2" fmla="*/ 27606 w 98402"/>
                                <a:gd name="connsiteY2" fmla="*/ 45816 h 111442"/>
                                <a:gd name="connsiteX3" fmla="*/ 71220 w 98402"/>
                                <a:gd name="connsiteY3" fmla="*/ 45816 h 111442"/>
                                <a:gd name="connsiteX4" fmla="*/ 27005 w 98402"/>
                                <a:gd name="connsiteY4" fmla="*/ 61224 h 111442"/>
                                <a:gd name="connsiteX5" fmla="*/ 51409 w 98402"/>
                                <a:gd name="connsiteY5" fmla="*/ 94033 h 111442"/>
                                <a:gd name="connsiteX6" fmla="*/ 71220 w 98402"/>
                                <a:gd name="connsiteY6" fmla="*/ 76633 h 111442"/>
                                <a:gd name="connsiteX7" fmla="*/ 96635 w 98402"/>
                                <a:gd name="connsiteY7" fmla="*/ 76633 h 111442"/>
                                <a:gd name="connsiteX8" fmla="*/ 50018 w 98402"/>
                                <a:gd name="connsiteY8" fmla="*/ 111443 h 111442"/>
                                <a:gd name="connsiteX9" fmla="*/ 27806 w 98402"/>
                                <a:gd name="connsiteY9" fmla="*/ 106440 h 111442"/>
                                <a:gd name="connsiteX10" fmla="*/ 11597 w 98402"/>
                                <a:gd name="connsiteY10" fmla="*/ 93032 h 111442"/>
                                <a:gd name="connsiteX11" fmla="*/ 0 w 98402"/>
                                <a:gd name="connsiteY11" fmla="*/ 54821 h 111442"/>
                                <a:gd name="connsiteX12" fmla="*/ 48817 w 98402"/>
                                <a:gd name="connsiteY12" fmla="*/ 0 h 111442"/>
                                <a:gd name="connsiteX13" fmla="*/ 86229 w 98402"/>
                                <a:gd name="connsiteY13" fmla="*/ 14208 h 111442"/>
                                <a:gd name="connsiteX14" fmla="*/ 98035 w 98402"/>
                                <a:gd name="connsiteY14" fmla="*/ 50418 h 111442"/>
                                <a:gd name="connsiteX15" fmla="*/ 98235 w 98402"/>
                                <a:gd name="connsiteY15" fmla="*/ 59623 h 111442"/>
                                <a:gd name="connsiteX16" fmla="*/ 98035 w 98402"/>
                                <a:gd name="connsiteY16" fmla="*/ 61224 h 111442"/>
                                <a:gd name="connsiteX17" fmla="*/ 27005 w 98402"/>
                                <a:gd name="connsiteY17" fmla="*/ 61224 h 111442"/>
                                <a:gd name="connsiteX18" fmla="*/ 27005 w 98402"/>
                                <a:gd name="connsiteY18" fmla="*/ 61224 h 111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8402" h="111442">
                                  <a:moveTo>
                                    <a:pt x="71220" y="45816"/>
                                  </a:moveTo>
                                  <a:cubicBezTo>
                                    <a:pt x="71030" y="33809"/>
                                    <a:pt x="66227" y="16609"/>
                                    <a:pt x="51019" y="16609"/>
                                  </a:cubicBezTo>
                                  <a:cubicBezTo>
                                    <a:pt x="34209" y="16609"/>
                                    <a:pt x="28806" y="31808"/>
                                    <a:pt x="27606" y="45816"/>
                                  </a:cubicBezTo>
                                  <a:lnTo>
                                    <a:pt x="71220" y="45816"/>
                                  </a:lnTo>
                                  <a:close/>
                                  <a:moveTo>
                                    <a:pt x="27005" y="61224"/>
                                  </a:moveTo>
                                  <a:cubicBezTo>
                                    <a:pt x="26805" y="76433"/>
                                    <a:pt x="33209" y="94033"/>
                                    <a:pt x="51409" y="94033"/>
                                  </a:cubicBezTo>
                                  <a:cubicBezTo>
                                    <a:pt x="62015" y="94033"/>
                                    <a:pt x="69429" y="86829"/>
                                    <a:pt x="71220" y="76633"/>
                                  </a:cubicBezTo>
                                  <a:lnTo>
                                    <a:pt x="96635" y="76633"/>
                                  </a:lnTo>
                                  <a:cubicBezTo>
                                    <a:pt x="94834" y="100036"/>
                                    <a:pt x="71621" y="111443"/>
                                    <a:pt x="50018" y="111443"/>
                                  </a:cubicBezTo>
                                  <a:cubicBezTo>
                                    <a:pt x="43215" y="111443"/>
                                    <a:pt x="34009" y="109241"/>
                                    <a:pt x="27806" y="106440"/>
                                  </a:cubicBezTo>
                                  <a:cubicBezTo>
                                    <a:pt x="20802" y="103238"/>
                                    <a:pt x="16199" y="99236"/>
                                    <a:pt x="11597" y="93032"/>
                                  </a:cubicBezTo>
                                  <a:cubicBezTo>
                                    <a:pt x="3192" y="82226"/>
                                    <a:pt x="0" y="68228"/>
                                    <a:pt x="0" y="54821"/>
                                  </a:cubicBezTo>
                                  <a:cubicBezTo>
                                    <a:pt x="0" y="25614"/>
                                    <a:pt x="16609" y="0"/>
                                    <a:pt x="48817" y="0"/>
                                  </a:cubicBezTo>
                                  <a:cubicBezTo>
                                    <a:pt x="63025" y="0"/>
                                    <a:pt x="76423" y="3802"/>
                                    <a:pt x="86229" y="14208"/>
                                  </a:cubicBezTo>
                                  <a:cubicBezTo>
                                    <a:pt x="94834" y="23413"/>
                                    <a:pt x="97435" y="38412"/>
                                    <a:pt x="98035" y="50418"/>
                                  </a:cubicBezTo>
                                  <a:cubicBezTo>
                                    <a:pt x="98235" y="53620"/>
                                    <a:pt x="98626" y="56622"/>
                                    <a:pt x="98235" y="59623"/>
                                  </a:cubicBezTo>
                                  <a:cubicBezTo>
                                    <a:pt x="98235" y="60224"/>
                                    <a:pt x="98035" y="60624"/>
                                    <a:pt x="98035" y="61224"/>
                                  </a:cubicBezTo>
                                  <a:lnTo>
                                    <a:pt x="27005" y="61224"/>
                                  </a:lnTo>
                                  <a:lnTo>
                                    <a:pt x="27005" y="61224"/>
                                  </a:lnTo>
                                  <a:close/>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5" name="Freeform: Shape 4105"/>
                          <wps:cNvSpPr/>
                          <wps:spPr>
                            <a:xfrm>
                              <a:off x="0" y="6194"/>
                              <a:ext cx="461026" cy="554888"/>
                            </a:xfrm>
                            <a:custGeom>
                              <a:avLst/>
                              <a:gdLst>
                                <a:gd name="connsiteX0" fmla="*/ 445113 w 461026"/>
                                <a:gd name="connsiteY0" fmla="*/ 1 h 554888"/>
                                <a:gd name="connsiteX1" fmla="*/ 0 w 461026"/>
                                <a:gd name="connsiteY1" fmla="*/ 1 h 554888"/>
                                <a:gd name="connsiteX2" fmla="*/ 0 w 461026"/>
                                <a:gd name="connsiteY2" fmla="*/ 273981 h 554888"/>
                                <a:gd name="connsiteX3" fmla="*/ 60786 w 461026"/>
                                <a:gd name="connsiteY3" fmla="*/ 449164 h 554888"/>
                                <a:gd name="connsiteX4" fmla="*/ 226440 w 461026"/>
                                <a:gd name="connsiteY4" fmla="*/ 553813 h 554888"/>
                                <a:gd name="connsiteX5" fmla="*/ 230499 w 461026"/>
                                <a:gd name="connsiteY5" fmla="*/ 554889 h 554888"/>
                                <a:gd name="connsiteX6" fmla="*/ 234578 w 461026"/>
                                <a:gd name="connsiteY6" fmla="*/ 553813 h 554888"/>
                                <a:gd name="connsiteX7" fmla="*/ 400212 w 461026"/>
                                <a:gd name="connsiteY7" fmla="*/ 449164 h 554888"/>
                                <a:gd name="connsiteX8" fmla="*/ 461027 w 461026"/>
                                <a:gd name="connsiteY8" fmla="*/ 273972 h 554888"/>
                                <a:gd name="connsiteX9" fmla="*/ 461027 w 461026"/>
                                <a:gd name="connsiteY9" fmla="*/ 1 h 554888"/>
                                <a:gd name="connsiteX10" fmla="*/ 445113 w 461026"/>
                                <a:gd name="connsiteY10" fmla="*/ 1 h 554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61026" h="554888">
                                  <a:moveTo>
                                    <a:pt x="445113" y="1"/>
                                  </a:moveTo>
                                  <a:lnTo>
                                    <a:pt x="0" y="1"/>
                                  </a:lnTo>
                                  <a:lnTo>
                                    <a:pt x="0" y="273981"/>
                                  </a:lnTo>
                                  <a:cubicBezTo>
                                    <a:pt x="-66" y="345716"/>
                                    <a:pt x="19821" y="403034"/>
                                    <a:pt x="60786" y="449164"/>
                                  </a:cubicBezTo>
                                  <a:cubicBezTo>
                                    <a:pt x="93643" y="486156"/>
                                    <a:pt x="142165" y="531476"/>
                                    <a:pt x="226440" y="553813"/>
                                  </a:cubicBezTo>
                                  <a:lnTo>
                                    <a:pt x="230499" y="554889"/>
                                  </a:lnTo>
                                  <a:lnTo>
                                    <a:pt x="234578" y="553813"/>
                                  </a:lnTo>
                                  <a:cubicBezTo>
                                    <a:pt x="318834" y="531476"/>
                                    <a:pt x="367356" y="486156"/>
                                    <a:pt x="400212" y="449164"/>
                                  </a:cubicBezTo>
                                  <a:cubicBezTo>
                                    <a:pt x="441168" y="403053"/>
                                    <a:pt x="461056" y="345745"/>
                                    <a:pt x="461027" y="273972"/>
                                  </a:cubicBezTo>
                                  <a:lnTo>
                                    <a:pt x="461027" y="1"/>
                                  </a:lnTo>
                                  <a:lnTo>
                                    <a:pt x="445113" y="1"/>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6" name="Freeform: Shape 4106"/>
                          <wps:cNvSpPr/>
                          <wps:spPr>
                            <a:xfrm>
                              <a:off x="15914" y="22107"/>
                              <a:ext cx="429190" cy="522527"/>
                            </a:xfrm>
                            <a:custGeom>
                              <a:avLst/>
                              <a:gdLst>
                                <a:gd name="connsiteX0" fmla="*/ 214605 w 429190"/>
                                <a:gd name="connsiteY0" fmla="*/ 0 h 522527"/>
                                <a:gd name="connsiteX1" fmla="*/ 0 w 429190"/>
                                <a:gd name="connsiteY1" fmla="*/ 0 h 522527"/>
                                <a:gd name="connsiteX2" fmla="*/ 0 w 429190"/>
                                <a:gd name="connsiteY2" fmla="*/ 258048 h 522527"/>
                                <a:gd name="connsiteX3" fmla="*/ 56784 w 429190"/>
                                <a:gd name="connsiteY3" fmla="*/ 422663 h 522527"/>
                                <a:gd name="connsiteX4" fmla="*/ 214605 w 429190"/>
                                <a:gd name="connsiteY4" fmla="*/ 522528 h 522527"/>
                                <a:gd name="connsiteX5" fmla="*/ 372416 w 429190"/>
                                <a:gd name="connsiteY5" fmla="*/ 422663 h 522527"/>
                                <a:gd name="connsiteX6" fmla="*/ 429190 w 429190"/>
                                <a:gd name="connsiteY6" fmla="*/ 258048 h 522527"/>
                                <a:gd name="connsiteX7" fmla="*/ 429190 w 429190"/>
                                <a:gd name="connsiteY7" fmla="*/ 0 h 522527"/>
                                <a:gd name="connsiteX8" fmla="*/ 214605 w 429190"/>
                                <a:gd name="connsiteY8" fmla="*/ 0 h 522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190" h="522527">
                                  <a:moveTo>
                                    <a:pt x="214605" y="0"/>
                                  </a:moveTo>
                                  <a:lnTo>
                                    <a:pt x="0" y="0"/>
                                  </a:lnTo>
                                  <a:lnTo>
                                    <a:pt x="0" y="258048"/>
                                  </a:lnTo>
                                  <a:cubicBezTo>
                                    <a:pt x="-47" y="325752"/>
                                    <a:pt x="18525" y="379601"/>
                                    <a:pt x="56784" y="422663"/>
                                  </a:cubicBezTo>
                                  <a:cubicBezTo>
                                    <a:pt x="88516" y="458397"/>
                                    <a:pt x="134884" y="501382"/>
                                    <a:pt x="214605" y="522528"/>
                                  </a:cubicBezTo>
                                  <a:cubicBezTo>
                                    <a:pt x="294306" y="501382"/>
                                    <a:pt x="340675" y="458397"/>
                                    <a:pt x="372416" y="422663"/>
                                  </a:cubicBezTo>
                                  <a:cubicBezTo>
                                    <a:pt x="410675" y="379601"/>
                                    <a:pt x="429247" y="325752"/>
                                    <a:pt x="429190" y="258048"/>
                                  </a:cubicBezTo>
                                  <a:lnTo>
                                    <a:pt x="429190" y="0"/>
                                  </a:lnTo>
                                  <a:lnTo>
                                    <a:pt x="214605" y="0"/>
                                  </a:lnTo>
                                </a:path>
                              </a:pathLst>
                            </a:custGeom>
                            <a:solidFill>
                              <a:srgbClr val="00359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7" name="Freeform: Shape 4107"/>
                          <wps:cNvSpPr/>
                          <wps:spPr>
                            <a:xfrm>
                              <a:off x="65046" y="71239"/>
                              <a:ext cx="165472" cy="422243"/>
                            </a:xfrm>
                            <a:custGeom>
                              <a:avLst/>
                              <a:gdLst>
                                <a:gd name="connsiteX0" fmla="*/ 44368 w 165472"/>
                                <a:gd name="connsiteY0" fmla="*/ 340894 h 422243"/>
                                <a:gd name="connsiteX1" fmla="*/ 0 w 165472"/>
                                <a:gd name="connsiteY1" fmla="*/ 208935 h 422243"/>
                                <a:gd name="connsiteX2" fmla="*/ 0 w 165472"/>
                                <a:gd name="connsiteY2" fmla="*/ 0 h 422243"/>
                                <a:gd name="connsiteX3" fmla="*/ 165473 w 165472"/>
                                <a:gd name="connsiteY3" fmla="*/ 0 h 422243"/>
                                <a:gd name="connsiteX4" fmla="*/ 165473 w 165472"/>
                                <a:gd name="connsiteY4" fmla="*/ 422243 h 422243"/>
                                <a:gd name="connsiteX5" fmla="*/ 44368 w 165472"/>
                                <a:gd name="connsiteY5" fmla="*/ 340894 h 4222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472" h="422243">
                                  <a:moveTo>
                                    <a:pt x="44368" y="340894"/>
                                  </a:moveTo>
                                  <a:cubicBezTo>
                                    <a:pt x="14075" y="306760"/>
                                    <a:pt x="-38" y="264842"/>
                                    <a:pt x="0" y="208935"/>
                                  </a:cubicBezTo>
                                  <a:lnTo>
                                    <a:pt x="0" y="0"/>
                                  </a:lnTo>
                                  <a:lnTo>
                                    <a:pt x="165473" y="0"/>
                                  </a:lnTo>
                                  <a:lnTo>
                                    <a:pt x="165473" y="422243"/>
                                  </a:lnTo>
                                  <a:cubicBezTo>
                                    <a:pt x="106488" y="403728"/>
                                    <a:pt x="71259" y="371148"/>
                                    <a:pt x="44368" y="340894"/>
                                  </a:cubicBez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8" name="Freeform: Shape 4108"/>
                          <wps:cNvSpPr/>
                          <wps:spPr>
                            <a:xfrm>
                              <a:off x="105411" y="134389"/>
                              <a:ext cx="125107" cy="215919"/>
                            </a:xfrm>
                            <a:custGeom>
                              <a:avLst/>
                              <a:gdLst>
                                <a:gd name="connsiteX0" fmla="*/ 0 w 125107"/>
                                <a:gd name="connsiteY0" fmla="*/ 215920 h 215919"/>
                                <a:gd name="connsiteX1" fmla="*/ 0 w 125107"/>
                                <a:gd name="connsiteY1" fmla="*/ 0 h 215919"/>
                                <a:gd name="connsiteX2" fmla="*/ 48408 w 125107"/>
                                <a:gd name="connsiteY2" fmla="*/ 0 h 215919"/>
                                <a:gd name="connsiteX3" fmla="*/ 81197 w 125107"/>
                                <a:gd name="connsiteY3" fmla="*/ 95634 h 215919"/>
                                <a:gd name="connsiteX4" fmla="*/ 81798 w 125107"/>
                                <a:gd name="connsiteY4" fmla="*/ 95634 h 215919"/>
                                <a:gd name="connsiteX5" fmla="*/ 81798 w 125107"/>
                                <a:gd name="connsiteY5" fmla="*/ 0 h 215919"/>
                                <a:gd name="connsiteX6" fmla="*/ 125107 w 125107"/>
                                <a:gd name="connsiteY6" fmla="*/ 0 h 215919"/>
                                <a:gd name="connsiteX7" fmla="*/ 125107 w 125107"/>
                                <a:gd name="connsiteY7" fmla="*/ 215920 h 215919"/>
                                <a:gd name="connsiteX8" fmla="*/ 78186 w 125107"/>
                                <a:gd name="connsiteY8" fmla="*/ 215920 h 215919"/>
                                <a:gd name="connsiteX9" fmla="*/ 43901 w 125107"/>
                                <a:gd name="connsiteY9" fmla="*/ 104067 h 215919"/>
                                <a:gd name="connsiteX10" fmla="*/ 43310 w 125107"/>
                                <a:gd name="connsiteY10" fmla="*/ 104067 h 215919"/>
                                <a:gd name="connsiteX11" fmla="*/ 43310 w 125107"/>
                                <a:gd name="connsiteY11" fmla="*/ 215920 h 215919"/>
                                <a:gd name="connsiteX12" fmla="*/ 0 w 125107"/>
                                <a:gd name="connsiteY12" fmla="*/ 215920 h 2159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25107" h="215919">
                                  <a:moveTo>
                                    <a:pt x="0" y="215920"/>
                                  </a:moveTo>
                                  <a:lnTo>
                                    <a:pt x="0" y="0"/>
                                  </a:lnTo>
                                  <a:lnTo>
                                    <a:pt x="48408" y="0"/>
                                  </a:lnTo>
                                  <a:lnTo>
                                    <a:pt x="81197" y="95634"/>
                                  </a:lnTo>
                                  <a:lnTo>
                                    <a:pt x="81798" y="95634"/>
                                  </a:lnTo>
                                  <a:lnTo>
                                    <a:pt x="81798" y="0"/>
                                  </a:lnTo>
                                  <a:lnTo>
                                    <a:pt x="125107" y="0"/>
                                  </a:lnTo>
                                  <a:lnTo>
                                    <a:pt x="125107" y="215920"/>
                                  </a:lnTo>
                                  <a:lnTo>
                                    <a:pt x="78186" y="215920"/>
                                  </a:lnTo>
                                  <a:lnTo>
                                    <a:pt x="43901" y="104067"/>
                                  </a:lnTo>
                                  <a:lnTo>
                                    <a:pt x="43310" y="104067"/>
                                  </a:lnTo>
                                  <a:lnTo>
                                    <a:pt x="43310" y="215920"/>
                                  </a:lnTo>
                                  <a:lnTo>
                                    <a:pt x="0" y="215920"/>
                                  </a:lnTo>
                                </a:path>
                              </a:pathLst>
                            </a:custGeom>
                            <a:solidFill>
                              <a:srgbClr val="00359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09" name="Freeform: Shape 4109"/>
                          <wps:cNvSpPr/>
                          <wps:spPr>
                            <a:xfrm>
                              <a:off x="230519" y="134389"/>
                              <a:ext cx="125088" cy="215919"/>
                            </a:xfrm>
                            <a:custGeom>
                              <a:avLst/>
                              <a:gdLst>
                                <a:gd name="connsiteX0" fmla="*/ 79597 w 125088"/>
                                <a:gd name="connsiteY0" fmla="*/ 0 h 215919"/>
                                <a:gd name="connsiteX1" fmla="*/ 79597 w 125088"/>
                                <a:gd name="connsiteY1" fmla="*/ 84571 h 215919"/>
                                <a:gd name="connsiteX2" fmla="*/ 44063 w 125088"/>
                                <a:gd name="connsiteY2" fmla="*/ 84571 h 215919"/>
                                <a:gd name="connsiteX3" fmla="*/ 44063 w 125088"/>
                                <a:gd name="connsiteY3" fmla="*/ 0 h 215919"/>
                                <a:gd name="connsiteX4" fmla="*/ 0 w 125088"/>
                                <a:gd name="connsiteY4" fmla="*/ 0 h 215919"/>
                                <a:gd name="connsiteX5" fmla="*/ 0 w 125088"/>
                                <a:gd name="connsiteY5" fmla="*/ 215920 h 215919"/>
                                <a:gd name="connsiteX6" fmla="*/ 44825 w 125088"/>
                                <a:gd name="connsiteY6" fmla="*/ 215920 h 215919"/>
                                <a:gd name="connsiteX7" fmla="*/ 44825 w 125088"/>
                                <a:gd name="connsiteY7" fmla="*/ 129005 h 215919"/>
                                <a:gd name="connsiteX8" fmla="*/ 80368 w 125088"/>
                                <a:gd name="connsiteY8" fmla="*/ 129005 h 215919"/>
                                <a:gd name="connsiteX9" fmla="*/ 80368 w 125088"/>
                                <a:gd name="connsiteY9" fmla="*/ 215920 h 215919"/>
                                <a:gd name="connsiteX10" fmla="*/ 125088 w 125088"/>
                                <a:gd name="connsiteY10" fmla="*/ 215920 h 215919"/>
                                <a:gd name="connsiteX11" fmla="*/ 125088 w 125088"/>
                                <a:gd name="connsiteY11" fmla="*/ 0 h 215919"/>
                                <a:gd name="connsiteX12" fmla="*/ 79597 w 125088"/>
                                <a:gd name="connsiteY12" fmla="*/ 0 h 2159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25088" h="215919">
                                  <a:moveTo>
                                    <a:pt x="79597" y="0"/>
                                  </a:moveTo>
                                  <a:lnTo>
                                    <a:pt x="79597" y="84571"/>
                                  </a:lnTo>
                                  <a:lnTo>
                                    <a:pt x="44063" y="84571"/>
                                  </a:lnTo>
                                  <a:lnTo>
                                    <a:pt x="44063" y="0"/>
                                  </a:lnTo>
                                  <a:lnTo>
                                    <a:pt x="0" y="0"/>
                                  </a:lnTo>
                                  <a:lnTo>
                                    <a:pt x="0" y="215920"/>
                                  </a:lnTo>
                                  <a:lnTo>
                                    <a:pt x="44825" y="215920"/>
                                  </a:lnTo>
                                  <a:lnTo>
                                    <a:pt x="44825" y="129005"/>
                                  </a:lnTo>
                                  <a:lnTo>
                                    <a:pt x="80368" y="129005"/>
                                  </a:lnTo>
                                  <a:lnTo>
                                    <a:pt x="80368" y="215920"/>
                                  </a:lnTo>
                                  <a:lnTo>
                                    <a:pt x="125088" y="215920"/>
                                  </a:lnTo>
                                  <a:lnTo>
                                    <a:pt x="125088" y="0"/>
                                  </a:lnTo>
                                  <a:lnTo>
                                    <a:pt x="79597" y="0"/>
                                  </a:lnTo>
                                </a:path>
                              </a:pathLst>
                            </a:custGeom>
                            <a:solidFill>
                              <a:srgbClr val="FFFFFE"/>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4110" name="Freeform: Shape 4110"/>
                        <wps:cNvSpPr/>
                        <wps:spPr>
                          <a:xfrm>
                            <a:off x="590550" y="247650"/>
                            <a:ext cx="3633944" cy="165880"/>
                          </a:xfrm>
                          <a:custGeom>
                            <a:avLst/>
                            <a:gdLst>
                              <a:gd name="connsiteX0" fmla="*/ 60 w 3634382"/>
                              <a:gd name="connsiteY0" fmla="*/ 8305 h 165992"/>
                              <a:gd name="connsiteX1" fmla="*/ 15391 w 3634382"/>
                              <a:gd name="connsiteY1" fmla="*/ 8305 h 165992"/>
                              <a:gd name="connsiteX2" fmla="*/ 15391 w 3634382"/>
                              <a:gd name="connsiteY2" fmla="*/ 127073 h 165992"/>
                              <a:gd name="connsiteX3" fmla="*/ 60 w 3634382"/>
                              <a:gd name="connsiteY3" fmla="*/ 127073 h 165992"/>
                              <a:gd name="connsiteX4" fmla="*/ 60 w 3634382"/>
                              <a:gd name="connsiteY4" fmla="*/ 8305 h 165992"/>
                              <a:gd name="connsiteX5" fmla="*/ 41646 w 3634382"/>
                              <a:gd name="connsiteY5" fmla="*/ 127073 h 165992"/>
                              <a:gd name="connsiteX6" fmla="*/ 41646 w 3634382"/>
                              <a:gd name="connsiteY6" fmla="*/ 64870 h 165992"/>
                              <a:gd name="connsiteX7" fmla="*/ 40942 w 3634382"/>
                              <a:gd name="connsiteY7" fmla="*/ 41786 h 165992"/>
                              <a:gd name="connsiteX8" fmla="*/ 54686 w 3634382"/>
                              <a:gd name="connsiteY8" fmla="*/ 41786 h 165992"/>
                              <a:gd name="connsiteX9" fmla="*/ 55567 w 3634382"/>
                              <a:gd name="connsiteY9" fmla="*/ 55883 h 165992"/>
                              <a:gd name="connsiteX10" fmla="*/ 55920 w 3634382"/>
                              <a:gd name="connsiteY10" fmla="*/ 55883 h 165992"/>
                              <a:gd name="connsiteX11" fmla="*/ 84114 w 3634382"/>
                              <a:gd name="connsiteY11" fmla="*/ 39848 h 165992"/>
                              <a:gd name="connsiteX12" fmla="*/ 114246 w 3634382"/>
                              <a:gd name="connsiteY12" fmla="*/ 76147 h 165992"/>
                              <a:gd name="connsiteX13" fmla="*/ 114246 w 3634382"/>
                              <a:gd name="connsiteY13" fmla="*/ 127073 h 165992"/>
                              <a:gd name="connsiteX14" fmla="*/ 98739 w 3634382"/>
                              <a:gd name="connsiteY14" fmla="*/ 127073 h 165992"/>
                              <a:gd name="connsiteX15" fmla="*/ 98739 w 3634382"/>
                              <a:gd name="connsiteY15" fmla="*/ 77909 h 165992"/>
                              <a:gd name="connsiteX16" fmla="*/ 79004 w 3634382"/>
                              <a:gd name="connsiteY16" fmla="*/ 52711 h 165992"/>
                              <a:gd name="connsiteX17" fmla="*/ 58210 w 3634382"/>
                              <a:gd name="connsiteY17" fmla="*/ 68570 h 165992"/>
                              <a:gd name="connsiteX18" fmla="*/ 57153 w 3634382"/>
                              <a:gd name="connsiteY18" fmla="*/ 75795 h 165992"/>
                              <a:gd name="connsiteX19" fmla="*/ 57153 w 3634382"/>
                              <a:gd name="connsiteY19" fmla="*/ 127073 h 165992"/>
                              <a:gd name="connsiteX20" fmla="*/ 41646 w 3634382"/>
                              <a:gd name="connsiteY20" fmla="*/ 127073 h 165992"/>
                              <a:gd name="connsiteX21" fmla="*/ 133453 w 3634382"/>
                              <a:gd name="connsiteY21" fmla="*/ 123020 h 165992"/>
                              <a:gd name="connsiteX22" fmla="*/ 137330 w 3634382"/>
                              <a:gd name="connsiteY22" fmla="*/ 111214 h 165992"/>
                              <a:gd name="connsiteX23" fmla="*/ 157771 w 3634382"/>
                              <a:gd name="connsiteY23" fmla="*/ 117381 h 165992"/>
                              <a:gd name="connsiteX24" fmla="*/ 174335 w 3634382"/>
                              <a:gd name="connsiteY24" fmla="*/ 104694 h 165992"/>
                              <a:gd name="connsiteX25" fmla="*/ 158475 w 3634382"/>
                              <a:gd name="connsiteY25" fmla="*/ 89011 h 165992"/>
                              <a:gd name="connsiteX26" fmla="*/ 135920 w 3634382"/>
                              <a:gd name="connsiteY26" fmla="*/ 64870 h 165992"/>
                              <a:gd name="connsiteX27" fmla="*/ 165348 w 3634382"/>
                              <a:gd name="connsiteY27" fmla="*/ 39848 h 165992"/>
                              <a:gd name="connsiteX28" fmla="*/ 186317 w 3634382"/>
                              <a:gd name="connsiteY28" fmla="*/ 45134 h 165992"/>
                              <a:gd name="connsiteX29" fmla="*/ 182440 w 3634382"/>
                              <a:gd name="connsiteY29" fmla="*/ 56412 h 165992"/>
                              <a:gd name="connsiteX30" fmla="*/ 164995 w 3634382"/>
                              <a:gd name="connsiteY30" fmla="*/ 51478 h 165992"/>
                              <a:gd name="connsiteX31" fmla="*/ 150722 w 3634382"/>
                              <a:gd name="connsiteY31" fmla="*/ 63108 h 165992"/>
                              <a:gd name="connsiteX32" fmla="*/ 166934 w 3634382"/>
                              <a:gd name="connsiteY32" fmla="*/ 77557 h 165992"/>
                              <a:gd name="connsiteX33" fmla="*/ 189313 w 3634382"/>
                              <a:gd name="connsiteY33" fmla="*/ 103284 h 165992"/>
                              <a:gd name="connsiteX34" fmla="*/ 157418 w 3634382"/>
                              <a:gd name="connsiteY34" fmla="*/ 128835 h 165992"/>
                              <a:gd name="connsiteX35" fmla="*/ 133453 w 3634382"/>
                              <a:gd name="connsiteY35" fmla="*/ 123020 h 165992"/>
                              <a:gd name="connsiteX36" fmla="*/ 212749 w 3634382"/>
                              <a:gd name="connsiteY36" fmla="*/ 21345 h 165992"/>
                              <a:gd name="connsiteX37" fmla="*/ 227903 w 3634382"/>
                              <a:gd name="connsiteY37" fmla="*/ 17292 h 165992"/>
                              <a:gd name="connsiteX38" fmla="*/ 227903 w 3634382"/>
                              <a:gd name="connsiteY38" fmla="*/ 41786 h 165992"/>
                              <a:gd name="connsiteX39" fmla="*/ 250106 w 3634382"/>
                              <a:gd name="connsiteY39" fmla="*/ 41786 h 165992"/>
                              <a:gd name="connsiteX40" fmla="*/ 250106 w 3634382"/>
                              <a:gd name="connsiteY40" fmla="*/ 53592 h 165992"/>
                              <a:gd name="connsiteX41" fmla="*/ 227903 w 3634382"/>
                              <a:gd name="connsiteY41" fmla="*/ 53592 h 165992"/>
                              <a:gd name="connsiteX42" fmla="*/ 227903 w 3634382"/>
                              <a:gd name="connsiteY42" fmla="*/ 99584 h 165992"/>
                              <a:gd name="connsiteX43" fmla="*/ 239533 w 3634382"/>
                              <a:gd name="connsiteY43" fmla="*/ 116148 h 165992"/>
                              <a:gd name="connsiteX44" fmla="*/ 248520 w 3634382"/>
                              <a:gd name="connsiteY44" fmla="*/ 115090 h 165992"/>
                              <a:gd name="connsiteX45" fmla="*/ 249225 w 3634382"/>
                              <a:gd name="connsiteY45" fmla="*/ 126720 h 165992"/>
                              <a:gd name="connsiteX46" fmla="*/ 235480 w 3634382"/>
                              <a:gd name="connsiteY46" fmla="*/ 128835 h 165992"/>
                              <a:gd name="connsiteX47" fmla="*/ 218740 w 3634382"/>
                              <a:gd name="connsiteY47" fmla="*/ 122315 h 165992"/>
                              <a:gd name="connsiteX48" fmla="*/ 212749 w 3634382"/>
                              <a:gd name="connsiteY48" fmla="*/ 100112 h 165992"/>
                              <a:gd name="connsiteX49" fmla="*/ 212749 w 3634382"/>
                              <a:gd name="connsiteY49" fmla="*/ 53592 h 165992"/>
                              <a:gd name="connsiteX50" fmla="*/ 199533 w 3634382"/>
                              <a:gd name="connsiteY50" fmla="*/ 53592 h 165992"/>
                              <a:gd name="connsiteX51" fmla="*/ 199533 w 3634382"/>
                              <a:gd name="connsiteY51" fmla="*/ 41786 h 165992"/>
                              <a:gd name="connsiteX52" fmla="*/ 212749 w 3634382"/>
                              <a:gd name="connsiteY52" fmla="*/ 41786 h 165992"/>
                              <a:gd name="connsiteX53" fmla="*/ 212749 w 3634382"/>
                              <a:gd name="connsiteY53" fmla="*/ 21345 h 165992"/>
                              <a:gd name="connsiteX54" fmla="*/ 283058 w 3634382"/>
                              <a:gd name="connsiteY54" fmla="*/ 127073 h 165992"/>
                              <a:gd name="connsiteX55" fmla="*/ 267551 w 3634382"/>
                              <a:gd name="connsiteY55" fmla="*/ 127073 h 165992"/>
                              <a:gd name="connsiteX56" fmla="*/ 267551 w 3634382"/>
                              <a:gd name="connsiteY56" fmla="*/ 41786 h 165992"/>
                              <a:gd name="connsiteX57" fmla="*/ 283058 w 3634382"/>
                              <a:gd name="connsiteY57" fmla="*/ 41786 h 165992"/>
                              <a:gd name="connsiteX58" fmla="*/ 283058 w 3634382"/>
                              <a:gd name="connsiteY58" fmla="*/ 127073 h 165992"/>
                              <a:gd name="connsiteX59" fmla="*/ 275304 w 3634382"/>
                              <a:gd name="connsiteY59" fmla="*/ 8129 h 165992"/>
                              <a:gd name="connsiteX60" fmla="*/ 284820 w 3634382"/>
                              <a:gd name="connsiteY60" fmla="*/ 17821 h 165992"/>
                              <a:gd name="connsiteX61" fmla="*/ 274952 w 3634382"/>
                              <a:gd name="connsiteY61" fmla="*/ 27336 h 165992"/>
                              <a:gd name="connsiteX62" fmla="*/ 265613 w 3634382"/>
                              <a:gd name="connsiteY62" fmla="*/ 17821 h 165992"/>
                              <a:gd name="connsiteX63" fmla="*/ 275304 w 3634382"/>
                              <a:gd name="connsiteY63" fmla="*/ 8129 h 165992"/>
                              <a:gd name="connsiteX64" fmla="*/ 312309 w 3634382"/>
                              <a:gd name="connsiteY64" fmla="*/ 21345 h 165992"/>
                              <a:gd name="connsiteX65" fmla="*/ 327463 w 3634382"/>
                              <a:gd name="connsiteY65" fmla="*/ 17292 h 165992"/>
                              <a:gd name="connsiteX66" fmla="*/ 327463 w 3634382"/>
                              <a:gd name="connsiteY66" fmla="*/ 41786 h 165992"/>
                              <a:gd name="connsiteX67" fmla="*/ 349666 w 3634382"/>
                              <a:gd name="connsiteY67" fmla="*/ 41786 h 165992"/>
                              <a:gd name="connsiteX68" fmla="*/ 349666 w 3634382"/>
                              <a:gd name="connsiteY68" fmla="*/ 53592 h 165992"/>
                              <a:gd name="connsiteX69" fmla="*/ 327463 w 3634382"/>
                              <a:gd name="connsiteY69" fmla="*/ 53592 h 165992"/>
                              <a:gd name="connsiteX70" fmla="*/ 327463 w 3634382"/>
                              <a:gd name="connsiteY70" fmla="*/ 99584 h 165992"/>
                              <a:gd name="connsiteX71" fmla="*/ 339093 w 3634382"/>
                              <a:gd name="connsiteY71" fmla="*/ 116148 h 165992"/>
                              <a:gd name="connsiteX72" fmla="*/ 348080 w 3634382"/>
                              <a:gd name="connsiteY72" fmla="*/ 115090 h 165992"/>
                              <a:gd name="connsiteX73" fmla="*/ 348785 w 3634382"/>
                              <a:gd name="connsiteY73" fmla="*/ 126720 h 165992"/>
                              <a:gd name="connsiteX74" fmla="*/ 335040 w 3634382"/>
                              <a:gd name="connsiteY74" fmla="*/ 128835 h 165992"/>
                              <a:gd name="connsiteX75" fmla="*/ 318300 w 3634382"/>
                              <a:gd name="connsiteY75" fmla="*/ 122315 h 165992"/>
                              <a:gd name="connsiteX76" fmla="*/ 312309 w 3634382"/>
                              <a:gd name="connsiteY76" fmla="*/ 100112 h 165992"/>
                              <a:gd name="connsiteX77" fmla="*/ 312309 w 3634382"/>
                              <a:gd name="connsiteY77" fmla="*/ 53592 h 165992"/>
                              <a:gd name="connsiteX78" fmla="*/ 299093 w 3634382"/>
                              <a:gd name="connsiteY78" fmla="*/ 53592 h 165992"/>
                              <a:gd name="connsiteX79" fmla="*/ 299093 w 3634382"/>
                              <a:gd name="connsiteY79" fmla="*/ 41786 h 165992"/>
                              <a:gd name="connsiteX80" fmla="*/ 312309 w 3634382"/>
                              <a:gd name="connsiteY80" fmla="*/ 41786 h 165992"/>
                              <a:gd name="connsiteX81" fmla="*/ 312309 w 3634382"/>
                              <a:gd name="connsiteY81" fmla="*/ 21345 h 165992"/>
                              <a:gd name="connsiteX82" fmla="*/ 438477 w 3634382"/>
                              <a:gd name="connsiteY82" fmla="*/ 41786 h 165992"/>
                              <a:gd name="connsiteX83" fmla="*/ 438477 w 3634382"/>
                              <a:gd name="connsiteY83" fmla="*/ 103813 h 165992"/>
                              <a:gd name="connsiteX84" fmla="*/ 439182 w 3634382"/>
                              <a:gd name="connsiteY84" fmla="*/ 127073 h 165992"/>
                              <a:gd name="connsiteX85" fmla="*/ 425437 w 3634382"/>
                              <a:gd name="connsiteY85" fmla="*/ 127073 h 165992"/>
                              <a:gd name="connsiteX86" fmla="*/ 424556 w 3634382"/>
                              <a:gd name="connsiteY86" fmla="*/ 113152 h 165992"/>
                              <a:gd name="connsiteX87" fmla="*/ 424204 w 3634382"/>
                              <a:gd name="connsiteY87" fmla="*/ 113152 h 165992"/>
                              <a:gd name="connsiteX88" fmla="*/ 396010 w 3634382"/>
                              <a:gd name="connsiteY88" fmla="*/ 129011 h 165992"/>
                              <a:gd name="connsiteX89" fmla="*/ 366582 w 3634382"/>
                              <a:gd name="connsiteY89" fmla="*/ 91654 h 165992"/>
                              <a:gd name="connsiteX90" fmla="*/ 366582 w 3634382"/>
                              <a:gd name="connsiteY90" fmla="*/ 41786 h 165992"/>
                              <a:gd name="connsiteX91" fmla="*/ 382089 w 3634382"/>
                              <a:gd name="connsiteY91" fmla="*/ 41786 h 165992"/>
                              <a:gd name="connsiteX92" fmla="*/ 382089 w 3634382"/>
                              <a:gd name="connsiteY92" fmla="*/ 89011 h 165992"/>
                              <a:gd name="connsiteX93" fmla="*/ 401120 w 3634382"/>
                              <a:gd name="connsiteY93" fmla="*/ 116148 h 165992"/>
                              <a:gd name="connsiteX94" fmla="*/ 421561 w 3634382"/>
                              <a:gd name="connsiteY94" fmla="*/ 102051 h 165992"/>
                              <a:gd name="connsiteX95" fmla="*/ 422970 w 3634382"/>
                              <a:gd name="connsiteY95" fmla="*/ 94121 h 165992"/>
                              <a:gd name="connsiteX96" fmla="*/ 422970 w 3634382"/>
                              <a:gd name="connsiteY96" fmla="*/ 41786 h 165992"/>
                              <a:gd name="connsiteX97" fmla="*/ 438477 w 3634382"/>
                              <a:gd name="connsiteY97" fmla="*/ 41786 h 165992"/>
                              <a:gd name="connsiteX98" fmla="*/ 467728 w 3634382"/>
                              <a:gd name="connsiteY98" fmla="*/ 21345 h 165992"/>
                              <a:gd name="connsiteX99" fmla="*/ 482883 w 3634382"/>
                              <a:gd name="connsiteY99" fmla="*/ 17292 h 165992"/>
                              <a:gd name="connsiteX100" fmla="*/ 482883 w 3634382"/>
                              <a:gd name="connsiteY100" fmla="*/ 41786 h 165992"/>
                              <a:gd name="connsiteX101" fmla="*/ 505085 w 3634382"/>
                              <a:gd name="connsiteY101" fmla="*/ 41786 h 165992"/>
                              <a:gd name="connsiteX102" fmla="*/ 505085 w 3634382"/>
                              <a:gd name="connsiteY102" fmla="*/ 53592 h 165992"/>
                              <a:gd name="connsiteX103" fmla="*/ 482883 w 3634382"/>
                              <a:gd name="connsiteY103" fmla="*/ 53592 h 165992"/>
                              <a:gd name="connsiteX104" fmla="*/ 482883 w 3634382"/>
                              <a:gd name="connsiteY104" fmla="*/ 99584 h 165992"/>
                              <a:gd name="connsiteX105" fmla="*/ 494513 w 3634382"/>
                              <a:gd name="connsiteY105" fmla="*/ 116148 h 165992"/>
                              <a:gd name="connsiteX106" fmla="*/ 503499 w 3634382"/>
                              <a:gd name="connsiteY106" fmla="*/ 115090 h 165992"/>
                              <a:gd name="connsiteX107" fmla="*/ 504204 w 3634382"/>
                              <a:gd name="connsiteY107" fmla="*/ 126720 h 165992"/>
                              <a:gd name="connsiteX108" fmla="*/ 490460 w 3634382"/>
                              <a:gd name="connsiteY108" fmla="*/ 128835 h 165992"/>
                              <a:gd name="connsiteX109" fmla="*/ 473720 w 3634382"/>
                              <a:gd name="connsiteY109" fmla="*/ 122315 h 165992"/>
                              <a:gd name="connsiteX110" fmla="*/ 467728 w 3634382"/>
                              <a:gd name="connsiteY110" fmla="*/ 100112 h 165992"/>
                              <a:gd name="connsiteX111" fmla="*/ 467728 w 3634382"/>
                              <a:gd name="connsiteY111" fmla="*/ 53592 h 165992"/>
                              <a:gd name="connsiteX112" fmla="*/ 454512 w 3634382"/>
                              <a:gd name="connsiteY112" fmla="*/ 53592 h 165992"/>
                              <a:gd name="connsiteX113" fmla="*/ 454512 w 3634382"/>
                              <a:gd name="connsiteY113" fmla="*/ 41786 h 165992"/>
                              <a:gd name="connsiteX114" fmla="*/ 467728 w 3634382"/>
                              <a:gd name="connsiteY114" fmla="*/ 41786 h 165992"/>
                              <a:gd name="connsiteX115" fmla="*/ 467728 w 3634382"/>
                              <a:gd name="connsiteY115" fmla="*/ 21345 h 165992"/>
                              <a:gd name="connsiteX116" fmla="*/ 591077 w 3634382"/>
                              <a:gd name="connsiteY116" fmla="*/ 87249 h 165992"/>
                              <a:gd name="connsiteX117" fmla="*/ 531165 w 3634382"/>
                              <a:gd name="connsiteY117" fmla="*/ 87249 h 165992"/>
                              <a:gd name="connsiteX118" fmla="*/ 560416 w 3634382"/>
                              <a:gd name="connsiteY118" fmla="*/ 116852 h 165992"/>
                              <a:gd name="connsiteX119" fmla="*/ 584029 w 3634382"/>
                              <a:gd name="connsiteY119" fmla="*/ 112447 h 165992"/>
                              <a:gd name="connsiteX120" fmla="*/ 586672 w 3634382"/>
                              <a:gd name="connsiteY120" fmla="*/ 123548 h 165992"/>
                              <a:gd name="connsiteX121" fmla="*/ 558302 w 3634382"/>
                              <a:gd name="connsiteY121" fmla="*/ 128835 h 165992"/>
                              <a:gd name="connsiteX122" fmla="*/ 516363 w 3634382"/>
                              <a:gd name="connsiteY122" fmla="*/ 85839 h 165992"/>
                              <a:gd name="connsiteX123" fmla="*/ 556363 w 3634382"/>
                              <a:gd name="connsiteY123" fmla="*/ 39848 h 165992"/>
                              <a:gd name="connsiteX124" fmla="*/ 591606 w 3634382"/>
                              <a:gd name="connsiteY124" fmla="*/ 80024 h 165992"/>
                              <a:gd name="connsiteX125" fmla="*/ 591077 w 3634382"/>
                              <a:gd name="connsiteY125" fmla="*/ 87249 h 165992"/>
                              <a:gd name="connsiteX126" fmla="*/ 531341 w 3634382"/>
                              <a:gd name="connsiteY126" fmla="*/ 76147 h 165992"/>
                              <a:gd name="connsiteX127" fmla="*/ 576628 w 3634382"/>
                              <a:gd name="connsiteY127" fmla="*/ 76147 h 165992"/>
                              <a:gd name="connsiteX128" fmla="*/ 555130 w 3634382"/>
                              <a:gd name="connsiteY128" fmla="*/ 50949 h 165992"/>
                              <a:gd name="connsiteX129" fmla="*/ 531341 w 3634382"/>
                              <a:gd name="connsiteY129" fmla="*/ 76147 h 165992"/>
                              <a:gd name="connsiteX130" fmla="*/ 665086 w 3634382"/>
                              <a:gd name="connsiteY130" fmla="*/ 127073 h 165992"/>
                              <a:gd name="connsiteX131" fmla="*/ 649756 w 3634382"/>
                              <a:gd name="connsiteY131" fmla="*/ 127073 h 165992"/>
                              <a:gd name="connsiteX132" fmla="*/ 649756 w 3634382"/>
                              <a:gd name="connsiteY132" fmla="*/ 53592 h 165992"/>
                              <a:gd name="connsiteX133" fmla="*/ 637773 w 3634382"/>
                              <a:gd name="connsiteY133" fmla="*/ 53592 h 165992"/>
                              <a:gd name="connsiteX134" fmla="*/ 637773 w 3634382"/>
                              <a:gd name="connsiteY134" fmla="*/ 41786 h 165992"/>
                              <a:gd name="connsiteX135" fmla="*/ 649756 w 3634382"/>
                              <a:gd name="connsiteY135" fmla="*/ 41786 h 165992"/>
                              <a:gd name="connsiteX136" fmla="*/ 649756 w 3634382"/>
                              <a:gd name="connsiteY136" fmla="*/ 37733 h 165992"/>
                              <a:gd name="connsiteX137" fmla="*/ 659624 w 3634382"/>
                              <a:gd name="connsiteY137" fmla="*/ 7953 h 165992"/>
                              <a:gd name="connsiteX138" fmla="*/ 680417 w 3634382"/>
                              <a:gd name="connsiteY138" fmla="*/ 24 h 165992"/>
                              <a:gd name="connsiteX139" fmla="*/ 693633 w 3634382"/>
                              <a:gd name="connsiteY139" fmla="*/ 2490 h 165992"/>
                              <a:gd name="connsiteX140" fmla="*/ 691518 w 3634382"/>
                              <a:gd name="connsiteY140" fmla="*/ 14473 h 165992"/>
                              <a:gd name="connsiteX141" fmla="*/ 681650 w 3634382"/>
                              <a:gd name="connsiteY141" fmla="*/ 12535 h 165992"/>
                              <a:gd name="connsiteX142" fmla="*/ 665086 w 3634382"/>
                              <a:gd name="connsiteY142" fmla="*/ 37204 h 165992"/>
                              <a:gd name="connsiteX143" fmla="*/ 665086 w 3634382"/>
                              <a:gd name="connsiteY143" fmla="*/ 41786 h 165992"/>
                              <a:gd name="connsiteX144" fmla="*/ 685703 w 3634382"/>
                              <a:gd name="connsiteY144" fmla="*/ 41786 h 165992"/>
                              <a:gd name="connsiteX145" fmla="*/ 685703 w 3634382"/>
                              <a:gd name="connsiteY145" fmla="*/ 53592 h 165992"/>
                              <a:gd name="connsiteX146" fmla="*/ 665086 w 3634382"/>
                              <a:gd name="connsiteY146" fmla="*/ 53592 h 165992"/>
                              <a:gd name="connsiteX147" fmla="*/ 665086 w 3634382"/>
                              <a:gd name="connsiteY147" fmla="*/ 127073 h 165992"/>
                              <a:gd name="connsiteX148" fmla="*/ 735748 w 3634382"/>
                              <a:gd name="connsiteY148" fmla="*/ 39848 h 165992"/>
                              <a:gd name="connsiteX149" fmla="*/ 776805 w 3634382"/>
                              <a:gd name="connsiteY149" fmla="*/ 83724 h 165992"/>
                              <a:gd name="connsiteX150" fmla="*/ 734338 w 3634382"/>
                              <a:gd name="connsiteY150" fmla="*/ 129011 h 165992"/>
                              <a:gd name="connsiteX151" fmla="*/ 693457 w 3634382"/>
                              <a:gd name="connsiteY151" fmla="*/ 85134 h 165992"/>
                              <a:gd name="connsiteX152" fmla="*/ 735748 w 3634382"/>
                              <a:gd name="connsiteY152" fmla="*/ 39848 h 165992"/>
                              <a:gd name="connsiteX153" fmla="*/ 735395 w 3634382"/>
                              <a:gd name="connsiteY153" fmla="*/ 51478 h 165992"/>
                              <a:gd name="connsiteX154" fmla="*/ 709139 w 3634382"/>
                              <a:gd name="connsiteY154" fmla="*/ 84606 h 165992"/>
                              <a:gd name="connsiteX155" fmla="*/ 735043 w 3634382"/>
                              <a:gd name="connsiteY155" fmla="*/ 117381 h 165992"/>
                              <a:gd name="connsiteX156" fmla="*/ 760946 w 3634382"/>
                              <a:gd name="connsiteY156" fmla="*/ 84253 h 165992"/>
                              <a:gd name="connsiteX157" fmla="*/ 735395 w 3634382"/>
                              <a:gd name="connsiteY157" fmla="*/ 51478 h 165992"/>
                              <a:gd name="connsiteX158" fmla="*/ 796365 w 3634382"/>
                              <a:gd name="connsiteY158" fmla="*/ 127073 h 165992"/>
                              <a:gd name="connsiteX159" fmla="*/ 796365 w 3634382"/>
                              <a:gd name="connsiteY159" fmla="*/ 68394 h 165992"/>
                              <a:gd name="connsiteX160" fmla="*/ 795660 w 3634382"/>
                              <a:gd name="connsiteY160" fmla="*/ 41786 h 165992"/>
                              <a:gd name="connsiteX161" fmla="*/ 809228 w 3634382"/>
                              <a:gd name="connsiteY161" fmla="*/ 41786 h 165992"/>
                              <a:gd name="connsiteX162" fmla="*/ 809757 w 3634382"/>
                              <a:gd name="connsiteY162" fmla="*/ 58526 h 165992"/>
                              <a:gd name="connsiteX163" fmla="*/ 810462 w 3634382"/>
                              <a:gd name="connsiteY163" fmla="*/ 58526 h 165992"/>
                              <a:gd name="connsiteX164" fmla="*/ 834074 w 3634382"/>
                              <a:gd name="connsiteY164" fmla="*/ 39848 h 165992"/>
                              <a:gd name="connsiteX165" fmla="*/ 838479 w 3634382"/>
                              <a:gd name="connsiteY165" fmla="*/ 40376 h 165992"/>
                              <a:gd name="connsiteX166" fmla="*/ 838479 w 3634382"/>
                              <a:gd name="connsiteY166" fmla="*/ 55002 h 165992"/>
                              <a:gd name="connsiteX167" fmla="*/ 833193 w 3634382"/>
                              <a:gd name="connsiteY167" fmla="*/ 54473 h 165992"/>
                              <a:gd name="connsiteX168" fmla="*/ 812400 w 3634382"/>
                              <a:gd name="connsiteY168" fmla="*/ 74385 h 165992"/>
                              <a:gd name="connsiteX169" fmla="*/ 811695 w 3634382"/>
                              <a:gd name="connsiteY169" fmla="*/ 81610 h 165992"/>
                              <a:gd name="connsiteX170" fmla="*/ 811695 w 3634382"/>
                              <a:gd name="connsiteY170" fmla="*/ 127073 h 165992"/>
                              <a:gd name="connsiteX171" fmla="*/ 796365 w 3634382"/>
                              <a:gd name="connsiteY171" fmla="*/ 127073 h 165992"/>
                              <a:gd name="connsiteX172" fmla="*/ 894867 w 3634382"/>
                              <a:gd name="connsiteY172" fmla="*/ 21345 h 165992"/>
                              <a:gd name="connsiteX173" fmla="*/ 910022 w 3634382"/>
                              <a:gd name="connsiteY173" fmla="*/ 17292 h 165992"/>
                              <a:gd name="connsiteX174" fmla="*/ 910022 w 3634382"/>
                              <a:gd name="connsiteY174" fmla="*/ 41786 h 165992"/>
                              <a:gd name="connsiteX175" fmla="*/ 932224 w 3634382"/>
                              <a:gd name="connsiteY175" fmla="*/ 41786 h 165992"/>
                              <a:gd name="connsiteX176" fmla="*/ 932224 w 3634382"/>
                              <a:gd name="connsiteY176" fmla="*/ 53592 h 165992"/>
                              <a:gd name="connsiteX177" fmla="*/ 910022 w 3634382"/>
                              <a:gd name="connsiteY177" fmla="*/ 53592 h 165992"/>
                              <a:gd name="connsiteX178" fmla="*/ 910022 w 3634382"/>
                              <a:gd name="connsiteY178" fmla="*/ 99584 h 165992"/>
                              <a:gd name="connsiteX179" fmla="*/ 921652 w 3634382"/>
                              <a:gd name="connsiteY179" fmla="*/ 116148 h 165992"/>
                              <a:gd name="connsiteX180" fmla="*/ 930639 w 3634382"/>
                              <a:gd name="connsiteY180" fmla="*/ 115090 h 165992"/>
                              <a:gd name="connsiteX181" fmla="*/ 931343 w 3634382"/>
                              <a:gd name="connsiteY181" fmla="*/ 126720 h 165992"/>
                              <a:gd name="connsiteX182" fmla="*/ 917599 w 3634382"/>
                              <a:gd name="connsiteY182" fmla="*/ 128835 h 165992"/>
                              <a:gd name="connsiteX183" fmla="*/ 900859 w 3634382"/>
                              <a:gd name="connsiteY183" fmla="*/ 122315 h 165992"/>
                              <a:gd name="connsiteX184" fmla="*/ 894867 w 3634382"/>
                              <a:gd name="connsiteY184" fmla="*/ 100112 h 165992"/>
                              <a:gd name="connsiteX185" fmla="*/ 894867 w 3634382"/>
                              <a:gd name="connsiteY185" fmla="*/ 53592 h 165992"/>
                              <a:gd name="connsiteX186" fmla="*/ 881651 w 3634382"/>
                              <a:gd name="connsiteY186" fmla="*/ 53592 h 165992"/>
                              <a:gd name="connsiteX187" fmla="*/ 881651 w 3634382"/>
                              <a:gd name="connsiteY187" fmla="*/ 41786 h 165992"/>
                              <a:gd name="connsiteX188" fmla="*/ 894867 w 3634382"/>
                              <a:gd name="connsiteY188" fmla="*/ 41786 h 165992"/>
                              <a:gd name="connsiteX189" fmla="*/ 894867 w 3634382"/>
                              <a:gd name="connsiteY189" fmla="*/ 21345 h 165992"/>
                              <a:gd name="connsiteX190" fmla="*/ 949670 w 3634382"/>
                              <a:gd name="connsiteY190" fmla="*/ 127073 h 165992"/>
                              <a:gd name="connsiteX191" fmla="*/ 949670 w 3634382"/>
                              <a:gd name="connsiteY191" fmla="*/ 1962 h 165992"/>
                              <a:gd name="connsiteX192" fmla="*/ 965176 w 3634382"/>
                              <a:gd name="connsiteY192" fmla="*/ 1962 h 165992"/>
                              <a:gd name="connsiteX193" fmla="*/ 965176 w 3634382"/>
                              <a:gd name="connsiteY193" fmla="*/ 55178 h 165992"/>
                              <a:gd name="connsiteX194" fmla="*/ 965529 w 3634382"/>
                              <a:gd name="connsiteY194" fmla="*/ 55178 h 165992"/>
                              <a:gd name="connsiteX195" fmla="*/ 976630 w 3634382"/>
                              <a:gd name="connsiteY195" fmla="*/ 44253 h 165992"/>
                              <a:gd name="connsiteX196" fmla="*/ 992489 w 3634382"/>
                              <a:gd name="connsiteY196" fmla="*/ 39848 h 165992"/>
                              <a:gd name="connsiteX197" fmla="*/ 1022269 w 3634382"/>
                              <a:gd name="connsiteY197" fmla="*/ 76324 h 165992"/>
                              <a:gd name="connsiteX198" fmla="*/ 1022269 w 3634382"/>
                              <a:gd name="connsiteY198" fmla="*/ 127073 h 165992"/>
                              <a:gd name="connsiteX199" fmla="*/ 1006762 w 3634382"/>
                              <a:gd name="connsiteY199" fmla="*/ 127073 h 165992"/>
                              <a:gd name="connsiteX200" fmla="*/ 1006762 w 3634382"/>
                              <a:gd name="connsiteY200" fmla="*/ 78086 h 165992"/>
                              <a:gd name="connsiteX201" fmla="*/ 987027 w 3634382"/>
                              <a:gd name="connsiteY201" fmla="*/ 52711 h 165992"/>
                              <a:gd name="connsiteX202" fmla="*/ 966233 w 3634382"/>
                              <a:gd name="connsiteY202" fmla="*/ 68218 h 165992"/>
                              <a:gd name="connsiteX203" fmla="*/ 965176 w 3634382"/>
                              <a:gd name="connsiteY203" fmla="*/ 75619 h 165992"/>
                              <a:gd name="connsiteX204" fmla="*/ 965176 w 3634382"/>
                              <a:gd name="connsiteY204" fmla="*/ 127073 h 165992"/>
                              <a:gd name="connsiteX205" fmla="*/ 949670 w 3634382"/>
                              <a:gd name="connsiteY205" fmla="*/ 127073 h 165992"/>
                              <a:gd name="connsiteX206" fmla="*/ 1116014 w 3634382"/>
                              <a:gd name="connsiteY206" fmla="*/ 87249 h 165992"/>
                              <a:gd name="connsiteX207" fmla="*/ 1056102 w 3634382"/>
                              <a:gd name="connsiteY207" fmla="*/ 87249 h 165992"/>
                              <a:gd name="connsiteX208" fmla="*/ 1085353 w 3634382"/>
                              <a:gd name="connsiteY208" fmla="*/ 116852 h 165992"/>
                              <a:gd name="connsiteX209" fmla="*/ 1108966 w 3634382"/>
                              <a:gd name="connsiteY209" fmla="*/ 112447 h 165992"/>
                              <a:gd name="connsiteX210" fmla="*/ 1111609 w 3634382"/>
                              <a:gd name="connsiteY210" fmla="*/ 123548 h 165992"/>
                              <a:gd name="connsiteX211" fmla="*/ 1083239 w 3634382"/>
                              <a:gd name="connsiteY211" fmla="*/ 128835 h 165992"/>
                              <a:gd name="connsiteX212" fmla="*/ 1041300 w 3634382"/>
                              <a:gd name="connsiteY212" fmla="*/ 85839 h 165992"/>
                              <a:gd name="connsiteX213" fmla="*/ 1081300 w 3634382"/>
                              <a:gd name="connsiteY213" fmla="*/ 39848 h 165992"/>
                              <a:gd name="connsiteX214" fmla="*/ 1116543 w 3634382"/>
                              <a:gd name="connsiteY214" fmla="*/ 80024 h 165992"/>
                              <a:gd name="connsiteX215" fmla="*/ 1116014 w 3634382"/>
                              <a:gd name="connsiteY215" fmla="*/ 87249 h 165992"/>
                              <a:gd name="connsiteX216" fmla="*/ 1056278 w 3634382"/>
                              <a:gd name="connsiteY216" fmla="*/ 76147 h 165992"/>
                              <a:gd name="connsiteX217" fmla="*/ 1101565 w 3634382"/>
                              <a:gd name="connsiteY217" fmla="*/ 76147 h 165992"/>
                              <a:gd name="connsiteX218" fmla="*/ 1080067 w 3634382"/>
                              <a:gd name="connsiteY218" fmla="*/ 50949 h 165992"/>
                              <a:gd name="connsiteX219" fmla="*/ 1056278 w 3634382"/>
                              <a:gd name="connsiteY219" fmla="*/ 76147 h 165992"/>
                              <a:gd name="connsiteX220" fmla="*/ 1167644 w 3634382"/>
                              <a:gd name="connsiteY220" fmla="*/ 121258 h 165992"/>
                              <a:gd name="connsiteX221" fmla="*/ 1171521 w 3634382"/>
                              <a:gd name="connsiteY221" fmla="*/ 108394 h 165992"/>
                              <a:gd name="connsiteX222" fmla="*/ 1199010 w 3634382"/>
                              <a:gd name="connsiteY222" fmla="*/ 116148 h 165992"/>
                              <a:gd name="connsiteX223" fmla="*/ 1223856 w 3634382"/>
                              <a:gd name="connsiteY223" fmla="*/ 95883 h 165992"/>
                              <a:gd name="connsiteX224" fmla="*/ 1201477 w 3634382"/>
                              <a:gd name="connsiteY224" fmla="*/ 72271 h 165992"/>
                              <a:gd name="connsiteX225" fmla="*/ 1170111 w 3634382"/>
                              <a:gd name="connsiteY225" fmla="*/ 38614 h 165992"/>
                              <a:gd name="connsiteX226" fmla="*/ 1208526 w 3634382"/>
                              <a:gd name="connsiteY226" fmla="*/ 6367 h 165992"/>
                              <a:gd name="connsiteX227" fmla="*/ 1234781 w 3634382"/>
                              <a:gd name="connsiteY227" fmla="*/ 12182 h 165992"/>
                              <a:gd name="connsiteX228" fmla="*/ 1230552 w 3634382"/>
                              <a:gd name="connsiteY228" fmla="*/ 24693 h 165992"/>
                              <a:gd name="connsiteX229" fmla="*/ 1207997 w 3634382"/>
                              <a:gd name="connsiteY229" fmla="*/ 19054 h 165992"/>
                              <a:gd name="connsiteX230" fmla="*/ 1185618 w 3634382"/>
                              <a:gd name="connsiteY230" fmla="*/ 36852 h 165992"/>
                              <a:gd name="connsiteX231" fmla="*/ 1209231 w 3634382"/>
                              <a:gd name="connsiteY231" fmla="*/ 59760 h 165992"/>
                              <a:gd name="connsiteX232" fmla="*/ 1239539 w 3634382"/>
                              <a:gd name="connsiteY232" fmla="*/ 94650 h 165992"/>
                              <a:gd name="connsiteX233" fmla="*/ 1197953 w 3634382"/>
                              <a:gd name="connsiteY233" fmla="*/ 128835 h 165992"/>
                              <a:gd name="connsiteX234" fmla="*/ 1167644 w 3634382"/>
                              <a:gd name="connsiteY234" fmla="*/ 121258 h 165992"/>
                              <a:gd name="connsiteX235" fmla="*/ 1263504 w 3634382"/>
                              <a:gd name="connsiteY235" fmla="*/ 21345 h 165992"/>
                              <a:gd name="connsiteX236" fmla="*/ 1278658 w 3634382"/>
                              <a:gd name="connsiteY236" fmla="*/ 17292 h 165992"/>
                              <a:gd name="connsiteX237" fmla="*/ 1278658 w 3634382"/>
                              <a:gd name="connsiteY237" fmla="*/ 41786 h 165992"/>
                              <a:gd name="connsiteX238" fmla="*/ 1300861 w 3634382"/>
                              <a:gd name="connsiteY238" fmla="*/ 41786 h 165992"/>
                              <a:gd name="connsiteX239" fmla="*/ 1300861 w 3634382"/>
                              <a:gd name="connsiteY239" fmla="*/ 53592 h 165992"/>
                              <a:gd name="connsiteX240" fmla="*/ 1278658 w 3634382"/>
                              <a:gd name="connsiteY240" fmla="*/ 53592 h 165992"/>
                              <a:gd name="connsiteX241" fmla="*/ 1278658 w 3634382"/>
                              <a:gd name="connsiteY241" fmla="*/ 99584 h 165992"/>
                              <a:gd name="connsiteX242" fmla="*/ 1290288 w 3634382"/>
                              <a:gd name="connsiteY242" fmla="*/ 116148 h 165992"/>
                              <a:gd name="connsiteX243" fmla="*/ 1299275 w 3634382"/>
                              <a:gd name="connsiteY243" fmla="*/ 115090 h 165992"/>
                              <a:gd name="connsiteX244" fmla="*/ 1299980 w 3634382"/>
                              <a:gd name="connsiteY244" fmla="*/ 126720 h 165992"/>
                              <a:gd name="connsiteX245" fmla="*/ 1286235 w 3634382"/>
                              <a:gd name="connsiteY245" fmla="*/ 128835 h 165992"/>
                              <a:gd name="connsiteX246" fmla="*/ 1269495 w 3634382"/>
                              <a:gd name="connsiteY246" fmla="*/ 122315 h 165992"/>
                              <a:gd name="connsiteX247" fmla="*/ 1263504 w 3634382"/>
                              <a:gd name="connsiteY247" fmla="*/ 100112 h 165992"/>
                              <a:gd name="connsiteX248" fmla="*/ 1263504 w 3634382"/>
                              <a:gd name="connsiteY248" fmla="*/ 53592 h 165992"/>
                              <a:gd name="connsiteX249" fmla="*/ 1250288 w 3634382"/>
                              <a:gd name="connsiteY249" fmla="*/ 53592 h 165992"/>
                              <a:gd name="connsiteX250" fmla="*/ 1250288 w 3634382"/>
                              <a:gd name="connsiteY250" fmla="*/ 41786 h 165992"/>
                              <a:gd name="connsiteX251" fmla="*/ 1263504 w 3634382"/>
                              <a:gd name="connsiteY251" fmla="*/ 41786 h 165992"/>
                              <a:gd name="connsiteX252" fmla="*/ 1263504 w 3634382"/>
                              <a:gd name="connsiteY252" fmla="*/ 21345 h 165992"/>
                              <a:gd name="connsiteX253" fmla="*/ 1389672 w 3634382"/>
                              <a:gd name="connsiteY253" fmla="*/ 41786 h 165992"/>
                              <a:gd name="connsiteX254" fmla="*/ 1389672 w 3634382"/>
                              <a:gd name="connsiteY254" fmla="*/ 103813 h 165992"/>
                              <a:gd name="connsiteX255" fmla="*/ 1390377 w 3634382"/>
                              <a:gd name="connsiteY255" fmla="*/ 127073 h 165992"/>
                              <a:gd name="connsiteX256" fmla="*/ 1376633 w 3634382"/>
                              <a:gd name="connsiteY256" fmla="*/ 127073 h 165992"/>
                              <a:gd name="connsiteX257" fmla="*/ 1375751 w 3634382"/>
                              <a:gd name="connsiteY257" fmla="*/ 113152 h 165992"/>
                              <a:gd name="connsiteX258" fmla="*/ 1375399 w 3634382"/>
                              <a:gd name="connsiteY258" fmla="*/ 113152 h 165992"/>
                              <a:gd name="connsiteX259" fmla="*/ 1347205 w 3634382"/>
                              <a:gd name="connsiteY259" fmla="*/ 129011 h 165992"/>
                              <a:gd name="connsiteX260" fmla="*/ 1317778 w 3634382"/>
                              <a:gd name="connsiteY260" fmla="*/ 91654 h 165992"/>
                              <a:gd name="connsiteX261" fmla="*/ 1317778 w 3634382"/>
                              <a:gd name="connsiteY261" fmla="*/ 41786 h 165992"/>
                              <a:gd name="connsiteX262" fmla="*/ 1333284 w 3634382"/>
                              <a:gd name="connsiteY262" fmla="*/ 41786 h 165992"/>
                              <a:gd name="connsiteX263" fmla="*/ 1333284 w 3634382"/>
                              <a:gd name="connsiteY263" fmla="*/ 89011 h 165992"/>
                              <a:gd name="connsiteX264" fmla="*/ 1352315 w 3634382"/>
                              <a:gd name="connsiteY264" fmla="*/ 116148 h 165992"/>
                              <a:gd name="connsiteX265" fmla="*/ 1372756 w 3634382"/>
                              <a:gd name="connsiteY265" fmla="*/ 102051 h 165992"/>
                              <a:gd name="connsiteX266" fmla="*/ 1374166 w 3634382"/>
                              <a:gd name="connsiteY266" fmla="*/ 94121 h 165992"/>
                              <a:gd name="connsiteX267" fmla="*/ 1374166 w 3634382"/>
                              <a:gd name="connsiteY267" fmla="*/ 41786 h 165992"/>
                              <a:gd name="connsiteX268" fmla="*/ 1389672 w 3634382"/>
                              <a:gd name="connsiteY268" fmla="*/ 41786 h 165992"/>
                              <a:gd name="connsiteX269" fmla="*/ 1473549 w 3634382"/>
                              <a:gd name="connsiteY269" fmla="*/ 1962 h 165992"/>
                              <a:gd name="connsiteX270" fmla="*/ 1489056 w 3634382"/>
                              <a:gd name="connsiteY270" fmla="*/ 1962 h 165992"/>
                              <a:gd name="connsiteX271" fmla="*/ 1489056 w 3634382"/>
                              <a:gd name="connsiteY271" fmla="*/ 105046 h 165992"/>
                              <a:gd name="connsiteX272" fmla="*/ 1489761 w 3634382"/>
                              <a:gd name="connsiteY272" fmla="*/ 127073 h 165992"/>
                              <a:gd name="connsiteX273" fmla="*/ 1475840 w 3634382"/>
                              <a:gd name="connsiteY273" fmla="*/ 127073 h 165992"/>
                              <a:gd name="connsiteX274" fmla="*/ 1475135 w 3634382"/>
                              <a:gd name="connsiteY274" fmla="*/ 112271 h 165992"/>
                              <a:gd name="connsiteX275" fmla="*/ 1474783 w 3634382"/>
                              <a:gd name="connsiteY275" fmla="*/ 112271 h 165992"/>
                              <a:gd name="connsiteX276" fmla="*/ 1445708 w 3634382"/>
                              <a:gd name="connsiteY276" fmla="*/ 129011 h 165992"/>
                              <a:gd name="connsiteX277" fmla="*/ 1409232 w 3634382"/>
                              <a:gd name="connsiteY277" fmla="*/ 85663 h 165992"/>
                              <a:gd name="connsiteX278" fmla="*/ 1447470 w 3634382"/>
                              <a:gd name="connsiteY278" fmla="*/ 39848 h 165992"/>
                              <a:gd name="connsiteX279" fmla="*/ 1473197 w 3634382"/>
                              <a:gd name="connsiteY279" fmla="*/ 52887 h 165992"/>
                              <a:gd name="connsiteX280" fmla="*/ 1473549 w 3634382"/>
                              <a:gd name="connsiteY280" fmla="*/ 52887 h 165992"/>
                              <a:gd name="connsiteX281" fmla="*/ 1473549 w 3634382"/>
                              <a:gd name="connsiteY281" fmla="*/ 1962 h 165992"/>
                              <a:gd name="connsiteX282" fmla="*/ 1473549 w 3634382"/>
                              <a:gd name="connsiteY282" fmla="*/ 91302 h 165992"/>
                              <a:gd name="connsiteX283" fmla="*/ 1473549 w 3634382"/>
                              <a:gd name="connsiteY283" fmla="*/ 76500 h 165992"/>
                              <a:gd name="connsiteX284" fmla="*/ 1472845 w 3634382"/>
                              <a:gd name="connsiteY284" fmla="*/ 69980 h 165992"/>
                              <a:gd name="connsiteX285" fmla="*/ 1450465 w 3634382"/>
                              <a:gd name="connsiteY285" fmla="*/ 52006 h 165992"/>
                              <a:gd name="connsiteX286" fmla="*/ 1424915 w 3634382"/>
                              <a:gd name="connsiteY286" fmla="*/ 84958 h 165992"/>
                              <a:gd name="connsiteX287" fmla="*/ 1450113 w 3634382"/>
                              <a:gd name="connsiteY287" fmla="*/ 116500 h 165992"/>
                              <a:gd name="connsiteX288" fmla="*/ 1472845 w 3634382"/>
                              <a:gd name="connsiteY288" fmla="*/ 97998 h 165992"/>
                              <a:gd name="connsiteX289" fmla="*/ 1473549 w 3634382"/>
                              <a:gd name="connsiteY289" fmla="*/ 91302 h 165992"/>
                              <a:gd name="connsiteX290" fmla="*/ 1503505 w 3634382"/>
                              <a:gd name="connsiteY290" fmla="*/ 41786 h 165992"/>
                              <a:gd name="connsiteX291" fmla="*/ 1520422 w 3634382"/>
                              <a:gd name="connsiteY291" fmla="*/ 41786 h 165992"/>
                              <a:gd name="connsiteX292" fmla="*/ 1539100 w 3634382"/>
                              <a:gd name="connsiteY292" fmla="*/ 92183 h 165992"/>
                              <a:gd name="connsiteX293" fmla="*/ 1544563 w 3634382"/>
                              <a:gd name="connsiteY293" fmla="*/ 109628 h 165992"/>
                              <a:gd name="connsiteX294" fmla="*/ 1544915 w 3634382"/>
                              <a:gd name="connsiteY294" fmla="*/ 109628 h 165992"/>
                              <a:gd name="connsiteX295" fmla="*/ 1550378 w 3634382"/>
                              <a:gd name="connsiteY295" fmla="*/ 91830 h 165992"/>
                              <a:gd name="connsiteX296" fmla="*/ 1567294 w 3634382"/>
                              <a:gd name="connsiteY296" fmla="*/ 41786 h 165992"/>
                              <a:gd name="connsiteX297" fmla="*/ 1583682 w 3634382"/>
                              <a:gd name="connsiteY297" fmla="*/ 41786 h 165992"/>
                              <a:gd name="connsiteX298" fmla="*/ 1560422 w 3634382"/>
                              <a:gd name="connsiteY298" fmla="*/ 102579 h 165992"/>
                              <a:gd name="connsiteX299" fmla="*/ 1531171 w 3634382"/>
                              <a:gd name="connsiteY299" fmla="*/ 155972 h 165992"/>
                              <a:gd name="connsiteX300" fmla="*/ 1512140 w 3634382"/>
                              <a:gd name="connsiteY300" fmla="*/ 166016 h 165992"/>
                              <a:gd name="connsiteX301" fmla="*/ 1508263 w 3634382"/>
                              <a:gd name="connsiteY301" fmla="*/ 152976 h 165992"/>
                              <a:gd name="connsiteX302" fmla="*/ 1521831 w 3634382"/>
                              <a:gd name="connsiteY302" fmla="*/ 145399 h 165992"/>
                              <a:gd name="connsiteX303" fmla="*/ 1534871 w 3634382"/>
                              <a:gd name="connsiteY303" fmla="*/ 128130 h 165992"/>
                              <a:gd name="connsiteX304" fmla="*/ 1536105 w 3634382"/>
                              <a:gd name="connsiteY304" fmla="*/ 124430 h 165992"/>
                              <a:gd name="connsiteX305" fmla="*/ 1535048 w 3634382"/>
                              <a:gd name="connsiteY305" fmla="*/ 120377 h 165992"/>
                              <a:gd name="connsiteX306" fmla="*/ 1503505 w 3634382"/>
                              <a:gd name="connsiteY306" fmla="*/ 41786 h 165992"/>
                              <a:gd name="connsiteX307" fmla="*/ 1671260 w 3634382"/>
                              <a:gd name="connsiteY307" fmla="*/ 39848 h 165992"/>
                              <a:gd name="connsiteX308" fmla="*/ 1712317 w 3634382"/>
                              <a:gd name="connsiteY308" fmla="*/ 83724 h 165992"/>
                              <a:gd name="connsiteX309" fmla="*/ 1669850 w 3634382"/>
                              <a:gd name="connsiteY309" fmla="*/ 129011 h 165992"/>
                              <a:gd name="connsiteX310" fmla="*/ 1628969 w 3634382"/>
                              <a:gd name="connsiteY310" fmla="*/ 85134 h 165992"/>
                              <a:gd name="connsiteX311" fmla="*/ 1671260 w 3634382"/>
                              <a:gd name="connsiteY311" fmla="*/ 39848 h 165992"/>
                              <a:gd name="connsiteX312" fmla="*/ 1670907 w 3634382"/>
                              <a:gd name="connsiteY312" fmla="*/ 51478 h 165992"/>
                              <a:gd name="connsiteX313" fmla="*/ 1644652 w 3634382"/>
                              <a:gd name="connsiteY313" fmla="*/ 84606 h 165992"/>
                              <a:gd name="connsiteX314" fmla="*/ 1670555 w 3634382"/>
                              <a:gd name="connsiteY314" fmla="*/ 117381 h 165992"/>
                              <a:gd name="connsiteX315" fmla="*/ 1696458 w 3634382"/>
                              <a:gd name="connsiteY315" fmla="*/ 84253 h 165992"/>
                              <a:gd name="connsiteX316" fmla="*/ 1670907 w 3634382"/>
                              <a:gd name="connsiteY316" fmla="*/ 51478 h 165992"/>
                              <a:gd name="connsiteX317" fmla="*/ 1748793 w 3634382"/>
                              <a:gd name="connsiteY317" fmla="*/ 127073 h 165992"/>
                              <a:gd name="connsiteX318" fmla="*/ 1733463 w 3634382"/>
                              <a:gd name="connsiteY318" fmla="*/ 127073 h 165992"/>
                              <a:gd name="connsiteX319" fmla="*/ 1733463 w 3634382"/>
                              <a:gd name="connsiteY319" fmla="*/ 53592 h 165992"/>
                              <a:gd name="connsiteX320" fmla="*/ 1721480 w 3634382"/>
                              <a:gd name="connsiteY320" fmla="*/ 53592 h 165992"/>
                              <a:gd name="connsiteX321" fmla="*/ 1721480 w 3634382"/>
                              <a:gd name="connsiteY321" fmla="*/ 41786 h 165992"/>
                              <a:gd name="connsiteX322" fmla="*/ 1733463 w 3634382"/>
                              <a:gd name="connsiteY322" fmla="*/ 41786 h 165992"/>
                              <a:gd name="connsiteX323" fmla="*/ 1733463 w 3634382"/>
                              <a:gd name="connsiteY323" fmla="*/ 37733 h 165992"/>
                              <a:gd name="connsiteX324" fmla="*/ 1743331 w 3634382"/>
                              <a:gd name="connsiteY324" fmla="*/ 7953 h 165992"/>
                              <a:gd name="connsiteX325" fmla="*/ 1764124 w 3634382"/>
                              <a:gd name="connsiteY325" fmla="*/ 24 h 165992"/>
                              <a:gd name="connsiteX326" fmla="*/ 1777340 w 3634382"/>
                              <a:gd name="connsiteY326" fmla="*/ 2490 h 165992"/>
                              <a:gd name="connsiteX327" fmla="*/ 1775225 w 3634382"/>
                              <a:gd name="connsiteY327" fmla="*/ 14473 h 165992"/>
                              <a:gd name="connsiteX328" fmla="*/ 1765357 w 3634382"/>
                              <a:gd name="connsiteY328" fmla="*/ 12535 h 165992"/>
                              <a:gd name="connsiteX329" fmla="*/ 1748793 w 3634382"/>
                              <a:gd name="connsiteY329" fmla="*/ 37204 h 165992"/>
                              <a:gd name="connsiteX330" fmla="*/ 1748793 w 3634382"/>
                              <a:gd name="connsiteY330" fmla="*/ 41786 h 165992"/>
                              <a:gd name="connsiteX331" fmla="*/ 1769410 w 3634382"/>
                              <a:gd name="connsiteY331" fmla="*/ 41786 h 165992"/>
                              <a:gd name="connsiteX332" fmla="*/ 1769410 w 3634382"/>
                              <a:gd name="connsiteY332" fmla="*/ 53592 h 165992"/>
                              <a:gd name="connsiteX333" fmla="*/ 1748793 w 3634382"/>
                              <a:gd name="connsiteY333" fmla="*/ 53592 h 165992"/>
                              <a:gd name="connsiteX334" fmla="*/ 1748793 w 3634382"/>
                              <a:gd name="connsiteY334" fmla="*/ 127073 h 165992"/>
                              <a:gd name="connsiteX335" fmla="*/ 1882715 w 3634382"/>
                              <a:gd name="connsiteY335" fmla="*/ 58702 h 165992"/>
                              <a:gd name="connsiteX336" fmla="*/ 1882715 w 3634382"/>
                              <a:gd name="connsiteY336" fmla="*/ 71390 h 165992"/>
                              <a:gd name="connsiteX337" fmla="*/ 1836547 w 3634382"/>
                              <a:gd name="connsiteY337" fmla="*/ 71390 h 165992"/>
                              <a:gd name="connsiteX338" fmla="*/ 1836547 w 3634382"/>
                              <a:gd name="connsiteY338" fmla="*/ 114209 h 165992"/>
                              <a:gd name="connsiteX339" fmla="*/ 1888001 w 3634382"/>
                              <a:gd name="connsiteY339" fmla="*/ 114209 h 165992"/>
                              <a:gd name="connsiteX340" fmla="*/ 1888001 w 3634382"/>
                              <a:gd name="connsiteY340" fmla="*/ 127073 h 165992"/>
                              <a:gd name="connsiteX341" fmla="*/ 1821217 w 3634382"/>
                              <a:gd name="connsiteY341" fmla="*/ 127073 h 165992"/>
                              <a:gd name="connsiteX342" fmla="*/ 1821217 w 3634382"/>
                              <a:gd name="connsiteY342" fmla="*/ 8305 h 165992"/>
                              <a:gd name="connsiteX343" fmla="*/ 1885358 w 3634382"/>
                              <a:gd name="connsiteY343" fmla="*/ 8305 h 165992"/>
                              <a:gd name="connsiteX344" fmla="*/ 1885358 w 3634382"/>
                              <a:gd name="connsiteY344" fmla="*/ 21169 h 165992"/>
                              <a:gd name="connsiteX345" fmla="*/ 1836547 w 3634382"/>
                              <a:gd name="connsiteY345" fmla="*/ 21169 h 165992"/>
                              <a:gd name="connsiteX346" fmla="*/ 1836547 w 3634382"/>
                              <a:gd name="connsiteY346" fmla="*/ 58702 h 165992"/>
                              <a:gd name="connsiteX347" fmla="*/ 1882715 w 3634382"/>
                              <a:gd name="connsiteY347" fmla="*/ 58702 h 165992"/>
                              <a:gd name="connsiteX348" fmla="*/ 1968706 w 3634382"/>
                              <a:gd name="connsiteY348" fmla="*/ 127073 h 165992"/>
                              <a:gd name="connsiteX349" fmla="*/ 1954609 w 3634382"/>
                              <a:gd name="connsiteY349" fmla="*/ 127073 h 165992"/>
                              <a:gd name="connsiteX350" fmla="*/ 1953376 w 3634382"/>
                              <a:gd name="connsiteY350" fmla="*/ 116324 h 165992"/>
                              <a:gd name="connsiteX351" fmla="*/ 1952847 w 3634382"/>
                              <a:gd name="connsiteY351" fmla="*/ 116324 h 165992"/>
                              <a:gd name="connsiteX352" fmla="*/ 1926768 w 3634382"/>
                              <a:gd name="connsiteY352" fmla="*/ 129011 h 165992"/>
                              <a:gd name="connsiteX353" fmla="*/ 1900688 w 3634382"/>
                              <a:gd name="connsiteY353" fmla="*/ 104518 h 165992"/>
                              <a:gd name="connsiteX354" fmla="*/ 1951966 w 3634382"/>
                              <a:gd name="connsiteY354" fmla="*/ 72799 h 165992"/>
                              <a:gd name="connsiteX355" fmla="*/ 1951966 w 3634382"/>
                              <a:gd name="connsiteY355" fmla="*/ 71037 h 165992"/>
                              <a:gd name="connsiteX356" fmla="*/ 1932583 w 3634382"/>
                              <a:gd name="connsiteY356" fmla="*/ 51301 h 165992"/>
                              <a:gd name="connsiteX357" fmla="*/ 1910380 w 3634382"/>
                              <a:gd name="connsiteY357" fmla="*/ 57645 h 165992"/>
                              <a:gd name="connsiteX358" fmla="*/ 1906856 w 3634382"/>
                              <a:gd name="connsiteY358" fmla="*/ 47425 h 165992"/>
                              <a:gd name="connsiteX359" fmla="*/ 1934874 w 3634382"/>
                              <a:gd name="connsiteY359" fmla="*/ 39848 h 165992"/>
                              <a:gd name="connsiteX360" fmla="*/ 1967297 w 3634382"/>
                              <a:gd name="connsiteY360" fmla="*/ 74738 h 165992"/>
                              <a:gd name="connsiteX361" fmla="*/ 1967297 w 3634382"/>
                              <a:gd name="connsiteY361" fmla="*/ 106632 h 165992"/>
                              <a:gd name="connsiteX362" fmla="*/ 1968706 w 3634382"/>
                              <a:gd name="connsiteY362" fmla="*/ 127073 h 165992"/>
                              <a:gd name="connsiteX363" fmla="*/ 1952319 w 3634382"/>
                              <a:gd name="connsiteY363" fmla="*/ 98350 h 165992"/>
                              <a:gd name="connsiteX364" fmla="*/ 1952319 w 3634382"/>
                              <a:gd name="connsiteY364" fmla="*/ 83548 h 165992"/>
                              <a:gd name="connsiteX365" fmla="*/ 1916195 w 3634382"/>
                              <a:gd name="connsiteY365" fmla="*/ 102755 h 165992"/>
                              <a:gd name="connsiteX366" fmla="*/ 1930821 w 3634382"/>
                              <a:gd name="connsiteY366" fmla="*/ 117557 h 165992"/>
                              <a:gd name="connsiteX367" fmla="*/ 1951438 w 3634382"/>
                              <a:gd name="connsiteY367" fmla="*/ 103284 h 165992"/>
                              <a:gd name="connsiteX368" fmla="*/ 1952319 w 3634382"/>
                              <a:gd name="connsiteY368" fmla="*/ 98350 h 165992"/>
                              <a:gd name="connsiteX369" fmla="*/ 1992319 w 3634382"/>
                              <a:gd name="connsiteY369" fmla="*/ 127073 h 165992"/>
                              <a:gd name="connsiteX370" fmla="*/ 1992319 w 3634382"/>
                              <a:gd name="connsiteY370" fmla="*/ 68394 h 165992"/>
                              <a:gd name="connsiteX371" fmla="*/ 1991614 w 3634382"/>
                              <a:gd name="connsiteY371" fmla="*/ 41786 h 165992"/>
                              <a:gd name="connsiteX372" fmla="*/ 2005182 w 3634382"/>
                              <a:gd name="connsiteY372" fmla="*/ 41786 h 165992"/>
                              <a:gd name="connsiteX373" fmla="*/ 2005711 w 3634382"/>
                              <a:gd name="connsiteY373" fmla="*/ 58526 h 165992"/>
                              <a:gd name="connsiteX374" fmla="*/ 2006416 w 3634382"/>
                              <a:gd name="connsiteY374" fmla="*/ 58526 h 165992"/>
                              <a:gd name="connsiteX375" fmla="*/ 2030028 w 3634382"/>
                              <a:gd name="connsiteY375" fmla="*/ 39848 h 165992"/>
                              <a:gd name="connsiteX376" fmla="*/ 2034434 w 3634382"/>
                              <a:gd name="connsiteY376" fmla="*/ 40376 h 165992"/>
                              <a:gd name="connsiteX377" fmla="*/ 2034434 w 3634382"/>
                              <a:gd name="connsiteY377" fmla="*/ 55002 h 165992"/>
                              <a:gd name="connsiteX378" fmla="*/ 2029147 w 3634382"/>
                              <a:gd name="connsiteY378" fmla="*/ 54473 h 165992"/>
                              <a:gd name="connsiteX379" fmla="*/ 2008354 w 3634382"/>
                              <a:gd name="connsiteY379" fmla="*/ 74385 h 165992"/>
                              <a:gd name="connsiteX380" fmla="*/ 2007649 w 3634382"/>
                              <a:gd name="connsiteY380" fmla="*/ 81610 h 165992"/>
                              <a:gd name="connsiteX381" fmla="*/ 2007649 w 3634382"/>
                              <a:gd name="connsiteY381" fmla="*/ 127073 h 165992"/>
                              <a:gd name="connsiteX382" fmla="*/ 1992319 w 3634382"/>
                              <a:gd name="connsiteY382" fmla="*/ 127073 h 165992"/>
                              <a:gd name="connsiteX383" fmla="*/ 2053465 w 3634382"/>
                              <a:gd name="connsiteY383" fmla="*/ 21345 h 165992"/>
                              <a:gd name="connsiteX384" fmla="*/ 2068619 w 3634382"/>
                              <a:gd name="connsiteY384" fmla="*/ 17292 h 165992"/>
                              <a:gd name="connsiteX385" fmla="*/ 2068619 w 3634382"/>
                              <a:gd name="connsiteY385" fmla="*/ 41786 h 165992"/>
                              <a:gd name="connsiteX386" fmla="*/ 2090822 w 3634382"/>
                              <a:gd name="connsiteY386" fmla="*/ 41786 h 165992"/>
                              <a:gd name="connsiteX387" fmla="*/ 2090822 w 3634382"/>
                              <a:gd name="connsiteY387" fmla="*/ 53592 h 165992"/>
                              <a:gd name="connsiteX388" fmla="*/ 2068619 w 3634382"/>
                              <a:gd name="connsiteY388" fmla="*/ 53592 h 165992"/>
                              <a:gd name="connsiteX389" fmla="*/ 2068619 w 3634382"/>
                              <a:gd name="connsiteY389" fmla="*/ 99584 h 165992"/>
                              <a:gd name="connsiteX390" fmla="*/ 2080249 w 3634382"/>
                              <a:gd name="connsiteY390" fmla="*/ 116148 h 165992"/>
                              <a:gd name="connsiteX391" fmla="*/ 2089236 w 3634382"/>
                              <a:gd name="connsiteY391" fmla="*/ 115090 h 165992"/>
                              <a:gd name="connsiteX392" fmla="*/ 2089941 w 3634382"/>
                              <a:gd name="connsiteY392" fmla="*/ 126720 h 165992"/>
                              <a:gd name="connsiteX393" fmla="*/ 2076196 w 3634382"/>
                              <a:gd name="connsiteY393" fmla="*/ 128835 h 165992"/>
                              <a:gd name="connsiteX394" fmla="*/ 2059456 w 3634382"/>
                              <a:gd name="connsiteY394" fmla="*/ 122315 h 165992"/>
                              <a:gd name="connsiteX395" fmla="*/ 2053465 w 3634382"/>
                              <a:gd name="connsiteY395" fmla="*/ 100112 h 165992"/>
                              <a:gd name="connsiteX396" fmla="*/ 2053465 w 3634382"/>
                              <a:gd name="connsiteY396" fmla="*/ 53592 h 165992"/>
                              <a:gd name="connsiteX397" fmla="*/ 2040249 w 3634382"/>
                              <a:gd name="connsiteY397" fmla="*/ 53592 h 165992"/>
                              <a:gd name="connsiteX398" fmla="*/ 2040249 w 3634382"/>
                              <a:gd name="connsiteY398" fmla="*/ 41786 h 165992"/>
                              <a:gd name="connsiteX399" fmla="*/ 2053465 w 3634382"/>
                              <a:gd name="connsiteY399" fmla="*/ 41786 h 165992"/>
                              <a:gd name="connsiteX400" fmla="*/ 2053465 w 3634382"/>
                              <a:gd name="connsiteY400" fmla="*/ 21345 h 165992"/>
                              <a:gd name="connsiteX401" fmla="*/ 2108267 w 3634382"/>
                              <a:gd name="connsiteY401" fmla="*/ 127073 h 165992"/>
                              <a:gd name="connsiteX402" fmla="*/ 2108267 w 3634382"/>
                              <a:gd name="connsiteY402" fmla="*/ 1962 h 165992"/>
                              <a:gd name="connsiteX403" fmla="*/ 2123773 w 3634382"/>
                              <a:gd name="connsiteY403" fmla="*/ 1962 h 165992"/>
                              <a:gd name="connsiteX404" fmla="*/ 2123773 w 3634382"/>
                              <a:gd name="connsiteY404" fmla="*/ 55178 h 165992"/>
                              <a:gd name="connsiteX405" fmla="*/ 2124126 w 3634382"/>
                              <a:gd name="connsiteY405" fmla="*/ 55178 h 165992"/>
                              <a:gd name="connsiteX406" fmla="*/ 2135227 w 3634382"/>
                              <a:gd name="connsiteY406" fmla="*/ 44253 h 165992"/>
                              <a:gd name="connsiteX407" fmla="*/ 2151086 w 3634382"/>
                              <a:gd name="connsiteY407" fmla="*/ 39848 h 165992"/>
                              <a:gd name="connsiteX408" fmla="*/ 2180866 w 3634382"/>
                              <a:gd name="connsiteY408" fmla="*/ 76324 h 165992"/>
                              <a:gd name="connsiteX409" fmla="*/ 2180866 w 3634382"/>
                              <a:gd name="connsiteY409" fmla="*/ 127073 h 165992"/>
                              <a:gd name="connsiteX410" fmla="*/ 2165360 w 3634382"/>
                              <a:gd name="connsiteY410" fmla="*/ 127073 h 165992"/>
                              <a:gd name="connsiteX411" fmla="*/ 2165360 w 3634382"/>
                              <a:gd name="connsiteY411" fmla="*/ 78086 h 165992"/>
                              <a:gd name="connsiteX412" fmla="*/ 2145624 w 3634382"/>
                              <a:gd name="connsiteY412" fmla="*/ 52711 h 165992"/>
                              <a:gd name="connsiteX413" fmla="*/ 2124831 w 3634382"/>
                              <a:gd name="connsiteY413" fmla="*/ 68218 h 165992"/>
                              <a:gd name="connsiteX414" fmla="*/ 2123773 w 3634382"/>
                              <a:gd name="connsiteY414" fmla="*/ 75619 h 165992"/>
                              <a:gd name="connsiteX415" fmla="*/ 2123773 w 3634382"/>
                              <a:gd name="connsiteY415" fmla="*/ 127073 h 165992"/>
                              <a:gd name="connsiteX416" fmla="*/ 2108267 w 3634382"/>
                              <a:gd name="connsiteY416" fmla="*/ 127073 h 165992"/>
                              <a:gd name="connsiteX417" fmla="*/ 2207122 w 3634382"/>
                              <a:gd name="connsiteY417" fmla="*/ 147690 h 165992"/>
                              <a:gd name="connsiteX418" fmla="*/ 2196021 w 3634382"/>
                              <a:gd name="connsiteY418" fmla="*/ 148747 h 165992"/>
                              <a:gd name="connsiteX419" fmla="*/ 2206593 w 3634382"/>
                              <a:gd name="connsiteY419" fmla="*/ 106632 h 165992"/>
                              <a:gd name="connsiteX420" fmla="*/ 2223862 w 3634382"/>
                              <a:gd name="connsiteY420" fmla="*/ 104870 h 165992"/>
                              <a:gd name="connsiteX421" fmla="*/ 2207122 w 3634382"/>
                              <a:gd name="connsiteY421" fmla="*/ 147690 h 165992"/>
                              <a:gd name="connsiteX422" fmla="*/ 2328532 w 3634382"/>
                              <a:gd name="connsiteY422" fmla="*/ 6367 h 165992"/>
                              <a:gd name="connsiteX423" fmla="*/ 2381925 w 3634382"/>
                              <a:gd name="connsiteY423" fmla="*/ 66456 h 165992"/>
                              <a:gd name="connsiteX424" fmla="*/ 2326770 w 3634382"/>
                              <a:gd name="connsiteY424" fmla="*/ 129011 h 165992"/>
                              <a:gd name="connsiteX425" fmla="*/ 2273378 w 3634382"/>
                              <a:gd name="connsiteY425" fmla="*/ 68746 h 165992"/>
                              <a:gd name="connsiteX426" fmla="*/ 2328532 w 3634382"/>
                              <a:gd name="connsiteY426" fmla="*/ 6367 h 165992"/>
                              <a:gd name="connsiteX427" fmla="*/ 2327828 w 3634382"/>
                              <a:gd name="connsiteY427" fmla="*/ 18878 h 165992"/>
                              <a:gd name="connsiteX428" fmla="*/ 2289766 w 3634382"/>
                              <a:gd name="connsiteY428" fmla="*/ 68394 h 165992"/>
                              <a:gd name="connsiteX429" fmla="*/ 2327651 w 3634382"/>
                              <a:gd name="connsiteY429" fmla="*/ 116500 h 165992"/>
                              <a:gd name="connsiteX430" fmla="*/ 2365713 w 3634382"/>
                              <a:gd name="connsiteY430" fmla="*/ 67160 h 165992"/>
                              <a:gd name="connsiteX431" fmla="*/ 2327828 w 3634382"/>
                              <a:gd name="connsiteY431" fmla="*/ 18878 h 165992"/>
                              <a:gd name="connsiteX432" fmla="*/ 2459458 w 3634382"/>
                              <a:gd name="connsiteY432" fmla="*/ 112271 h 165992"/>
                              <a:gd name="connsiteX433" fmla="*/ 2462101 w 3634382"/>
                              <a:gd name="connsiteY433" fmla="*/ 123901 h 165992"/>
                              <a:gd name="connsiteX434" fmla="*/ 2437608 w 3634382"/>
                              <a:gd name="connsiteY434" fmla="*/ 128835 h 165992"/>
                              <a:gd name="connsiteX435" fmla="*/ 2395141 w 3634382"/>
                              <a:gd name="connsiteY435" fmla="*/ 85310 h 165992"/>
                              <a:gd name="connsiteX436" fmla="*/ 2440956 w 3634382"/>
                              <a:gd name="connsiteY436" fmla="*/ 40024 h 165992"/>
                              <a:gd name="connsiteX437" fmla="*/ 2462454 w 3634382"/>
                              <a:gd name="connsiteY437" fmla="*/ 44429 h 165992"/>
                              <a:gd name="connsiteX438" fmla="*/ 2458930 w 3634382"/>
                              <a:gd name="connsiteY438" fmla="*/ 56412 h 165992"/>
                              <a:gd name="connsiteX439" fmla="*/ 2440956 w 3634382"/>
                              <a:gd name="connsiteY439" fmla="*/ 52359 h 165992"/>
                              <a:gd name="connsiteX440" fmla="*/ 2410824 w 3634382"/>
                              <a:gd name="connsiteY440" fmla="*/ 84606 h 165992"/>
                              <a:gd name="connsiteX441" fmla="*/ 2440427 w 3634382"/>
                              <a:gd name="connsiteY441" fmla="*/ 116500 h 165992"/>
                              <a:gd name="connsiteX442" fmla="*/ 2459458 w 3634382"/>
                              <a:gd name="connsiteY442" fmla="*/ 112271 h 165992"/>
                              <a:gd name="connsiteX443" fmla="*/ 2548798 w 3634382"/>
                              <a:gd name="connsiteY443" fmla="*/ 87249 h 165992"/>
                              <a:gd name="connsiteX444" fmla="*/ 2488886 w 3634382"/>
                              <a:gd name="connsiteY444" fmla="*/ 87249 h 165992"/>
                              <a:gd name="connsiteX445" fmla="*/ 2518137 w 3634382"/>
                              <a:gd name="connsiteY445" fmla="*/ 116852 h 165992"/>
                              <a:gd name="connsiteX446" fmla="*/ 2541750 w 3634382"/>
                              <a:gd name="connsiteY446" fmla="*/ 112447 h 165992"/>
                              <a:gd name="connsiteX447" fmla="*/ 2544393 w 3634382"/>
                              <a:gd name="connsiteY447" fmla="*/ 123548 h 165992"/>
                              <a:gd name="connsiteX448" fmla="*/ 2516023 w 3634382"/>
                              <a:gd name="connsiteY448" fmla="*/ 128835 h 165992"/>
                              <a:gd name="connsiteX449" fmla="*/ 2474084 w 3634382"/>
                              <a:gd name="connsiteY449" fmla="*/ 85839 h 165992"/>
                              <a:gd name="connsiteX450" fmla="*/ 2514084 w 3634382"/>
                              <a:gd name="connsiteY450" fmla="*/ 39848 h 165992"/>
                              <a:gd name="connsiteX451" fmla="*/ 2549327 w 3634382"/>
                              <a:gd name="connsiteY451" fmla="*/ 80024 h 165992"/>
                              <a:gd name="connsiteX452" fmla="*/ 2548798 w 3634382"/>
                              <a:gd name="connsiteY452" fmla="*/ 87249 h 165992"/>
                              <a:gd name="connsiteX453" fmla="*/ 2489062 w 3634382"/>
                              <a:gd name="connsiteY453" fmla="*/ 76147 h 165992"/>
                              <a:gd name="connsiteX454" fmla="*/ 2534349 w 3634382"/>
                              <a:gd name="connsiteY454" fmla="*/ 76147 h 165992"/>
                              <a:gd name="connsiteX455" fmla="*/ 2512851 w 3634382"/>
                              <a:gd name="connsiteY455" fmla="*/ 50949 h 165992"/>
                              <a:gd name="connsiteX456" fmla="*/ 2489062 w 3634382"/>
                              <a:gd name="connsiteY456" fmla="*/ 76147 h 165992"/>
                              <a:gd name="connsiteX457" fmla="*/ 2629856 w 3634382"/>
                              <a:gd name="connsiteY457" fmla="*/ 127073 h 165992"/>
                              <a:gd name="connsiteX458" fmla="*/ 2615759 w 3634382"/>
                              <a:gd name="connsiteY458" fmla="*/ 127073 h 165992"/>
                              <a:gd name="connsiteX459" fmla="*/ 2614525 w 3634382"/>
                              <a:gd name="connsiteY459" fmla="*/ 116324 h 165992"/>
                              <a:gd name="connsiteX460" fmla="*/ 2613997 w 3634382"/>
                              <a:gd name="connsiteY460" fmla="*/ 116324 h 165992"/>
                              <a:gd name="connsiteX461" fmla="*/ 2587917 w 3634382"/>
                              <a:gd name="connsiteY461" fmla="*/ 129011 h 165992"/>
                              <a:gd name="connsiteX462" fmla="*/ 2561838 w 3634382"/>
                              <a:gd name="connsiteY462" fmla="*/ 104518 h 165992"/>
                              <a:gd name="connsiteX463" fmla="*/ 2613116 w 3634382"/>
                              <a:gd name="connsiteY463" fmla="*/ 72799 h 165992"/>
                              <a:gd name="connsiteX464" fmla="*/ 2613116 w 3634382"/>
                              <a:gd name="connsiteY464" fmla="*/ 71037 h 165992"/>
                              <a:gd name="connsiteX465" fmla="*/ 2593732 w 3634382"/>
                              <a:gd name="connsiteY465" fmla="*/ 51301 h 165992"/>
                              <a:gd name="connsiteX466" fmla="*/ 2571529 w 3634382"/>
                              <a:gd name="connsiteY466" fmla="*/ 57645 h 165992"/>
                              <a:gd name="connsiteX467" fmla="*/ 2568005 w 3634382"/>
                              <a:gd name="connsiteY467" fmla="*/ 47425 h 165992"/>
                              <a:gd name="connsiteX468" fmla="*/ 2596023 w 3634382"/>
                              <a:gd name="connsiteY468" fmla="*/ 39848 h 165992"/>
                              <a:gd name="connsiteX469" fmla="*/ 2628446 w 3634382"/>
                              <a:gd name="connsiteY469" fmla="*/ 74738 h 165992"/>
                              <a:gd name="connsiteX470" fmla="*/ 2628446 w 3634382"/>
                              <a:gd name="connsiteY470" fmla="*/ 106632 h 165992"/>
                              <a:gd name="connsiteX471" fmla="*/ 2629856 w 3634382"/>
                              <a:gd name="connsiteY471" fmla="*/ 127073 h 165992"/>
                              <a:gd name="connsiteX472" fmla="*/ 2613468 w 3634382"/>
                              <a:gd name="connsiteY472" fmla="*/ 98350 h 165992"/>
                              <a:gd name="connsiteX473" fmla="*/ 2613468 w 3634382"/>
                              <a:gd name="connsiteY473" fmla="*/ 83548 h 165992"/>
                              <a:gd name="connsiteX474" fmla="*/ 2577344 w 3634382"/>
                              <a:gd name="connsiteY474" fmla="*/ 102755 h 165992"/>
                              <a:gd name="connsiteX475" fmla="*/ 2591970 w 3634382"/>
                              <a:gd name="connsiteY475" fmla="*/ 117557 h 165992"/>
                              <a:gd name="connsiteX476" fmla="*/ 2612587 w 3634382"/>
                              <a:gd name="connsiteY476" fmla="*/ 103284 h 165992"/>
                              <a:gd name="connsiteX477" fmla="*/ 2613468 w 3634382"/>
                              <a:gd name="connsiteY477" fmla="*/ 98350 h 165992"/>
                              <a:gd name="connsiteX478" fmla="*/ 2653468 w 3634382"/>
                              <a:gd name="connsiteY478" fmla="*/ 127073 h 165992"/>
                              <a:gd name="connsiteX479" fmla="*/ 2653468 w 3634382"/>
                              <a:gd name="connsiteY479" fmla="*/ 64870 h 165992"/>
                              <a:gd name="connsiteX480" fmla="*/ 2652763 w 3634382"/>
                              <a:gd name="connsiteY480" fmla="*/ 41786 h 165992"/>
                              <a:gd name="connsiteX481" fmla="*/ 2666508 w 3634382"/>
                              <a:gd name="connsiteY481" fmla="*/ 41786 h 165992"/>
                              <a:gd name="connsiteX482" fmla="*/ 2667389 w 3634382"/>
                              <a:gd name="connsiteY482" fmla="*/ 55883 h 165992"/>
                              <a:gd name="connsiteX483" fmla="*/ 2667742 w 3634382"/>
                              <a:gd name="connsiteY483" fmla="*/ 55883 h 165992"/>
                              <a:gd name="connsiteX484" fmla="*/ 2695935 w 3634382"/>
                              <a:gd name="connsiteY484" fmla="*/ 39848 h 165992"/>
                              <a:gd name="connsiteX485" fmla="*/ 2726068 w 3634382"/>
                              <a:gd name="connsiteY485" fmla="*/ 76147 h 165992"/>
                              <a:gd name="connsiteX486" fmla="*/ 2726068 w 3634382"/>
                              <a:gd name="connsiteY486" fmla="*/ 127073 h 165992"/>
                              <a:gd name="connsiteX487" fmla="*/ 2710561 w 3634382"/>
                              <a:gd name="connsiteY487" fmla="*/ 127073 h 165992"/>
                              <a:gd name="connsiteX488" fmla="*/ 2710561 w 3634382"/>
                              <a:gd name="connsiteY488" fmla="*/ 77909 h 165992"/>
                              <a:gd name="connsiteX489" fmla="*/ 2690825 w 3634382"/>
                              <a:gd name="connsiteY489" fmla="*/ 52711 h 165992"/>
                              <a:gd name="connsiteX490" fmla="*/ 2670032 w 3634382"/>
                              <a:gd name="connsiteY490" fmla="*/ 68570 h 165992"/>
                              <a:gd name="connsiteX491" fmla="*/ 2668975 w 3634382"/>
                              <a:gd name="connsiteY491" fmla="*/ 75795 h 165992"/>
                              <a:gd name="connsiteX492" fmla="*/ 2668975 w 3634382"/>
                              <a:gd name="connsiteY492" fmla="*/ 127073 h 165992"/>
                              <a:gd name="connsiteX493" fmla="*/ 2653468 w 3634382"/>
                              <a:gd name="connsiteY493" fmla="*/ 127073 h 165992"/>
                              <a:gd name="connsiteX494" fmla="*/ 2745275 w 3634382"/>
                              <a:gd name="connsiteY494" fmla="*/ 123020 h 165992"/>
                              <a:gd name="connsiteX495" fmla="*/ 2749152 w 3634382"/>
                              <a:gd name="connsiteY495" fmla="*/ 111214 h 165992"/>
                              <a:gd name="connsiteX496" fmla="*/ 2769592 w 3634382"/>
                              <a:gd name="connsiteY496" fmla="*/ 117381 h 165992"/>
                              <a:gd name="connsiteX497" fmla="*/ 2786156 w 3634382"/>
                              <a:gd name="connsiteY497" fmla="*/ 104694 h 165992"/>
                              <a:gd name="connsiteX498" fmla="*/ 2770297 w 3634382"/>
                              <a:gd name="connsiteY498" fmla="*/ 89011 h 165992"/>
                              <a:gd name="connsiteX499" fmla="*/ 2747742 w 3634382"/>
                              <a:gd name="connsiteY499" fmla="*/ 64870 h 165992"/>
                              <a:gd name="connsiteX500" fmla="*/ 2777169 w 3634382"/>
                              <a:gd name="connsiteY500" fmla="*/ 39848 h 165992"/>
                              <a:gd name="connsiteX501" fmla="*/ 2798139 w 3634382"/>
                              <a:gd name="connsiteY501" fmla="*/ 45134 h 165992"/>
                              <a:gd name="connsiteX502" fmla="*/ 2794262 w 3634382"/>
                              <a:gd name="connsiteY502" fmla="*/ 56412 h 165992"/>
                              <a:gd name="connsiteX503" fmla="*/ 2776817 w 3634382"/>
                              <a:gd name="connsiteY503" fmla="*/ 51478 h 165992"/>
                              <a:gd name="connsiteX504" fmla="*/ 2762544 w 3634382"/>
                              <a:gd name="connsiteY504" fmla="*/ 63108 h 165992"/>
                              <a:gd name="connsiteX505" fmla="*/ 2778755 w 3634382"/>
                              <a:gd name="connsiteY505" fmla="*/ 77557 h 165992"/>
                              <a:gd name="connsiteX506" fmla="*/ 2801134 w 3634382"/>
                              <a:gd name="connsiteY506" fmla="*/ 103284 h 165992"/>
                              <a:gd name="connsiteX507" fmla="*/ 2769240 w 3634382"/>
                              <a:gd name="connsiteY507" fmla="*/ 128835 h 165992"/>
                              <a:gd name="connsiteX508" fmla="*/ 2745275 w 3634382"/>
                              <a:gd name="connsiteY508" fmla="*/ 123020 h 165992"/>
                              <a:gd name="connsiteX509" fmla="*/ 2822104 w 3634382"/>
                              <a:gd name="connsiteY509" fmla="*/ 147690 h 165992"/>
                              <a:gd name="connsiteX510" fmla="*/ 2811002 w 3634382"/>
                              <a:gd name="connsiteY510" fmla="*/ 148747 h 165992"/>
                              <a:gd name="connsiteX511" fmla="*/ 2821575 w 3634382"/>
                              <a:gd name="connsiteY511" fmla="*/ 106632 h 165992"/>
                              <a:gd name="connsiteX512" fmla="*/ 2838844 w 3634382"/>
                              <a:gd name="connsiteY512" fmla="*/ 104870 h 165992"/>
                              <a:gd name="connsiteX513" fmla="*/ 2822104 w 3634382"/>
                              <a:gd name="connsiteY513" fmla="*/ 147690 h 165992"/>
                              <a:gd name="connsiteX514" fmla="*/ 2956201 w 3634382"/>
                              <a:gd name="connsiteY514" fmla="*/ 127073 h 165992"/>
                              <a:gd name="connsiteX515" fmla="*/ 2942104 w 3634382"/>
                              <a:gd name="connsiteY515" fmla="*/ 127073 h 165992"/>
                              <a:gd name="connsiteX516" fmla="*/ 2940871 w 3634382"/>
                              <a:gd name="connsiteY516" fmla="*/ 116324 h 165992"/>
                              <a:gd name="connsiteX517" fmla="*/ 2940342 w 3634382"/>
                              <a:gd name="connsiteY517" fmla="*/ 116324 h 165992"/>
                              <a:gd name="connsiteX518" fmla="*/ 2914263 w 3634382"/>
                              <a:gd name="connsiteY518" fmla="*/ 129011 h 165992"/>
                              <a:gd name="connsiteX519" fmla="*/ 2888183 w 3634382"/>
                              <a:gd name="connsiteY519" fmla="*/ 104518 h 165992"/>
                              <a:gd name="connsiteX520" fmla="*/ 2939461 w 3634382"/>
                              <a:gd name="connsiteY520" fmla="*/ 72799 h 165992"/>
                              <a:gd name="connsiteX521" fmla="*/ 2939461 w 3634382"/>
                              <a:gd name="connsiteY521" fmla="*/ 71037 h 165992"/>
                              <a:gd name="connsiteX522" fmla="*/ 2920078 w 3634382"/>
                              <a:gd name="connsiteY522" fmla="*/ 51301 h 165992"/>
                              <a:gd name="connsiteX523" fmla="*/ 2897875 w 3634382"/>
                              <a:gd name="connsiteY523" fmla="*/ 57645 h 165992"/>
                              <a:gd name="connsiteX524" fmla="*/ 2894351 w 3634382"/>
                              <a:gd name="connsiteY524" fmla="*/ 47425 h 165992"/>
                              <a:gd name="connsiteX525" fmla="*/ 2922368 w 3634382"/>
                              <a:gd name="connsiteY525" fmla="*/ 39848 h 165992"/>
                              <a:gd name="connsiteX526" fmla="*/ 2954792 w 3634382"/>
                              <a:gd name="connsiteY526" fmla="*/ 74738 h 165992"/>
                              <a:gd name="connsiteX527" fmla="*/ 2954792 w 3634382"/>
                              <a:gd name="connsiteY527" fmla="*/ 106632 h 165992"/>
                              <a:gd name="connsiteX528" fmla="*/ 2956201 w 3634382"/>
                              <a:gd name="connsiteY528" fmla="*/ 127073 h 165992"/>
                              <a:gd name="connsiteX529" fmla="*/ 2939814 w 3634382"/>
                              <a:gd name="connsiteY529" fmla="*/ 98350 h 165992"/>
                              <a:gd name="connsiteX530" fmla="*/ 2939814 w 3634382"/>
                              <a:gd name="connsiteY530" fmla="*/ 83548 h 165992"/>
                              <a:gd name="connsiteX531" fmla="*/ 2903690 w 3634382"/>
                              <a:gd name="connsiteY531" fmla="*/ 102755 h 165992"/>
                              <a:gd name="connsiteX532" fmla="*/ 2918316 w 3634382"/>
                              <a:gd name="connsiteY532" fmla="*/ 117557 h 165992"/>
                              <a:gd name="connsiteX533" fmla="*/ 2938933 w 3634382"/>
                              <a:gd name="connsiteY533" fmla="*/ 103284 h 165992"/>
                              <a:gd name="connsiteX534" fmla="*/ 2939814 w 3634382"/>
                              <a:gd name="connsiteY534" fmla="*/ 98350 h 165992"/>
                              <a:gd name="connsiteX535" fmla="*/ 2979814 w 3634382"/>
                              <a:gd name="connsiteY535" fmla="*/ 127073 h 165992"/>
                              <a:gd name="connsiteX536" fmla="*/ 2979814 w 3634382"/>
                              <a:gd name="connsiteY536" fmla="*/ 64870 h 165992"/>
                              <a:gd name="connsiteX537" fmla="*/ 2979109 w 3634382"/>
                              <a:gd name="connsiteY537" fmla="*/ 41786 h 165992"/>
                              <a:gd name="connsiteX538" fmla="*/ 2992854 w 3634382"/>
                              <a:gd name="connsiteY538" fmla="*/ 41786 h 165992"/>
                              <a:gd name="connsiteX539" fmla="*/ 2993735 w 3634382"/>
                              <a:gd name="connsiteY539" fmla="*/ 55883 h 165992"/>
                              <a:gd name="connsiteX540" fmla="*/ 2994087 w 3634382"/>
                              <a:gd name="connsiteY540" fmla="*/ 55883 h 165992"/>
                              <a:gd name="connsiteX541" fmla="*/ 3022281 w 3634382"/>
                              <a:gd name="connsiteY541" fmla="*/ 39848 h 165992"/>
                              <a:gd name="connsiteX542" fmla="*/ 3052413 w 3634382"/>
                              <a:gd name="connsiteY542" fmla="*/ 76147 h 165992"/>
                              <a:gd name="connsiteX543" fmla="*/ 3052413 w 3634382"/>
                              <a:gd name="connsiteY543" fmla="*/ 127073 h 165992"/>
                              <a:gd name="connsiteX544" fmla="*/ 3036907 w 3634382"/>
                              <a:gd name="connsiteY544" fmla="*/ 127073 h 165992"/>
                              <a:gd name="connsiteX545" fmla="*/ 3036907 w 3634382"/>
                              <a:gd name="connsiteY545" fmla="*/ 77909 h 165992"/>
                              <a:gd name="connsiteX546" fmla="*/ 3017171 w 3634382"/>
                              <a:gd name="connsiteY546" fmla="*/ 52711 h 165992"/>
                              <a:gd name="connsiteX547" fmla="*/ 2996378 w 3634382"/>
                              <a:gd name="connsiteY547" fmla="*/ 68570 h 165992"/>
                              <a:gd name="connsiteX548" fmla="*/ 2995320 w 3634382"/>
                              <a:gd name="connsiteY548" fmla="*/ 75795 h 165992"/>
                              <a:gd name="connsiteX549" fmla="*/ 2995320 w 3634382"/>
                              <a:gd name="connsiteY549" fmla="*/ 127073 h 165992"/>
                              <a:gd name="connsiteX550" fmla="*/ 2979814 w 3634382"/>
                              <a:gd name="connsiteY550" fmla="*/ 127073 h 165992"/>
                              <a:gd name="connsiteX551" fmla="*/ 3135762 w 3634382"/>
                              <a:gd name="connsiteY551" fmla="*/ 1962 h 165992"/>
                              <a:gd name="connsiteX552" fmla="*/ 3151269 w 3634382"/>
                              <a:gd name="connsiteY552" fmla="*/ 1962 h 165992"/>
                              <a:gd name="connsiteX553" fmla="*/ 3151269 w 3634382"/>
                              <a:gd name="connsiteY553" fmla="*/ 105046 h 165992"/>
                              <a:gd name="connsiteX554" fmla="*/ 3151973 w 3634382"/>
                              <a:gd name="connsiteY554" fmla="*/ 127073 h 165992"/>
                              <a:gd name="connsiteX555" fmla="*/ 3138053 w 3634382"/>
                              <a:gd name="connsiteY555" fmla="*/ 127073 h 165992"/>
                              <a:gd name="connsiteX556" fmla="*/ 3137348 w 3634382"/>
                              <a:gd name="connsiteY556" fmla="*/ 112271 h 165992"/>
                              <a:gd name="connsiteX557" fmla="*/ 3136995 w 3634382"/>
                              <a:gd name="connsiteY557" fmla="*/ 112271 h 165992"/>
                              <a:gd name="connsiteX558" fmla="*/ 3107920 w 3634382"/>
                              <a:gd name="connsiteY558" fmla="*/ 129011 h 165992"/>
                              <a:gd name="connsiteX559" fmla="*/ 3071444 w 3634382"/>
                              <a:gd name="connsiteY559" fmla="*/ 85663 h 165992"/>
                              <a:gd name="connsiteX560" fmla="*/ 3109682 w 3634382"/>
                              <a:gd name="connsiteY560" fmla="*/ 39848 h 165992"/>
                              <a:gd name="connsiteX561" fmla="*/ 3135410 w 3634382"/>
                              <a:gd name="connsiteY561" fmla="*/ 52887 h 165992"/>
                              <a:gd name="connsiteX562" fmla="*/ 3135762 w 3634382"/>
                              <a:gd name="connsiteY562" fmla="*/ 52887 h 165992"/>
                              <a:gd name="connsiteX563" fmla="*/ 3135762 w 3634382"/>
                              <a:gd name="connsiteY563" fmla="*/ 1962 h 165992"/>
                              <a:gd name="connsiteX564" fmla="*/ 3135762 w 3634382"/>
                              <a:gd name="connsiteY564" fmla="*/ 91302 h 165992"/>
                              <a:gd name="connsiteX565" fmla="*/ 3135762 w 3634382"/>
                              <a:gd name="connsiteY565" fmla="*/ 76500 h 165992"/>
                              <a:gd name="connsiteX566" fmla="*/ 3135057 w 3634382"/>
                              <a:gd name="connsiteY566" fmla="*/ 69980 h 165992"/>
                              <a:gd name="connsiteX567" fmla="*/ 3112678 w 3634382"/>
                              <a:gd name="connsiteY567" fmla="*/ 52006 h 165992"/>
                              <a:gd name="connsiteX568" fmla="*/ 3087127 w 3634382"/>
                              <a:gd name="connsiteY568" fmla="*/ 84958 h 165992"/>
                              <a:gd name="connsiteX569" fmla="*/ 3112326 w 3634382"/>
                              <a:gd name="connsiteY569" fmla="*/ 116500 h 165992"/>
                              <a:gd name="connsiteX570" fmla="*/ 3135057 w 3634382"/>
                              <a:gd name="connsiteY570" fmla="*/ 97998 h 165992"/>
                              <a:gd name="connsiteX571" fmla="*/ 3135762 w 3634382"/>
                              <a:gd name="connsiteY571" fmla="*/ 91302 h 165992"/>
                              <a:gd name="connsiteX572" fmla="*/ 3208890 w 3634382"/>
                              <a:gd name="connsiteY572" fmla="*/ 121258 h 165992"/>
                              <a:gd name="connsiteX573" fmla="*/ 3212767 w 3634382"/>
                              <a:gd name="connsiteY573" fmla="*/ 108394 h 165992"/>
                              <a:gd name="connsiteX574" fmla="*/ 3240256 w 3634382"/>
                              <a:gd name="connsiteY574" fmla="*/ 116148 h 165992"/>
                              <a:gd name="connsiteX575" fmla="*/ 3265102 w 3634382"/>
                              <a:gd name="connsiteY575" fmla="*/ 95883 h 165992"/>
                              <a:gd name="connsiteX576" fmla="*/ 3242723 w 3634382"/>
                              <a:gd name="connsiteY576" fmla="*/ 72271 h 165992"/>
                              <a:gd name="connsiteX577" fmla="*/ 3211357 w 3634382"/>
                              <a:gd name="connsiteY577" fmla="*/ 38614 h 165992"/>
                              <a:gd name="connsiteX578" fmla="*/ 3249771 w 3634382"/>
                              <a:gd name="connsiteY578" fmla="*/ 6367 h 165992"/>
                              <a:gd name="connsiteX579" fmla="*/ 3276027 w 3634382"/>
                              <a:gd name="connsiteY579" fmla="*/ 12182 h 165992"/>
                              <a:gd name="connsiteX580" fmla="*/ 3271798 w 3634382"/>
                              <a:gd name="connsiteY580" fmla="*/ 24693 h 165992"/>
                              <a:gd name="connsiteX581" fmla="*/ 3249243 w 3634382"/>
                              <a:gd name="connsiteY581" fmla="*/ 19054 h 165992"/>
                              <a:gd name="connsiteX582" fmla="*/ 3226864 w 3634382"/>
                              <a:gd name="connsiteY582" fmla="*/ 36852 h 165992"/>
                              <a:gd name="connsiteX583" fmla="*/ 3250476 w 3634382"/>
                              <a:gd name="connsiteY583" fmla="*/ 59760 h 165992"/>
                              <a:gd name="connsiteX584" fmla="*/ 3280785 w 3634382"/>
                              <a:gd name="connsiteY584" fmla="*/ 94650 h 165992"/>
                              <a:gd name="connsiteX585" fmla="*/ 3239199 w 3634382"/>
                              <a:gd name="connsiteY585" fmla="*/ 128835 h 165992"/>
                              <a:gd name="connsiteX586" fmla="*/ 3208890 w 3634382"/>
                              <a:gd name="connsiteY586" fmla="*/ 121258 h 165992"/>
                              <a:gd name="connsiteX587" fmla="*/ 3301226 w 3634382"/>
                              <a:gd name="connsiteY587" fmla="*/ 161963 h 165992"/>
                              <a:gd name="connsiteX588" fmla="*/ 3301226 w 3634382"/>
                              <a:gd name="connsiteY588" fmla="*/ 69627 h 165992"/>
                              <a:gd name="connsiteX589" fmla="*/ 3300521 w 3634382"/>
                              <a:gd name="connsiteY589" fmla="*/ 41786 h 165992"/>
                              <a:gd name="connsiteX590" fmla="*/ 3314441 w 3634382"/>
                              <a:gd name="connsiteY590" fmla="*/ 41786 h 165992"/>
                              <a:gd name="connsiteX591" fmla="*/ 3315146 w 3634382"/>
                              <a:gd name="connsiteY591" fmla="*/ 56412 h 165992"/>
                              <a:gd name="connsiteX592" fmla="*/ 3315499 w 3634382"/>
                              <a:gd name="connsiteY592" fmla="*/ 56412 h 165992"/>
                              <a:gd name="connsiteX593" fmla="*/ 3345807 w 3634382"/>
                              <a:gd name="connsiteY593" fmla="*/ 39848 h 165992"/>
                              <a:gd name="connsiteX594" fmla="*/ 3381931 w 3634382"/>
                              <a:gd name="connsiteY594" fmla="*/ 83196 h 165992"/>
                              <a:gd name="connsiteX595" fmla="*/ 3343164 w 3634382"/>
                              <a:gd name="connsiteY595" fmla="*/ 129011 h 165992"/>
                              <a:gd name="connsiteX596" fmla="*/ 3316908 w 3634382"/>
                              <a:gd name="connsiteY596" fmla="*/ 115619 h 165992"/>
                              <a:gd name="connsiteX597" fmla="*/ 3316556 w 3634382"/>
                              <a:gd name="connsiteY597" fmla="*/ 115619 h 165992"/>
                              <a:gd name="connsiteX598" fmla="*/ 3316556 w 3634382"/>
                              <a:gd name="connsiteY598" fmla="*/ 161963 h 165992"/>
                              <a:gd name="connsiteX599" fmla="*/ 3301226 w 3634382"/>
                              <a:gd name="connsiteY599" fmla="*/ 161963 h 165992"/>
                              <a:gd name="connsiteX600" fmla="*/ 3316556 w 3634382"/>
                              <a:gd name="connsiteY600" fmla="*/ 77733 h 165992"/>
                              <a:gd name="connsiteX601" fmla="*/ 3316556 w 3634382"/>
                              <a:gd name="connsiteY601" fmla="*/ 92359 h 165992"/>
                              <a:gd name="connsiteX602" fmla="*/ 3317261 w 3634382"/>
                              <a:gd name="connsiteY602" fmla="*/ 98703 h 165992"/>
                              <a:gd name="connsiteX603" fmla="*/ 3340521 w 3634382"/>
                              <a:gd name="connsiteY603" fmla="*/ 116852 h 165992"/>
                              <a:gd name="connsiteX604" fmla="*/ 3366424 w 3634382"/>
                              <a:gd name="connsiteY604" fmla="*/ 83901 h 165992"/>
                              <a:gd name="connsiteX605" fmla="*/ 3341050 w 3634382"/>
                              <a:gd name="connsiteY605" fmla="*/ 52182 h 165992"/>
                              <a:gd name="connsiteX606" fmla="*/ 3317613 w 3634382"/>
                              <a:gd name="connsiteY606" fmla="*/ 71390 h 165992"/>
                              <a:gd name="connsiteX607" fmla="*/ 3316556 w 3634382"/>
                              <a:gd name="connsiteY607" fmla="*/ 77733 h 165992"/>
                              <a:gd name="connsiteX608" fmla="*/ 3462812 w 3634382"/>
                              <a:gd name="connsiteY608" fmla="*/ 127073 h 165992"/>
                              <a:gd name="connsiteX609" fmla="*/ 3448715 w 3634382"/>
                              <a:gd name="connsiteY609" fmla="*/ 127073 h 165992"/>
                              <a:gd name="connsiteX610" fmla="*/ 3447482 w 3634382"/>
                              <a:gd name="connsiteY610" fmla="*/ 116324 h 165992"/>
                              <a:gd name="connsiteX611" fmla="*/ 3446953 w 3634382"/>
                              <a:gd name="connsiteY611" fmla="*/ 116324 h 165992"/>
                              <a:gd name="connsiteX612" fmla="*/ 3420874 w 3634382"/>
                              <a:gd name="connsiteY612" fmla="*/ 129011 h 165992"/>
                              <a:gd name="connsiteX613" fmla="*/ 3394794 w 3634382"/>
                              <a:gd name="connsiteY613" fmla="*/ 104518 h 165992"/>
                              <a:gd name="connsiteX614" fmla="*/ 3446072 w 3634382"/>
                              <a:gd name="connsiteY614" fmla="*/ 72799 h 165992"/>
                              <a:gd name="connsiteX615" fmla="*/ 3446072 w 3634382"/>
                              <a:gd name="connsiteY615" fmla="*/ 71037 h 165992"/>
                              <a:gd name="connsiteX616" fmla="*/ 3426689 w 3634382"/>
                              <a:gd name="connsiteY616" fmla="*/ 51301 h 165992"/>
                              <a:gd name="connsiteX617" fmla="*/ 3404486 w 3634382"/>
                              <a:gd name="connsiteY617" fmla="*/ 57645 h 165992"/>
                              <a:gd name="connsiteX618" fmla="*/ 3400962 w 3634382"/>
                              <a:gd name="connsiteY618" fmla="*/ 47425 h 165992"/>
                              <a:gd name="connsiteX619" fmla="*/ 3428979 w 3634382"/>
                              <a:gd name="connsiteY619" fmla="*/ 39848 h 165992"/>
                              <a:gd name="connsiteX620" fmla="*/ 3461403 w 3634382"/>
                              <a:gd name="connsiteY620" fmla="*/ 74738 h 165992"/>
                              <a:gd name="connsiteX621" fmla="*/ 3461403 w 3634382"/>
                              <a:gd name="connsiteY621" fmla="*/ 106632 h 165992"/>
                              <a:gd name="connsiteX622" fmla="*/ 3462812 w 3634382"/>
                              <a:gd name="connsiteY622" fmla="*/ 127073 h 165992"/>
                              <a:gd name="connsiteX623" fmla="*/ 3446425 w 3634382"/>
                              <a:gd name="connsiteY623" fmla="*/ 98350 h 165992"/>
                              <a:gd name="connsiteX624" fmla="*/ 3446425 w 3634382"/>
                              <a:gd name="connsiteY624" fmla="*/ 83548 h 165992"/>
                              <a:gd name="connsiteX625" fmla="*/ 3410301 w 3634382"/>
                              <a:gd name="connsiteY625" fmla="*/ 102755 h 165992"/>
                              <a:gd name="connsiteX626" fmla="*/ 3424927 w 3634382"/>
                              <a:gd name="connsiteY626" fmla="*/ 117557 h 165992"/>
                              <a:gd name="connsiteX627" fmla="*/ 3445543 w 3634382"/>
                              <a:gd name="connsiteY627" fmla="*/ 103284 h 165992"/>
                              <a:gd name="connsiteX628" fmla="*/ 3446425 w 3634382"/>
                              <a:gd name="connsiteY628" fmla="*/ 98350 h 165992"/>
                              <a:gd name="connsiteX629" fmla="*/ 3544575 w 3634382"/>
                              <a:gd name="connsiteY629" fmla="*/ 112271 h 165992"/>
                              <a:gd name="connsiteX630" fmla="*/ 3547218 w 3634382"/>
                              <a:gd name="connsiteY630" fmla="*/ 123901 h 165992"/>
                              <a:gd name="connsiteX631" fmla="*/ 3522725 w 3634382"/>
                              <a:gd name="connsiteY631" fmla="*/ 128835 h 165992"/>
                              <a:gd name="connsiteX632" fmla="*/ 3480257 w 3634382"/>
                              <a:gd name="connsiteY632" fmla="*/ 85310 h 165992"/>
                              <a:gd name="connsiteX633" fmla="*/ 3526073 w 3634382"/>
                              <a:gd name="connsiteY633" fmla="*/ 40024 h 165992"/>
                              <a:gd name="connsiteX634" fmla="*/ 3547570 w 3634382"/>
                              <a:gd name="connsiteY634" fmla="*/ 44429 h 165992"/>
                              <a:gd name="connsiteX635" fmla="*/ 3544046 w 3634382"/>
                              <a:gd name="connsiteY635" fmla="*/ 56412 h 165992"/>
                              <a:gd name="connsiteX636" fmla="*/ 3526073 w 3634382"/>
                              <a:gd name="connsiteY636" fmla="*/ 52359 h 165992"/>
                              <a:gd name="connsiteX637" fmla="*/ 3495940 w 3634382"/>
                              <a:gd name="connsiteY637" fmla="*/ 84606 h 165992"/>
                              <a:gd name="connsiteX638" fmla="*/ 3525544 w 3634382"/>
                              <a:gd name="connsiteY638" fmla="*/ 116500 h 165992"/>
                              <a:gd name="connsiteX639" fmla="*/ 3544575 w 3634382"/>
                              <a:gd name="connsiteY639" fmla="*/ 112271 h 165992"/>
                              <a:gd name="connsiteX640" fmla="*/ 3633915 w 3634382"/>
                              <a:gd name="connsiteY640" fmla="*/ 87249 h 165992"/>
                              <a:gd name="connsiteX641" fmla="*/ 3574003 w 3634382"/>
                              <a:gd name="connsiteY641" fmla="*/ 87249 h 165992"/>
                              <a:gd name="connsiteX642" fmla="*/ 3603254 w 3634382"/>
                              <a:gd name="connsiteY642" fmla="*/ 116852 h 165992"/>
                              <a:gd name="connsiteX643" fmla="*/ 3626866 w 3634382"/>
                              <a:gd name="connsiteY643" fmla="*/ 112447 h 165992"/>
                              <a:gd name="connsiteX644" fmla="*/ 3629509 w 3634382"/>
                              <a:gd name="connsiteY644" fmla="*/ 123548 h 165992"/>
                              <a:gd name="connsiteX645" fmla="*/ 3601139 w 3634382"/>
                              <a:gd name="connsiteY645" fmla="*/ 128835 h 165992"/>
                              <a:gd name="connsiteX646" fmla="*/ 3559201 w 3634382"/>
                              <a:gd name="connsiteY646" fmla="*/ 85839 h 165992"/>
                              <a:gd name="connsiteX647" fmla="*/ 3599201 w 3634382"/>
                              <a:gd name="connsiteY647" fmla="*/ 39848 h 165992"/>
                              <a:gd name="connsiteX648" fmla="*/ 3634443 w 3634382"/>
                              <a:gd name="connsiteY648" fmla="*/ 80024 h 165992"/>
                              <a:gd name="connsiteX649" fmla="*/ 3633915 w 3634382"/>
                              <a:gd name="connsiteY649" fmla="*/ 87249 h 165992"/>
                              <a:gd name="connsiteX650" fmla="*/ 3574179 w 3634382"/>
                              <a:gd name="connsiteY650" fmla="*/ 76147 h 165992"/>
                              <a:gd name="connsiteX651" fmla="*/ 3619465 w 3634382"/>
                              <a:gd name="connsiteY651" fmla="*/ 76147 h 165992"/>
                              <a:gd name="connsiteX652" fmla="*/ 3597967 w 3634382"/>
                              <a:gd name="connsiteY652" fmla="*/ 50949 h 165992"/>
                              <a:gd name="connsiteX653" fmla="*/ 3574179 w 3634382"/>
                              <a:gd name="connsiteY653" fmla="*/ 76147 h 165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Lst>
                            <a:rect l="l" t="t" r="r" b="b"/>
                            <a:pathLst>
                              <a:path w="3634382" h="165992">
                                <a:moveTo>
                                  <a:pt x="60" y="8305"/>
                                </a:moveTo>
                                <a:lnTo>
                                  <a:pt x="15391" y="8305"/>
                                </a:lnTo>
                                <a:lnTo>
                                  <a:pt x="15391" y="127073"/>
                                </a:lnTo>
                                <a:lnTo>
                                  <a:pt x="60" y="127073"/>
                                </a:lnTo>
                                <a:lnTo>
                                  <a:pt x="60" y="8305"/>
                                </a:lnTo>
                                <a:close/>
                                <a:moveTo>
                                  <a:pt x="41646" y="127073"/>
                                </a:moveTo>
                                <a:lnTo>
                                  <a:pt x="41646" y="64870"/>
                                </a:lnTo>
                                <a:cubicBezTo>
                                  <a:pt x="41646" y="56059"/>
                                  <a:pt x="41470" y="48834"/>
                                  <a:pt x="40942" y="41786"/>
                                </a:cubicBezTo>
                                <a:lnTo>
                                  <a:pt x="54686" y="41786"/>
                                </a:lnTo>
                                <a:lnTo>
                                  <a:pt x="55567" y="55883"/>
                                </a:lnTo>
                                <a:lnTo>
                                  <a:pt x="55920" y="55883"/>
                                </a:lnTo>
                                <a:cubicBezTo>
                                  <a:pt x="60149" y="47777"/>
                                  <a:pt x="70017" y="39848"/>
                                  <a:pt x="84114" y="39848"/>
                                </a:cubicBezTo>
                                <a:cubicBezTo>
                                  <a:pt x="95920" y="39848"/>
                                  <a:pt x="114246" y="46896"/>
                                  <a:pt x="114246" y="76147"/>
                                </a:cubicBezTo>
                                <a:lnTo>
                                  <a:pt x="114246" y="127073"/>
                                </a:lnTo>
                                <a:lnTo>
                                  <a:pt x="98739" y="127073"/>
                                </a:lnTo>
                                <a:lnTo>
                                  <a:pt x="98739" y="77909"/>
                                </a:lnTo>
                                <a:cubicBezTo>
                                  <a:pt x="98739" y="64165"/>
                                  <a:pt x="93629" y="52711"/>
                                  <a:pt x="79004" y="52711"/>
                                </a:cubicBezTo>
                                <a:cubicBezTo>
                                  <a:pt x="68783" y="52711"/>
                                  <a:pt x="60854" y="59936"/>
                                  <a:pt x="58210" y="68570"/>
                                </a:cubicBezTo>
                                <a:cubicBezTo>
                                  <a:pt x="57506" y="70509"/>
                                  <a:pt x="57153" y="73152"/>
                                  <a:pt x="57153" y="75795"/>
                                </a:cubicBezTo>
                                <a:lnTo>
                                  <a:pt x="57153" y="127073"/>
                                </a:lnTo>
                                <a:lnTo>
                                  <a:pt x="41646" y="127073"/>
                                </a:lnTo>
                                <a:close/>
                                <a:moveTo>
                                  <a:pt x="133453" y="123020"/>
                                </a:moveTo>
                                <a:lnTo>
                                  <a:pt x="137330" y="111214"/>
                                </a:lnTo>
                                <a:cubicBezTo>
                                  <a:pt x="141911" y="114209"/>
                                  <a:pt x="150017" y="117381"/>
                                  <a:pt x="157771" y="117381"/>
                                </a:cubicBezTo>
                                <a:cubicBezTo>
                                  <a:pt x="169048" y="117381"/>
                                  <a:pt x="174335" y="111742"/>
                                  <a:pt x="174335" y="104694"/>
                                </a:cubicBezTo>
                                <a:cubicBezTo>
                                  <a:pt x="174335" y="97293"/>
                                  <a:pt x="169929" y="93240"/>
                                  <a:pt x="158475" y="89011"/>
                                </a:cubicBezTo>
                                <a:cubicBezTo>
                                  <a:pt x="143145" y="83548"/>
                                  <a:pt x="135920" y="75090"/>
                                  <a:pt x="135920" y="64870"/>
                                </a:cubicBezTo>
                                <a:cubicBezTo>
                                  <a:pt x="135920" y="51125"/>
                                  <a:pt x="147022" y="39848"/>
                                  <a:pt x="165348" y="39848"/>
                                </a:cubicBezTo>
                                <a:cubicBezTo>
                                  <a:pt x="173982" y="39848"/>
                                  <a:pt x="181559" y="42315"/>
                                  <a:pt x="186317" y="45134"/>
                                </a:cubicBezTo>
                                <a:lnTo>
                                  <a:pt x="182440" y="56412"/>
                                </a:lnTo>
                                <a:cubicBezTo>
                                  <a:pt x="179092" y="54297"/>
                                  <a:pt x="172925" y="51478"/>
                                  <a:pt x="164995" y="51478"/>
                                </a:cubicBezTo>
                                <a:cubicBezTo>
                                  <a:pt x="155832" y="51478"/>
                                  <a:pt x="150722" y="56764"/>
                                  <a:pt x="150722" y="63108"/>
                                </a:cubicBezTo>
                                <a:cubicBezTo>
                                  <a:pt x="150722" y="70156"/>
                                  <a:pt x="155832" y="73328"/>
                                  <a:pt x="166934" y="77557"/>
                                </a:cubicBezTo>
                                <a:cubicBezTo>
                                  <a:pt x="181735" y="83196"/>
                                  <a:pt x="189313" y="90597"/>
                                  <a:pt x="189313" y="103284"/>
                                </a:cubicBezTo>
                                <a:cubicBezTo>
                                  <a:pt x="189313" y="118262"/>
                                  <a:pt x="177683" y="128835"/>
                                  <a:pt x="157418" y="128835"/>
                                </a:cubicBezTo>
                                <a:cubicBezTo>
                                  <a:pt x="148079" y="128835"/>
                                  <a:pt x="139444" y="126544"/>
                                  <a:pt x="133453" y="123020"/>
                                </a:cubicBezTo>
                                <a:close/>
                                <a:moveTo>
                                  <a:pt x="212749" y="21345"/>
                                </a:moveTo>
                                <a:lnTo>
                                  <a:pt x="227903" y="17292"/>
                                </a:lnTo>
                                <a:lnTo>
                                  <a:pt x="227903" y="41786"/>
                                </a:lnTo>
                                <a:lnTo>
                                  <a:pt x="250106" y="41786"/>
                                </a:lnTo>
                                <a:lnTo>
                                  <a:pt x="250106" y="53592"/>
                                </a:lnTo>
                                <a:lnTo>
                                  <a:pt x="227903" y="53592"/>
                                </a:lnTo>
                                <a:lnTo>
                                  <a:pt x="227903" y="99584"/>
                                </a:lnTo>
                                <a:cubicBezTo>
                                  <a:pt x="227903" y="110156"/>
                                  <a:pt x="230899" y="116148"/>
                                  <a:pt x="239533" y="116148"/>
                                </a:cubicBezTo>
                                <a:cubicBezTo>
                                  <a:pt x="243586" y="116148"/>
                                  <a:pt x="246582" y="115619"/>
                                  <a:pt x="248520" y="115090"/>
                                </a:cubicBezTo>
                                <a:lnTo>
                                  <a:pt x="249225" y="126720"/>
                                </a:lnTo>
                                <a:cubicBezTo>
                                  <a:pt x="246229" y="127954"/>
                                  <a:pt x="241471" y="128835"/>
                                  <a:pt x="235480" y="128835"/>
                                </a:cubicBezTo>
                                <a:cubicBezTo>
                                  <a:pt x="228256" y="128835"/>
                                  <a:pt x="222441" y="126544"/>
                                  <a:pt x="218740" y="122315"/>
                                </a:cubicBezTo>
                                <a:cubicBezTo>
                                  <a:pt x="214335" y="117733"/>
                                  <a:pt x="212749" y="110156"/>
                                  <a:pt x="212749" y="100112"/>
                                </a:cubicBezTo>
                                <a:lnTo>
                                  <a:pt x="212749" y="53592"/>
                                </a:lnTo>
                                <a:lnTo>
                                  <a:pt x="199533" y="53592"/>
                                </a:lnTo>
                                <a:lnTo>
                                  <a:pt x="199533" y="41786"/>
                                </a:lnTo>
                                <a:lnTo>
                                  <a:pt x="212749" y="41786"/>
                                </a:lnTo>
                                <a:lnTo>
                                  <a:pt x="212749" y="21345"/>
                                </a:lnTo>
                                <a:close/>
                                <a:moveTo>
                                  <a:pt x="283058" y="127073"/>
                                </a:moveTo>
                                <a:lnTo>
                                  <a:pt x="267551" y="127073"/>
                                </a:lnTo>
                                <a:lnTo>
                                  <a:pt x="267551" y="41786"/>
                                </a:lnTo>
                                <a:lnTo>
                                  <a:pt x="283058" y="41786"/>
                                </a:lnTo>
                                <a:lnTo>
                                  <a:pt x="283058" y="127073"/>
                                </a:lnTo>
                                <a:close/>
                                <a:moveTo>
                                  <a:pt x="275304" y="8129"/>
                                </a:moveTo>
                                <a:cubicBezTo>
                                  <a:pt x="281119" y="8129"/>
                                  <a:pt x="284820" y="12358"/>
                                  <a:pt x="284820" y="17821"/>
                                </a:cubicBezTo>
                                <a:cubicBezTo>
                                  <a:pt x="284996" y="23107"/>
                                  <a:pt x="281119" y="27336"/>
                                  <a:pt x="274952" y="27336"/>
                                </a:cubicBezTo>
                                <a:cubicBezTo>
                                  <a:pt x="269489" y="27336"/>
                                  <a:pt x="265613" y="23107"/>
                                  <a:pt x="265613" y="17821"/>
                                </a:cubicBezTo>
                                <a:cubicBezTo>
                                  <a:pt x="265613" y="12358"/>
                                  <a:pt x="269665" y="8129"/>
                                  <a:pt x="275304" y="8129"/>
                                </a:cubicBezTo>
                                <a:close/>
                                <a:moveTo>
                                  <a:pt x="312309" y="21345"/>
                                </a:moveTo>
                                <a:lnTo>
                                  <a:pt x="327463" y="17292"/>
                                </a:lnTo>
                                <a:lnTo>
                                  <a:pt x="327463" y="41786"/>
                                </a:lnTo>
                                <a:lnTo>
                                  <a:pt x="349666" y="41786"/>
                                </a:lnTo>
                                <a:lnTo>
                                  <a:pt x="349666" y="53592"/>
                                </a:lnTo>
                                <a:lnTo>
                                  <a:pt x="327463" y="53592"/>
                                </a:lnTo>
                                <a:lnTo>
                                  <a:pt x="327463" y="99584"/>
                                </a:lnTo>
                                <a:cubicBezTo>
                                  <a:pt x="327463" y="110156"/>
                                  <a:pt x="330459" y="116148"/>
                                  <a:pt x="339093" y="116148"/>
                                </a:cubicBezTo>
                                <a:cubicBezTo>
                                  <a:pt x="343146" y="116148"/>
                                  <a:pt x="346142" y="115619"/>
                                  <a:pt x="348080" y="115090"/>
                                </a:cubicBezTo>
                                <a:lnTo>
                                  <a:pt x="348785" y="126720"/>
                                </a:lnTo>
                                <a:cubicBezTo>
                                  <a:pt x="345789" y="127954"/>
                                  <a:pt x="341032" y="128835"/>
                                  <a:pt x="335040" y="128835"/>
                                </a:cubicBezTo>
                                <a:cubicBezTo>
                                  <a:pt x="327816" y="128835"/>
                                  <a:pt x="322001" y="126544"/>
                                  <a:pt x="318300" y="122315"/>
                                </a:cubicBezTo>
                                <a:cubicBezTo>
                                  <a:pt x="313895" y="117733"/>
                                  <a:pt x="312309" y="110156"/>
                                  <a:pt x="312309" y="100112"/>
                                </a:cubicBezTo>
                                <a:lnTo>
                                  <a:pt x="312309" y="53592"/>
                                </a:lnTo>
                                <a:lnTo>
                                  <a:pt x="299093" y="53592"/>
                                </a:lnTo>
                                <a:lnTo>
                                  <a:pt x="299093" y="41786"/>
                                </a:lnTo>
                                <a:lnTo>
                                  <a:pt x="312309" y="41786"/>
                                </a:lnTo>
                                <a:lnTo>
                                  <a:pt x="312309" y="21345"/>
                                </a:lnTo>
                                <a:close/>
                                <a:moveTo>
                                  <a:pt x="438477" y="41786"/>
                                </a:moveTo>
                                <a:lnTo>
                                  <a:pt x="438477" y="103813"/>
                                </a:lnTo>
                                <a:cubicBezTo>
                                  <a:pt x="438477" y="112623"/>
                                  <a:pt x="438653" y="120377"/>
                                  <a:pt x="439182" y="127073"/>
                                </a:cubicBezTo>
                                <a:lnTo>
                                  <a:pt x="425437" y="127073"/>
                                </a:lnTo>
                                <a:lnTo>
                                  <a:pt x="424556" y="113152"/>
                                </a:lnTo>
                                <a:lnTo>
                                  <a:pt x="424204" y="113152"/>
                                </a:lnTo>
                                <a:cubicBezTo>
                                  <a:pt x="420151" y="120024"/>
                                  <a:pt x="411164" y="129011"/>
                                  <a:pt x="396010" y="129011"/>
                                </a:cubicBezTo>
                                <a:cubicBezTo>
                                  <a:pt x="382618" y="129011"/>
                                  <a:pt x="366582" y="121610"/>
                                  <a:pt x="366582" y="91654"/>
                                </a:cubicBezTo>
                                <a:lnTo>
                                  <a:pt x="366582" y="41786"/>
                                </a:lnTo>
                                <a:lnTo>
                                  <a:pt x="382089" y="41786"/>
                                </a:lnTo>
                                <a:lnTo>
                                  <a:pt x="382089" y="89011"/>
                                </a:lnTo>
                                <a:cubicBezTo>
                                  <a:pt x="382089" y="105222"/>
                                  <a:pt x="387023" y="116148"/>
                                  <a:pt x="401120" y="116148"/>
                                </a:cubicBezTo>
                                <a:cubicBezTo>
                                  <a:pt x="411517" y="116148"/>
                                  <a:pt x="418741" y="108923"/>
                                  <a:pt x="421561" y="102051"/>
                                </a:cubicBezTo>
                                <a:cubicBezTo>
                                  <a:pt x="422442" y="99760"/>
                                  <a:pt x="422970" y="96940"/>
                                  <a:pt x="422970" y="94121"/>
                                </a:cubicBezTo>
                                <a:lnTo>
                                  <a:pt x="422970" y="41786"/>
                                </a:lnTo>
                                <a:lnTo>
                                  <a:pt x="438477" y="41786"/>
                                </a:lnTo>
                                <a:close/>
                                <a:moveTo>
                                  <a:pt x="467728" y="21345"/>
                                </a:moveTo>
                                <a:lnTo>
                                  <a:pt x="482883" y="17292"/>
                                </a:lnTo>
                                <a:lnTo>
                                  <a:pt x="482883" y="41786"/>
                                </a:lnTo>
                                <a:lnTo>
                                  <a:pt x="505085" y="41786"/>
                                </a:lnTo>
                                <a:lnTo>
                                  <a:pt x="505085" y="53592"/>
                                </a:lnTo>
                                <a:lnTo>
                                  <a:pt x="482883" y="53592"/>
                                </a:lnTo>
                                <a:lnTo>
                                  <a:pt x="482883" y="99584"/>
                                </a:lnTo>
                                <a:cubicBezTo>
                                  <a:pt x="482883" y="110156"/>
                                  <a:pt x="485878" y="116148"/>
                                  <a:pt x="494513" y="116148"/>
                                </a:cubicBezTo>
                                <a:cubicBezTo>
                                  <a:pt x="498566" y="116148"/>
                                  <a:pt x="501561" y="115619"/>
                                  <a:pt x="503499" y="115090"/>
                                </a:cubicBezTo>
                                <a:lnTo>
                                  <a:pt x="504204" y="126720"/>
                                </a:lnTo>
                                <a:cubicBezTo>
                                  <a:pt x="501209" y="127954"/>
                                  <a:pt x="496451" y="128835"/>
                                  <a:pt x="490460" y="128835"/>
                                </a:cubicBezTo>
                                <a:cubicBezTo>
                                  <a:pt x="483235" y="128835"/>
                                  <a:pt x="477420" y="126544"/>
                                  <a:pt x="473720" y="122315"/>
                                </a:cubicBezTo>
                                <a:cubicBezTo>
                                  <a:pt x="469314" y="117733"/>
                                  <a:pt x="467728" y="110156"/>
                                  <a:pt x="467728" y="100112"/>
                                </a:cubicBezTo>
                                <a:lnTo>
                                  <a:pt x="467728" y="53592"/>
                                </a:lnTo>
                                <a:lnTo>
                                  <a:pt x="454512" y="53592"/>
                                </a:lnTo>
                                <a:lnTo>
                                  <a:pt x="454512" y="41786"/>
                                </a:lnTo>
                                <a:lnTo>
                                  <a:pt x="467728" y="41786"/>
                                </a:lnTo>
                                <a:lnTo>
                                  <a:pt x="467728" y="21345"/>
                                </a:lnTo>
                                <a:close/>
                                <a:moveTo>
                                  <a:pt x="591077" y="87249"/>
                                </a:moveTo>
                                <a:lnTo>
                                  <a:pt x="531165" y="87249"/>
                                </a:lnTo>
                                <a:cubicBezTo>
                                  <a:pt x="531517" y="108218"/>
                                  <a:pt x="544909" y="116852"/>
                                  <a:pt x="560416" y="116852"/>
                                </a:cubicBezTo>
                                <a:cubicBezTo>
                                  <a:pt x="571517" y="116852"/>
                                  <a:pt x="578214" y="114914"/>
                                  <a:pt x="584029" y="112447"/>
                                </a:cubicBezTo>
                                <a:lnTo>
                                  <a:pt x="586672" y="123548"/>
                                </a:lnTo>
                                <a:cubicBezTo>
                                  <a:pt x="581209" y="126015"/>
                                  <a:pt x="571870" y="128835"/>
                                  <a:pt x="558302" y="128835"/>
                                </a:cubicBezTo>
                                <a:cubicBezTo>
                                  <a:pt x="532046" y="128835"/>
                                  <a:pt x="516363" y="111566"/>
                                  <a:pt x="516363" y="85839"/>
                                </a:cubicBezTo>
                                <a:cubicBezTo>
                                  <a:pt x="516363" y="60112"/>
                                  <a:pt x="531517" y="39848"/>
                                  <a:pt x="556363" y="39848"/>
                                </a:cubicBezTo>
                                <a:cubicBezTo>
                                  <a:pt x="584205" y="39848"/>
                                  <a:pt x="591606" y="64341"/>
                                  <a:pt x="591606" y="80024"/>
                                </a:cubicBezTo>
                                <a:cubicBezTo>
                                  <a:pt x="591606" y="83196"/>
                                  <a:pt x="591253" y="85663"/>
                                  <a:pt x="591077" y="87249"/>
                                </a:cubicBezTo>
                                <a:close/>
                                <a:moveTo>
                                  <a:pt x="531341" y="76147"/>
                                </a:moveTo>
                                <a:lnTo>
                                  <a:pt x="576628" y="76147"/>
                                </a:lnTo>
                                <a:cubicBezTo>
                                  <a:pt x="576804" y="66279"/>
                                  <a:pt x="572575" y="50949"/>
                                  <a:pt x="555130" y="50949"/>
                                </a:cubicBezTo>
                                <a:cubicBezTo>
                                  <a:pt x="539447" y="50949"/>
                                  <a:pt x="532575" y="65398"/>
                                  <a:pt x="531341" y="76147"/>
                                </a:cubicBezTo>
                                <a:close/>
                                <a:moveTo>
                                  <a:pt x="665086" y="127073"/>
                                </a:moveTo>
                                <a:lnTo>
                                  <a:pt x="649756" y="127073"/>
                                </a:lnTo>
                                <a:lnTo>
                                  <a:pt x="649756" y="53592"/>
                                </a:lnTo>
                                <a:lnTo>
                                  <a:pt x="637773" y="53592"/>
                                </a:lnTo>
                                <a:lnTo>
                                  <a:pt x="637773" y="41786"/>
                                </a:lnTo>
                                <a:lnTo>
                                  <a:pt x="649756" y="41786"/>
                                </a:lnTo>
                                <a:lnTo>
                                  <a:pt x="649756" y="37733"/>
                                </a:lnTo>
                                <a:cubicBezTo>
                                  <a:pt x="649756" y="25751"/>
                                  <a:pt x="652399" y="14825"/>
                                  <a:pt x="659624" y="7953"/>
                                </a:cubicBezTo>
                                <a:cubicBezTo>
                                  <a:pt x="665439" y="2314"/>
                                  <a:pt x="673192" y="24"/>
                                  <a:pt x="680417" y="24"/>
                                </a:cubicBezTo>
                                <a:cubicBezTo>
                                  <a:pt x="685879" y="24"/>
                                  <a:pt x="690637" y="1257"/>
                                  <a:pt x="693633" y="2490"/>
                                </a:cubicBezTo>
                                <a:lnTo>
                                  <a:pt x="691518" y="14473"/>
                                </a:lnTo>
                                <a:cubicBezTo>
                                  <a:pt x="689227" y="13416"/>
                                  <a:pt x="686056" y="12535"/>
                                  <a:pt x="681650" y="12535"/>
                                </a:cubicBezTo>
                                <a:cubicBezTo>
                                  <a:pt x="668434" y="12535"/>
                                  <a:pt x="665086" y="24165"/>
                                  <a:pt x="665086" y="37204"/>
                                </a:cubicBezTo>
                                <a:lnTo>
                                  <a:pt x="665086" y="41786"/>
                                </a:lnTo>
                                <a:lnTo>
                                  <a:pt x="685703" y="41786"/>
                                </a:lnTo>
                                <a:lnTo>
                                  <a:pt x="685703" y="53592"/>
                                </a:lnTo>
                                <a:lnTo>
                                  <a:pt x="665086" y="53592"/>
                                </a:lnTo>
                                <a:lnTo>
                                  <a:pt x="665086" y="127073"/>
                                </a:lnTo>
                                <a:close/>
                                <a:moveTo>
                                  <a:pt x="735748" y="39848"/>
                                </a:moveTo>
                                <a:cubicBezTo>
                                  <a:pt x="760241" y="39848"/>
                                  <a:pt x="776805" y="57645"/>
                                  <a:pt x="776805" y="83724"/>
                                </a:cubicBezTo>
                                <a:cubicBezTo>
                                  <a:pt x="776805" y="115266"/>
                                  <a:pt x="754955" y="129011"/>
                                  <a:pt x="734338" y="129011"/>
                                </a:cubicBezTo>
                                <a:cubicBezTo>
                                  <a:pt x="711254" y="129011"/>
                                  <a:pt x="693457" y="112095"/>
                                  <a:pt x="693457" y="85134"/>
                                </a:cubicBezTo>
                                <a:cubicBezTo>
                                  <a:pt x="693457" y="56588"/>
                                  <a:pt x="712135" y="39848"/>
                                  <a:pt x="735748" y="39848"/>
                                </a:cubicBezTo>
                                <a:close/>
                                <a:moveTo>
                                  <a:pt x="735395" y="51478"/>
                                </a:moveTo>
                                <a:cubicBezTo>
                                  <a:pt x="717069" y="51478"/>
                                  <a:pt x="709139" y="68394"/>
                                  <a:pt x="709139" y="84606"/>
                                </a:cubicBezTo>
                                <a:cubicBezTo>
                                  <a:pt x="709139" y="103284"/>
                                  <a:pt x="719888" y="117381"/>
                                  <a:pt x="735043" y="117381"/>
                                </a:cubicBezTo>
                                <a:cubicBezTo>
                                  <a:pt x="749845" y="117381"/>
                                  <a:pt x="760946" y="103460"/>
                                  <a:pt x="760946" y="84253"/>
                                </a:cubicBezTo>
                                <a:cubicBezTo>
                                  <a:pt x="760946" y="69804"/>
                                  <a:pt x="753721" y="51478"/>
                                  <a:pt x="735395" y="51478"/>
                                </a:cubicBezTo>
                                <a:close/>
                                <a:moveTo>
                                  <a:pt x="796365" y="127073"/>
                                </a:moveTo>
                                <a:lnTo>
                                  <a:pt x="796365" y="68394"/>
                                </a:lnTo>
                                <a:cubicBezTo>
                                  <a:pt x="796365" y="58350"/>
                                  <a:pt x="796188" y="49715"/>
                                  <a:pt x="795660" y="41786"/>
                                </a:cubicBezTo>
                                <a:lnTo>
                                  <a:pt x="809228" y="41786"/>
                                </a:lnTo>
                                <a:lnTo>
                                  <a:pt x="809757" y="58526"/>
                                </a:lnTo>
                                <a:lnTo>
                                  <a:pt x="810462" y="58526"/>
                                </a:lnTo>
                                <a:cubicBezTo>
                                  <a:pt x="814338" y="47072"/>
                                  <a:pt x="823678" y="39848"/>
                                  <a:pt x="834074" y="39848"/>
                                </a:cubicBezTo>
                                <a:cubicBezTo>
                                  <a:pt x="835836" y="39848"/>
                                  <a:pt x="837070" y="40024"/>
                                  <a:pt x="838479" y="40376"/>
                                </a:cubicBezTo>
                                <a:lnTo>
                                  <a:pt x="838479" y="55002"/>
                                </a:lnTo>
                                <a:cubicBezTo>
                                  <a:pt x="836894" y="54649"/>
                                  <a:pt x="835308" y="54473"/>
                                  <a:pt x="833193" y="54473"/>
                                </a:cubicBezTo>
                                <a:cubicBezTo>
                                  <a:pt x="822268" y="54473"/>
                                  <a:pt x="814515" y="62755"/>
                                  <a:pt x="812400" y="74385"/>
                                </a:cubicBezTo>
                                <a:cubicBezTo>
                                  <a:pt x="812048" y="76500"/>
                                  <a:pt x="811695" y="78967"/>
                                  <a:pt x="811695" y="81610"/>
                                </a:cubicBezTo>
                                <a:lnTo>
                                  <a:pt x="811695" y="127073"/>
                                </a:lnTo>
                                <a:lnTo>
                                  <a:pt x="796365" y="127073"/>
                                </a:lnTo>
                                <a:close/>
                                <a:moveTo>
                                  <a:pt x="894867" y="21345"/>
                                </a:moveTo>
                                <a:lnTo>
                                  <a:pt x="910022" y="17292"/>
                                </a:lnTo>
                                <a:lnTo>
                                  <a:pt x="910022" y="41786"/>
                                </a:lnTo>
                                <a:lnTo>
                                  <a:pt x="932224" y="41786"/>
                                </a:lnTo>
                                <a:lnTo>
                                  <a:pt x="932224" y="53592"/>
                                </a:lnTo>
                                <a:lnTo>
                                  <a:pt x="910022" y="53592"/>
                                </a:lnTo>
                                <a:lnTo>
                                  <a:pt x="910022" y="99584"/>
                                </a:lnTo>
                                <a:cubicBezTo>
                                  <a:pt x="910022" y="110156"/>
                                  <a:pt x="913017" y="116148"/>
                                  <a:pt x="921652" y="116148"/>
                                </a:cubicBezTo>
                                <a:cubicBezTo>
                                  <a:pt x="925705" y="116148"/>
                                  <a:pt x="928700" y="115619"/>
                                  <a:pt x="930639" y="115090"/>
                                </a:cubicBezTo>
                                <a:lnTo>
                                  <a:pt x="931343" y="126720"/>
                                </a:lnTo>
                                <a:cubicBezTo>
                                  <a:pt x="928348" y="127954"/>
                                  <a:pt x="923590" y="128835"/>
                                  <a:pt x="917599" y="128835"/>
                                </a:cubicBezTo>
                                <a:cubicBezTo>
                                  <a:pt x="910374" y="128835"/>
                                  <a:pt x="904559" y="126544"/>
                                  <a:pt x="900859" y="122315"/>
                                </a:cubicBezTo>
                                <a:cubicBezTo>
                                  <a:pt x="896453" y="117733"/>
                                  <a:pt x="894867" y="110156"/>
                                  <a:pt x="894867" y="100112"/>
                                </a:cubicBezTo>
                                <a:lnTo>
                                  <a:pt x="894867" y="53592"/>
                                </a:lnTo>
                                <a:lnTo>
                                  <a:pt x="881651" y="53592"/>
                                </a:lnTo>
                                <a:lnTo>
                                  <a:pt x="881651" y="41786"/>
                                </a:lnTo>
                                <a:lnTo>
                                  <a:pt x="894867" y="41786"/>
                                </a:lnTo>
                                <a:lnTo>
                                  <a:pt x="894867" y="21345"/>
                                </a:lnTo>
                                <a:close/>
                                <a:moveTo>
                                  <a:pt x="949670" y="127073"/>
                                </a:moveTo>
                                <a:lnTo>
                                  <a:pt x="949670" y="1962"/>
                                </a:lnTo>
                                <a:lnTo>
                                  <a:pt x="965176" y="1962"/>
                                </a:lnTo>
                                <a:lnTo>
                                  <a:pt x="965176" y="55178"/>
                                </a:lnTo>
                                <a:lnTo>
                                  <a:pt x="965529" y="55178"/>
                                </a:lnTo>
                                <a:cubicBezTo>
                                  <a:pt x="967996" y="50773"/>
                                  <a:pt x="971872" y="46896"/>
                                  <a:pt x="976630" y="44253"/>
                                </a:cubicBezTo>
                                <a:cubicBezTo>
                                  <a:pt x="981212" y="41610"/>
                                  <a:pt x="986674" y="39848"/>
                                  <a:pt x="992489" y="39848"/>
                                </a:cubicBezTo>
                                <a:cubicBezTo>
                                  <a:pt x="1003943" y="39848"/>
                                  <a:pt x="1022269" y="46896"/>
                                  <a:pt x="1022269" y="76324"/>
                                </a:cubicBezTo>
                                <a:lnTo>
                                  <a:pt x="1022269" y="127073"/>
                                </a:lnTo>
                                <a:lnTo>
                                  <a:pt x="1006762" y="127073"/>
                                </a:lnTo>
                                <a:lnTo>
                                  <a:pt x="1006762" y="78086"/>
                                </a:lnTo>
                                <a:cubicBezTo>
                                  <a:pt x="1006762" y="64341"/>
                                  <a:pt x="1001652" y="52711"/>
                                  <a:pt x="987027" y="52711"/>
                                </a:cubicBezTo>
                                <a:cubicBezTo>
                                  <a:pt x="976982" y="52711"/>
                                  <a:pt x="969053" y="59760"/>
                                  <a:pt x="966233" y="68218"/>
                                </a:cubicBezTo>
                                <a:cubicBezTo>
                                  <a:pt x="965352" y="70332"/>
                                  <a:pt x="965176" y="72623"/>
                                  <a:pt x="965176" y="75619"/>
                                </a:cubicBezTo>
                                <a:lnTo>
                                  <a:pt x="965176" y="127073"/>
                                </a:lnTo>
                                <a:lnTo>
                                  <a:pt x="949670" y="127073"/>
                                </a:lnTo>
                                <a:close/>
                                <a:moveTo>
                                  <a:pt x="1116014" y="87249"/>
                                </a:moveTo>
                                <a:lnTo>
                                  <a:pt x="1056102" y="87249"/>
                                </a:lnTo>
                                <a:cubicBezTo>
                                  <a:pt x="1056454" y="108218"/>
                                  <a:pt x="1069847" y="116852"/>
                                  <a:pt x="1085353" y="116852"/>
                                </a:cubicBezTo>
                                <a:cubicBezTo>
                                  <a:pt x="1096455" y="116852"/>
                                  <a:pt x="1103151" y="114914"/>
                                  <a:pt x="1108966" y="112447"/>
                                </a:cubicBezTo>
                                <a:lnTo>
                                  <a:pt x="1111609" y="123548"/>
                                </a:lnTo>
                                <a:cubicBezTo>
                                  <a:pt x="1106146" y="126015"/>
                                  <a:pt x="1096807" y="128835"/>
                                  <a:pt x="1083239" y="128835"/>
                                </a:cubicBezTo>
                                <a:cubicBezTo>
                                  <a:pt x="1056983" y="128835"/>
                                  <a:pt x="1041300" y="111566"/>
                                  <a:pt x="1041300" y="85839"/>
                                </a:cubicBezTo>
                                <a:cubicBezTo>
                                  <a:pt x="1041300" y="60112"/>
                                  <a:pt x="1056454" y="39848"/>
                                  <a:pt x="1081300" y="39848"/>
                                </a:cubicBezTo>
                                <a:cubicBezTo>
                                  <a:pt x="1109142" y="39848"/>
                                  <a:pt x="1116543" y="64341"/>
                                  <a:pt x="1116543" y="80024"/>
                                </a:cubicBezTo>
                                <a:cubicBezTo>
                                  <a:pt x="1116543" y="83196"/>
                                  <a:pt x="1116190" y="85663"/>
                                  <a:pt x="1116014" y="87249"/>
                                </a:cubicBezTo>
                                <a:close/>
                                <a:moveTo>
                                  <a:pt x="1056278" y="76147"/>
                                </a:moveTo>
                                <a:lnTo>
                                  <a:pt x="1101565" y="76147"/>
                                </a:lnTo>
                                <a:cubicBezTo>
                                  <a:pt x="1101741" y="66279"/>
                                  <a:pt x="1097512" y="50949"/>
                                  <a:pt x="1080067" y="50949"/>
                                </a:cubicBezTo>
                                <a:cubicBezTo>
                                  <a:pt x="1064384" y="50949"/>
                                  <a:pt x="1057512" y="65398"/>
                                  <a:pt x="1056278" y="76147"/>
                                </a:cubicBezTo>
                                <a:close/>
                                <a:moveTo>
                                  <a:pt x="1167644" y="121258"/>
                                </a:moveTo>
                                <a:lnTo>
                                  <a:pt x="1171521" y="108394"/>
                                </a:lnTo>
                                <a:cubicBezTo>
                                  <a:pt x="1178393" y="112623"/>
                                  <a:pt x="1188438" y="116148"/>
                                  <a:pt x="1199010" y="116148"/>
                                </a:cubicBezTo>
                                <a:cubicBezTo>
                                  <a:pt x="1214693" y="116148"/>
                                  <a:pt x="1223856" y="107866"/>
                                  <a:pt x="1223856" y="95883"/>
                                </a:cubicBezTo>
                                <a:cubicBezTo>
                                  <a:pt x="1223856" y="84782"/>
                                  <a:pt x="1217513" y="78438"/>
                                  <a:pt x="1201477" y="72271"/>
                                </a:cubicBezTo>
                                <a:cubicBezTo>
                                  <a:pt x="1182094" y="65398"/>
                                  <a:pt x="1170111" y="55354"/>
                                  <a:pt x="1170111" y="38614"/>
                                </a:cubicBezTo>
                                <a:cubicBezTo>
                                  <a:pt x="1170111" y="20112"/>
                                  <a:pt x="1185442" y="6367"/>
                                  <a:pt x="1208526" y="6367"/>
                                </a:cubicBezTo>
                                <a:cubicBezTo>
                                  <a:pt x="1220684" y="6367"/>
                                  <a:pt x="1229495" y="9187"/>
                                  <a:pt x="1234781" y="12182"/>
                                </a:cubicBezTo>
                                <a:lnTo>
                                  <a:pt x="1230552" y="24693"/>
                                </a:lnTo>
                                <a:cubicBezTo>
                                  <a:pt x="1226676" y="22579"/>
                                  <a:pt x="1218746" y="19054"/>
                                  <a:pt x="1207997" y="19054"/>
                                </a:cubicBezTo>
                                <a:cubicBezTo>
                                  <a:pt x="1191786" y="19054"/>
                                  <a:pt x="1185618" y="28746"/>
                                  <a:pt x="1185618" y="36852"/>
                                </a:cubicBezTo>
                                <a:cubicBezTo>
                                  <a:pt x="1185618" y="47953"/>
                                  <a:pt x="1192843" y="53416"/>
                                  <a:pt x="1209231" y="59760"/>
                                </a:cubicBezTo>
                                <a:cubicBezTo>
                                  <a:pt x="1229319" y="67513"/>
                                  <a:pt x="1239539" y="77205"/>
                                  <a:pt x="1239539" y="94650"/>
                                </a:cubicBezTo>
                                <a:cubicBezTo>
                                  <a:pt x="1239539" y="112976"/>
                                  <a:pt x="1225971" y="128835"/>
                                  <a:pt x="1197953" y="128835"/>
                                </a:cubicBezTo>
                                <a:cubicBezTo>
                                  <a:pt x="1186499" y="128835"/>
                                  <a:pt x="1173988" y="125487"/>
                                  <a:pt x="1167644" y="121258"/>
                                </a:cubicBezTo>
                                <a:close/>
                                <a:moveTo>
                                  <a:pt x="1263504" y="21345"/>
                                </a:moveTo>
                                <a:lnTo>
                                  <a:pt x="1278658" y="17292"/>
                                </a:lnTo>
                                <a:lnTo>
                                  <a:pt x="1278658" y="41786"/>
                                </a:lnTo>
                                <a:lnTo>
                                  <a:pt x="1300861" y="41786"/>
                                </a:lnTo>
                                <a:lnTo>
                                  <a:pt x="1300861" y="53592"/>
                                </a:lnTo>
                                <a:lnTo>
                                  <a:pt x="1278658" y="53592"/>
                                </a:lnTo>
                                <a:lnTo>
                                  <a:pt x="1278658" y="99584"/>
                                </a:lnTo>
                                <a:cubicBezTo>
                                  <a:pt x="1278658" y="110156"/>
                                  <a:pt x="1281654" y="116148"/>
                                  <a:pt x="1290288" y="116148"/>
                                </a:cubicBezTo>
                                <a:cubicBezTo>
                                  <a:pt x="1294341" y="116148"/>
                                  <a:pt x="1297337" y="115619"/>
                                  <a:pt x="1299275" y="115090"/>
                                </a:cubicBezTo>
                                <a:lnTo>
                                  <a:pt x="1299980" y="126720"/>
                                </a:lnTo>
                                <a:cubicBezTo>
                                  <a:pt x="1296984" y="127954"/>
                                  <a:pt x="1292227" y="128835"/>
                                  <a:pt x="1286235" y="128835"/>
                                </a:cubicBezTo>
                                <a:cubicBezTo>
                                  <a:pt x="1279011" y="128835"/>
                                  <a:pt x="1273196" y="126544"/>
                                  <a:pt x="1269495" y="122315"/>
                                </a:cubicBezTo>
                                <a:cubicBezTo>
                                  <a:pt x="1265090" y="117733"/>
                                  <a:pt x="1263504" y="110156"/>
                                  <a:pt x="1263504" y="100112"/>
                                </a:cubicBezTo>
                                <a:lnTo>
                                  <a:pt x="1263504" y="53592"/>
                                </a:lnTo>
                                <a:lnTo>
                                  <a:pt x="1250288" y="53592"/>
                                </a:lnTo>
                                <a:lnTo>
                                  <a:pt x="1250288" y="41786"/>
                                </a:lnTo>
                                <a:lnTo>
                                  <a:pt x="1263504" y="41786"/>
                                </a:lnTo>
                                <a:lnTo>
                                  <a:pt x="1263504" y="21345"/>
                                </a:lnTo>
                                <a:close/>
                                <a:moveTo>
                                  <a:pt x="1389672" y="41786"/>
                                </a:moveTo>
                                <a:lnTo>
                                  <a:pt x="1389672" y="103813"/>
                                </a:lnTo>
                                <a:cubicBezTo>
                                  <a:pt x="1389672" y="112623"/>
                                  <a:pt x="1389848" y="120377"/>
                                  <a:pt x="1390377" y="127073"/>
                                </a:cubicBezTo>
                                <a:lnTo>
                                  <a:pt x="1376633" y="127073"/>
                                </a:lnTo>
                                <a:lnTo>
                                  <a:pt x="1375751" y="113152"/>
                                </a:lnTo>
                                <a:lnTo>
                                  <a:pt x="1375399" y="113152"/>
                                </a:lnTo>
                                <a:cubicBezTo>
                                  <a:pt x="1371346" y="120024"/>
                                  <a:pt x="1362359" y="129011"/>
                                  <a:pt x="1347205" y="129011"/>
                                </a:cubicBezTo>
                                <a:cubicBezTo>
                                  <a:pt x="1333813" y="129011"/>
                                  <a:pt x="1317778" y="121610"/>
                                  <a:pt x="1317778" y="91654"/>
                                </a:cubicBezTo>
                                <a:lnTo>
                                  <a:pt x="1317778" y="41786"/>
                                </a:lnTo>
                                <a:lnTo>
                                  <a:pt x="1333284" y="41786"/>
                                </a:lnTo>
                                <a:lnTo>
                                  <a:pt x="1333284" y="89011"/>
                                </a:lnTo>
                                <a:cubicBezTo>
                                  <a:pt x="1333284" y="105222"/>
                                  <a:pt x="1338218" y="116148"/>
                                  <a:pt x="1352315" y="116148"/>
                                </a:cubicBezTo>
                                <a:cubicBezTo>
                                  <a:pt x="1362712" y="116148"/>
                                  <a:pt x="1369936" y="108923"/>
                                  <a:pt x="1372756" y="102051"/>
                                </a:cubicBezTo>
                                <a:cubicBezTo>
                                  <a:pt x="1373637" y="99760"/>
                                  <a:pt x="1374166" y="96940"/>
                                  <a:pt x="1374166" y="94121"/>
                                </a:cubicBezTo>
                                <a:lnTo>
                                  <a:pt x="1374166" y="41786"/>
                                </a:lnTo>
                                <a:lnTo>
                                  <a:pt x="1389672" y="41786"/>
                                </a:lnTo>
                                <a:close/>
                                <a:moveTo>
                                  <a:pt x="1473549" y="1962"/>
                                </a:moveTo>
                                <a:lnTo>
                                  <a:pt x="1489056" y="1962"/>
                                </a:lnTo>
                                <a:lnTo>
                                  <a:pt x="1489056" y="105046"/>
                                </a:lnTo>
                                <a:cubicBezTo>
                                  <a:pt x="1489056" y="112623"/>
                                  <a:pt x="1489232" y="121258"/>
                                  <a:pt x="1489761" y="127073"/>
                                </a:cubicBezTo>
                                <a:lnTo>
                                  <a:pt x="1475840" y="127073"/>
                                </a:lnTo>
                                <a:lnTo>
                                  <a:pt x="1475135" y="112271"/>
                                </a:lnTo>
                                <a:lnTo>
                                  <a:pt x="1474783" y="112271"/>
                                </a:lnTo>
                                <a:cubicBezTo>
                                  <a:pt x="1470025" y="121786"/>
                                  <a:pt x="1459628" y="129011"/>
                                  <a:pt x="1445708" y="129011"/>
                                </a:cubicBezTo>
                                <a:cubicBezTo>
                                  <a:pt x="1425091" y="129011"/>
                                  <a:pt x="1409232" y="111566"/>
                                  <a:pt x="1409232" y="85663"/>
                                </a:cubicBezTo>
                                <a:cubicBezTo>
                                  <a:pt x="1409056" y="57293"/>
                                  <a:pt x="1426677" y="39848"/>
                                  <a:pt x="1447470" y="39848"/>
                                </a:cubicBezTo>
                                <a:cubicBezTo>
                                  <a:pt x="1460510" y="39848"/>
                                  <a:pt x="1469320" y="46015"/>
                                  <a:pt x="1473197" y="52887"/>
                                </a:cubicBezTo>
                                <a:lnTo>
                                  <a:pt x="1473549" y="52887"/>
                                </a:lnTo>
                                <a:lnTo>
                                  <a:pt x="1473549" y="1962"/>
                                </a:lnTo>
                                <a:close/>
                                <a:moveTo>
                                  <a:pt x="1473549" y="91302"/>
                                </a:moveTo>
                                <a:lnTo>
                                  <a:pt x="1473549" y="76500"/>
                                </a:lnTo>
                                <a:cubicBezTo>
                                  <a:pt x="1473549" y="74561"/>
                                  <a:pt x="1473373" y="71918"/>
                                  <a:pt x="1472845" y="69980"/>
                                </a:cubicBezTo>
                                <a:cubicBezTo>
                                  <a:pt x="1470554" y="60112"/>
                                  <a:pt x="1462095" y="52006"/>
                                  <a:pt x="1450465" y="52006"/>
                                </a:cubicBezTo>
                                <a:cubicBezTo>
                                  <a:pt x="1434430" y="52006"/>
                                  <a:pt x="1424915" y="66103"/>
                                  <a:pt x="1424915" y="84958"/>
                                </a:cubicBezTo>
                                <a:cubicBezTo>
                                  <a:pt x="1424915" y="102227"/>
                                  <a:pt x="1433373" y="116500"/>
                                  <a:pt x="1450113" y="116500"/>
                                </a:cubicBezTo>
                                <a:cubicBezTo>
                                  <a:pt x="1460510" y="116500"/>
                                  <a:pt x="1470025" y="109628"/>
                                  <a:pt x="1472845" y="97998"/>
                                </a:cubicBezTo>
                                <a:cubicBezTo>
                                  <a:pt x="1473373" y="95883"/>
                                  <a:pt x="1473549" y="93769"/>
                                  <a:pt x="1473549" y="91302"/>
                                </a:cubicBezTo>
                                <a:close/>
                                <a:moveTo>
                                  <a:pt x="1503505" y="41786"/>
                                </a:moveTo>
                                <a:lnTo>
                                  <a:pt x="1520422" y="41786"/>
                                </a:lnTo>
                                <a:lnTo>
                                  <a:pt x="1539100" y="92183"/>
                                </a:lnTo>
                                <a:cubicBezTo>
                                  <a:pt x="1541039" y="97821"/>
                                  <a:pt x="1543153" y="104518"/>
                                  <a:pt x="1544563" y="109628"/>
                                </a:cubicBezTo>
                                <a:lnTo>
                                  <a:pt x="1544915" y="109628"/>
                                </a:lnTo>
                                <a:cubicBezTo>
                                  <a:pt x="1546501" y="104518"/>
                                  <a:pt x="1548263" y="97998"/>
                                  <a:pt x="1550378" y="91830"/>
                                </a:cubicBezTo>
                                <a:lnTo>
                                  <a:pt x="1567294" y="41786"/>
                                </a:lnTo>
                                <a:lnTo>
                                  <a:pt x="1583682" y="41786"/>
                                </a:lnTo>
                                <a:lnTo>
                                  <a:pt x="1560422" y="102579"/>
                                </a:lnTo>
                                <a:cubicBezTo>
                                  <a:pt x="1549321" y="131830"/>
                                  <a:pt x="1541744" y="146809"/>
                                  <a:pt x="1531171" y="155972"/>
                                </a:cubicBezTo>
                                <a:cubicBezTo>
                                  <a:pt x="1523594" y="162668"/>
                                  <a:pt x="1516017" y="165311"/>
                                  <a:pt x="1512140" y="166016"/>
                                </a:cubicBezTo>
                                <a:lnTo>
                                  <a:pt x="1508263" y="152976"/>
                                </a:lnTo>
                                <a:cubicBezTo>
                                  <a:pt x="1512140" y="151742"/>
                                  <a:pt x="1517250" y="149275"/>
                                  <a:pt x="1521831" y="145399"/>
                                </a:cubicBezTo>
                                <a:cubicBezTo>
                                  <a:pt x="1526061" y="142051"/>
                                  <a:pt x="1531347" y="136060"/>
                                  <a:pt x="1534871" y="128130"/>
                                </a:cubicBezTo>
                                <a:cubicBezTo>
                                  <a:pt x="1535576" y="126544"/>
                                  <a:pt x="1536105" y="125311"/>
                                  <a:pt x="1536105" y="124430"/>
                                </a:cubicBezTo>
                                <a:cubicBezTo>
                                  <a:pt x="1536105" y="123548"/>
                                  <a:pt x="1535752" y="122315"/>
                                  <a:pt x="1535048" y="120377"/>
                                </a:cubicBezTo>
                                <a:lnTo>
                                  <a:pt x="1503505" y="41786"/>
                                </a:lnTo>
                                <a:close/>
                                <a:moveTo>
                                  <a:pt x="1671260" y="39848"/>
                                </a:moveTo>
                                <a:cubicBezTo>
                                  <a:pt x="1695753" y="39848"/>
                                  <a:pt x="1712317" y="57645"/>
                                  <a:pt x="1712317" y="83724"/>
                                </a:cubicBezTo>
                                <a:cubicBezTo>
                                  <a:pt x="1712317" y="115266"/>
                                  <a:pt x="1690467" y="129011"/>
                                  <a:pt x="1669850" y="129011"/>
                                </a:cubicBezTo>
                                <a:cubicBezTo>
                                  <a:pt x="1646766" y="129011"/>
                                  <a:pt x="1628969" y="112095"/>
                                  <a:pt x="1628969" y="85134"/>
                                </a:cubicBezTo>
                                <a:cubicBezTo>
                                  <a:pt x="1628969" y="56588"/>
                                  <a:pt x="1647647" y="39848"/>
                                  <a:pt x="1671260" y="39848"/>
                                </a:cubicBezTo>
                                <a:close/>
                                <a:moveTo>
                                  <a:pt x="1670907" y="51478"/>
                                </a:moveTo>
                                <a:cubicBezTo>
                                  <a:pt x="1652581" y="51478"/>
                                  <a:pt x="1644652" y="68394"/>
                                  <a:pt x="1644652" y="84606"/>
                                </a:cubicBezTo>
                                <a:cubicBezTo>
                                  <a:pt x="1644652" y="103284"/>
                                  <a:pt x="1655401" y="117381"/>
                                  <a:pt x="1670555" y="117381"/>
                                </a:cubicBezTo>
                                <a:cubicBezTo>
                                  <a:pt x="1685357" y="117381"/>
                                  <a:pt x="1696458" y="103460"/>
                                  <a:pt x="1696458" y="84253"/>
                                </a:cubicBezTo>
                                <a:cubicBezTo>
                                  <a:pt x="1696458" y="69804"/>
                                  <a:pt x="1689233" y="51478"/>
                                  <a:pt x="1670907" y="51478"/>
                                </a:cubicBezTo>
                                <a:close/>
                                <a:moveTo>
                                  <a:pt x="1748793" y="127073"/>
                                </a:moveTo>
                                <a:lnTo>
                                  <a:pt x="1733463" y="127073"/>
                                </a:lnTo>
                                <a:lnTo>
                                  <a:pt x="1733463" y="53592"/>
                                </a:lnTo>
                                <a:lnTo>
                                  <a:pt x="1721480" y="53592"/>
                                </a:lnTo>
                                <a:lnTo>
                                  <a:pt x="1721480" y="41786"/>
                                </a:lnTo>
                                <a:lnTo>
                                  <a:pt x="1733463" y="41786"/>
                                </a:lnTo>
                                <a:lnTo>
                                  <a:pt x="1733463" y="37733"/>
                                </a:lnTo>
                                <a:cubicBezTo>
                                  <a:pt x="1733463" y="25751"/>
                                  <a:pt x="1736106" y="14825"/>
                                  <a:pt x="1743331" y="7953"/>
                                </a:cubicBezTo>
                                <a:cubicBezTo>
                                  <a:pt x="1749146" y="2314"/>
                                  <a:pt x="1756899" y="24"/>
                                  <a:pt x="1764124" y="24"/>
                                </a:cubicBezTo>
                                <a:cubicBezTo>
                                  <a:pt x="1769586" y="24"/>
                                  <a:pt x="1774344" y="1257"/>
                                  <a:pt x="1777340" y="2490"/>
                                </a:cubicBezTo>
                                <a:lnTo>
                                  <a:pt x="1775225" y="14473"/>
                                </a:lnTo>
                                <a:cubicBezTo>
                                  <a:pt x="1772934" y="13416"/>
                                  <a:pt x="1769763" y="12535"/>
                                  <a:pt x="1765357" y="12535"/>
                                </a:cubicBezTo>
                                <a:cubicBezTo>
                                  <a:pt x="1752141" y="12535"/>
                                  <a:pt x="1748793" y="24165"/>
                                  <a:pt x="1748793" y="37204"/>
                                </a:cubicBezTo>
                                <a:lnTo>
                                  <a:pt x="1748793" y="41786"/>
                                </a:lnTo>
                                <a:lnTo>
                                  <a:pt x="1769410" y="41786"/>
                                </a:lnTo>
                                <a:lnTo>
                                  <a:pt x="1769410" y="53592"/>
                                </a:lnTo>
                                <a:lnTo>
                                  <a:pt x="1748793" y="53592"/>
                                </a:lnTo>
                                <a:lnTo>
                                  <a:pt x="1748793" y="127073"/>
                                </a:lnTo>
                                <a:close/>
                                <a:moveTo>
                                  <a:pt x="1882715" y="58702"/>
                                </a:moveTo>
                                <a:lnTo>
                                  <a:pt x="1882715" y="71390"/>
                                </a:lnTo>
                                <a:lnTo>
                                  <a:pt x="1836547" y="71390"/>
                                </a:lnTo>
                                <a:lnTo>
                                  <a:pt x="1836547" y="114209"/>
                                </a:lnTo>
                                <a:lnTo>
                                  <a:pt x="1888001" y="114209"/>
                                </a:lnTo>
                                <a:lnTo>
                                  <a:pt x="1888001" y="127073"/>
                                </a:lnTo>
                                <a:lnTo>
                                  <a:pt x="1821217" y="127073"/>
                                </a:lnTo>
                                <a:lnTo>
                                  <a:pt x="1821217" y="8305"/>
                                </a:lnTo>
                                <a:lnTo>
                                  <a:pt x="1885358" y="8305"/>
                                </a:lnTo>
                                <a:lnTo>
                                  <a:pt x="1885358" y="21169"/>
                                </a:lnTo>
                                <a:lnTo>
                                  <a:pt x="1836547" y="21169"/>
                                </a:lnTo>
                                <a:lnTo>
                                  <a:pt x="1836547" y="58702"/>
                                </a:lnTo>
                                <a:lnTo>
                                  <a:pt x="1882715" y="58702"/>
                                </a:lnTo>
                                <a:close/>
                                <a:moveTo>
                                  <a:pt x="1968706" y="127073"/>
                                </a:moveTo>
                                <a:lnTo>
                                  <a:pt x="1954609" y="127073"/>
                                </a:lnTo>
                                <a:lnTo>
                                  <a:pt x="1953376" y="116324"/>
                                </a:lnTo>
                                <a:lnTo>
                                  <a:pt x="1952847" y="116324"/>
                                </a:lnTo>
                                <a:cubicBezTo>
                                  <a:pt x="1948090" y="123020"/>
                                  <a:pt x="1938927" y="129011"/>
                                  <a:pt x="1926768" y="129011"/>
                                </a:cubicBezTo>
                                <a:cubicBezTo>
                                  <a:pt x="1909499" y="129011"/>
                                  <a:pt x="1900688" y="116852"/>
                                  <a:pt x="1900688" y="104518"/>
                                </a:cubicBezTo>
                                <a:cubicBezTo>
                                  <a:pt x="1900688" y="83901"/>
                                  <a:pt x="1919015" y="72623"/>
                                  <a:pt x="1951966" y="72799"/>
                                </a:cubicBezTo>
                                <a:lnTo>
                                  <a:pt x="1951966" y="71037"/>
                                </a:lnTo>
                                <a:cubicBezTo>
                                  <a:pt x="1951966" y="63989"/>
                                  <a:pt x="1950028" y="51301"/>
                                  <a:pt x="1932583" y="51301"/>
                                </a:cubicBezTo>
                                <a:cubicBezTo>
                                  <a:pt x="1924653" y="51301"/>
                                  <a:pt x="1916371" y="53768"/>
                                  <a:pt x="1910380" y="57645"/>
                                </a:cubicBezTo>
                                <a:lnTo>
                                  <a:pt x="1906856" y="47425"/>
                                </a:lnTo>
                                <a:cubicBezTo>
                                  <a:pt x="1913904" y="42843"/>
                                  <a:pt x="1924125" y="39848"/>
                                  <a:pt x="1934874" y="39848"/>
                                </a:cubicBezTo>
                                <a:cubicBezTo>
                                  <a:pt x="1960953" y="39848"/>
                                  <a:pt x="1967297" y="57645"/>
                                  <a:pt x="1967297" y="74738"/>
                                </a:cubicBezTo>
                                <a:lnTo>
                                  <a:pt x="1967297" y="106632"/>
                                </a:lnTo>
                                <a:cubicBezTo>
                                  <a:pt x="1967297" y="114033"/>
                                  <a:pt x="1967649" y="121258"/>
                                  <a:pt x="1968706" y="127073"/>
                                </a:cubicBezTo>
                                <a:close/>
                                <a:moveTo>
                                  <a:pt x="1952319" y="98350"/>
                                </a:moveTo>
                                <a:lnTo>
                                  <a:pt x="1952319" y="83548"/>
                                </a:lnTo>
                                <a:cubicBezTo>
                                  <a:pt x="1935402" y="83196"/>
                                  <a:pt x="1916195" y="86191"/>
                                  <a:pt x="1916195" y="102755"/>
                                </a:cubicBezTo>
                                <a:cubicBezTo>
                                  <a:pt x="1916195" y="112800"/>
                                  <a:pt x="1922891" y="117557"/>
                                  <a:pt x="1930821" y="117557"/>
                                </a:cubicBezTo>
                                <a:cubicBezTo>
                                  <a:pt x="1941922" y="117557"/>
                                  <a:pt x="1948971" y="110509"/>
                                  <a:pt x="1951438" y="103284"/>
                                </a:cubicBezTo>
                                <a:cubicBezTo>
                                  <a:pt x="1951966" y="101698"/>
                                  <a:pt x="1952319" y="99936"/>
                                  <a:pt x="1952319" y="98350"/>
                                </a:cubicBezTo>
                                <a:close/>
                                <a:moveTo>
                                  <a:pt x="1992319" y="127073"/>
                                </a:moveTo>
                                <a:lnTo>
                                  <a:pt x="1992319" y="68394"/>
                                </a:lnTo>
                                <a:cubicBezTo>
                                  <a:pt x="1992319" y="58350"/>
                                  <a:pt x="1992143" y="49715"/>
                                  <a:pt x="1991614" y="41786"/>
                                </a:cubicBezTo>
                                <a:lnTo>
                                  <a:pt x="2005182" y="41786"/>
                                </a:lnTo>
                                <a:lnTo>
                                  <a:pt x="2005711" y="58526"/>
                                </a:lnTo>
                                <a:lnTo>
                                  <a:pt x="2006416" y="58526"/>
                                </a:lnTo>
                                <a:cubicBezTo>
                                  <a:pt x="2010293" y="47072"/>
                                  <a:pt x="2019632" y="39848"/>
                                  <a:pt x="2030028" y="39848"/>
                                </a:cubicBezTo>
                                <a:cubicBezTo>
                                  <a:pt x="2031790" y="39848"/>
                                  <a:pt x="2033024" y="40024"/>
                                  <a:pt x="2034434" y="40376"/>
                                </a:cubicBezTo>
                                <a:lnTo>
                                  <a:pt x="2034434" y="55002"/>
                                </a:lnTo>
                                <a:cubicBezTo>
                                  <a:pt x="2032848" y="54649"/>
                                  <a:pt x="2031262" y="54473"/>
                                  <a:pt x="2029147" y="54473"/>
                                </a:cubicBezTo>
                                <a:cubicBezTo>
                                  <a:pt x="2018222" y="54473"/>
                                  <a:pt x="2010469" y="62755"/>
                                  <a:pt x="2008354" y="74385"/>
                                </a:cubicBezTo>
                                <a:cubicBezTo>
                                  <a:pt x="2008002" y="76500"/>
                                  <a:pt x="2007649" y="78967"/>
                                  <a:pt x="2007649" y="81610"/>
                                </a:cubicBezTo>
                                <a:lnTo>
                                  <a:pt x="2007649" y="127073"/>
                                </a:lnTo>
                                <a:lnTo>
                                  <a:pt x="1992319" y="127073"/>
                                </a:lnTo>
                                <a:close/>
                                <a:moveTo>
                                  <a:pt x="2053465" y="21345"/>
                                </a:moveTo>
                                <a:lnTo>
                                  <a:pt x="2068619" y="17292"/>
                                </a:lnTo>
                                <a:lnTo>
                                  <a:pt x="2068619" y="41786"/>
                                </a:lnTo>
                                <a:lnTo>
                                  <a:pt x="2090822" y="41786"/>
                                </a:lnTo>
                                <a:lnTo>
                                  <a:pt x="2090822" y="53592"/>
                                </a:lnTo>
                                <a:lnTo>
                                  <a:pt x="2068619" y="53592"/>
                                </a:lnTo>
                                <a:lnTo>
                                  <a:pt x="2068619" y="99584"/>
                                </a:lnTo>
                                <a:cubicBezTo>
                                  <a:pt x="2068619" y="110156"/>
                                  <a:pt x="2071615" y="116148"/>
                                  <a:pt x="2080249" y="116148"/>
                                </a:cubicBezTo>
                                <a:cubicBezTo>
                                  <a:pt x="2084302" y="116148"/>
                                  <a:pt x="2087297" y="115619"/>
                                  <a:pt x="2089236" y="115090"/>
                                </a:cubicBezTo>
                                <a:lnTo>
                                  <a:pt x="2089941" y="126720"/>
                                </a:lnTo>
                                <a:cubicBezTo>
                                  <a:pt x="2086945" y="127954"/>
                                  <a:pt x="2082187" y="128835"/>
                                  <a:pt x="2076196" y="128835"/>
                                </a:cubicBezTo>
                                <a:cubicBezTo>
                                  <a:pt x="2068971" y="128835"/>
                                  <a:pt x="2063156" y="126544"/>
                                  <a:pt x="2059456" y="122315"/>
                                </a:cubicBezTo>
                                <a:cubicBezTo>
                                  <a:pt x="2055051" y="117733"/>
                                  <a:pt x="2053465" y="110156"/>
                                  <a:pt x="2053465" y="100112"/>
                                </a:cubicBezTo>
                                <a:lnTo>
                                  <a:pt x="2053465" y="53592"/>
                                </a:lnTo>
                                <a:lnTo>
                                  <a:pt x="2040249" y="53592"/>
                                </a:lnTo>
                                <a:lnTo>
                                  <a:pt x="2040249" y="41786"/>
                                </a:lnTo>
                                <a:lnTo>
                                  <a:pt x="2053465" y="41786"/>
                                </a:lnTo>
                                <a:lnTo>
                                  <a:pt x="2053465" y="21345"/>
                                </a:lnTo>
                                <a:close/>
                                <a:moveTo>
                                  <a:pt x="2108267" y="127073"/>
                                </a:moveTo>
                                <a:lnTo>
                                  <a:pt x="2108267" y="1962"/>
                                </a:lnTo>
                                <a:lnTo>
                                  <a:pt x="2123773" y="1962"/>
                                </a:lnTo>
                                <a:lnTo>
                                  <a:pt x="2123773" y="55178"/>
                                </a:lnTo>
                                <a:lnTo>
                                  <a:pt x="2124126" y="55178"/>
                                </a:lnTo>
                                <a:cubicBezTo>
                                  <a:pt x="2126593" y="50773"/>
                                  <a:pt x="2130470" y="46896"/>
                                  <a:pt x="2135227" y="44253"/>
                                </a:cubicBezTo>
                                <a:cubicBezTo>
                                  <a:pt x="2139809" y="41610"/>
                                  <a:pt x="2145271" y="39848"/>
                                  <a:pt x="2151086" y="39848"/>
                                </a:cubicBezTo>
                                <a:cubicBezTo>
                                  <a:pt x="2162540" y="39848"/>
                                  <a:pt x="2180866" y="46896"/>
                                  <a:pt x="2180866" y="76324"/>
                                </a:cubicBezTo>
                                <a:lnTo>
                                  <a:pt x="2180866" y="127073"/>
                                </a:lnTo>
                                <a:lnTo>
                                  <a:pt x="2165360" y="127073"/>
                                </a:lnTo>
                                <a:lnTo>
                                  <a:pt x="2165360" y="78086"/>
                                </a:lnTo>
                                <a:cubicBezTo>
                                  <a:pt x="2165360" y="64341"/>
                                  <a:pt x="2160250" y="52711"/>
                                  <a:pt x="2145624" y="52711"/>
                                </a:cubicBezTo>
                                <a:cubicBezTo>
                                  <a:pt x="2135580" y="52711"/>
                                  <a:pt x="2127650" y="59760"/>
                                  <a:pt x="2124831" y="68218"/>
                                </a:cubicBezTo>
                                <a:cubicBezTo>
                                  <a:pt x="2123950" y="70332"/>
                                  <a:pt x="2123773" y="72623"/>
                                  <a:pt x="2123773" y="75619"/>
                                </a:cubicBezTo>
                                <a:lnTo>
                                  <a:pt x="2123773" y="127073"/>
                                </a:lnTo>
                                <a:lnTo>
                                  <a:pt x="2108267" y="127073"/>
                                </a:lnTo>
                                <a:close/>
                                <a:moveTo>
                                  <a:pt x="2207122" y="147690"/>
                                </a:moveTo>
                                <a:lnTo>
                                  <a:pt x="2196021" y="148747"/>
                                </a:lnTo>
                                <a:cubicBezTo>
                                  <a:pt x="2199897" y="138350"/>
                                  <a:pt x="2204655" y="119496"/>
                                  <a:pt x="2206593" y="106632"/>
                                </a:cubicBezTo>
                                <a:lnTo>
                                  <a:pt x="2223862" y="104870"/>
                                </a:lnTo>
                                <a:cubicBezTo>
                                  <a:pt x="2219809" y="119848"/>
                                  <a:pt x="2212056" y="139408"/>
                                  <a:pt x="2207122" y="147690"/>
                                </a:cubicBezTo>
                                <a:close/>
                                <a:moveTo>
                                  <a:pt x="2328532" y="6367"/>
                                </a:moveTo>
                                <a:cubicBezTo>
                                  <a:pt x="2360955" y="6367"/>
                                  <a:pt x="2381925" y="31213"/>
                                  <a:pt x="2381925" y="66456"/>
                                </a:cubicBezTo>
                                <a:cubicBezTo>
                                  <a:pt x="2381925" y="107337"/>
                                  <a:pt x="2357079" y="129011"/>
                                  <a:pt x="2326770" y="129011"/>
                                </a:cubicBezTo>
                                <a:cubicBezTo>
                                  <a:pt x="2295405" y="129011"/>
                                  <a:pt x="2273378" y="104694"/>
                                  <a:pt x="2273378" y="68746"/>
                                </a:cubicBezTo>
                                <a:cubicBezTo>
                                  <a:pt x="2273378" y="31037"/>
                                  <a:pt x="2296814" y="6367"/>
                                  <a:pt x="2328532" y="6367"/>
                                </a:cubicBezTo>
                                <a:close/>
                                <a:moveTo>
                                  <a:pt x="2327828" y="18878"/>
                                </a:moveTo>
                                <a:cubicBezTo>
                                  <a:pt x="2302453" y="18878"/>
                                  <a:pt x="2289766" y="42315"/>
                                  <a:pt x="2289766" y="68394"/>
                                </a:cubicBezTo>
                                <a:cubicBezTo>
                                  <a:pt x="2289766" y="93769"/>
                                  <a:pt x="2303510" y="116500"/>
                                  <a:pt x="2327651" y="116500"/>
                                </a:cubicBezTo>
                                <a:cubicBezTo>
                                  <a:pt x="2351969" y="116500"/>
                                  <a:pt x="2365713" y="94121"/>
                                  <a:pt x="2365713" y="67160"/>
                                </a:cubicBezTo>
                                <a:cubicBezTo>
                                  <a:pt x="2365713" y="43548"/>
                                  <a:pt x="2353378" y="18878"/>
                                  <a:pt x="2327828" y="18878"/>
                                </a:cubicBezTo>
                                <a:close/>
                                <a:moveTo>
                                  <a:pt x="2459458" y="112271"/>
                                </a:moveTo>
                                <a:lnTo>
                                  <a:pt x="2462101" y="123901"/>
                                </a:lnTo>
                                <a:cubicBezTo>
                                  <a:pt x="2458049" y="126015"/>
                                  <a:pt x="2449062" y="128835"/>
                                  <a:pt x="2437608" y="128835"/>
                                </a:cubicBezTo>
                                <a:cubicBezTo>
                                  <a:pt x="2411881" y="128835"/>
                                  <a:pt x="2395141" y="111390"/>
                                  <a:pt x="2395141" y="85310"/>
                                </a:cubicBezTo>
                                <a:cubicBezTo>
                                  <a:pt x="2395141" y="59055"/>
                                  <a:pt x="2413114" y="40024"/>
                                  <a:pt x="2440956" y="40024"/>
                                </a:cubicBezTo>
                                <a:cubicBezTo>
                                  <a:pt x="2450119" y="40024"/>
                                  <a:pt x="2458225" y="42315"/>
                                  <a:pt x="2462454" y="44429"/>
                                </a:cubicBezTo>
                                <a:lnTo>
                                  <a:pt x="2458930" y="56412"/>
                                </a:lnTo>
                                <a:cubicBezTo>
                                  <a:pt x="2455229" y="54297"/>
                                  <a:pt x="2449414" y="52359"/>
                                  <a:pt x="2440956" y="52359"/>
                                </a:cubicBezTo>
                                <a:cubicBezTo>
                                  <a:pt x="2421396" y="52359"/>
                                  <a:pt x="2410824" y="66808"/>
                                  <a:pt x="2410824" y="84606"/>
                                </a:cubicBezTo>
                                <a:cubicBezTo>
                                  <a:pt x="2410824" y="104341"/>
                                  <a:pt x="2423511" y="116500"/>
                                  <a:pt x="2440427" y="116500"/>
                                </a:cubicBezTo>
                                <a:cubicBezTo>
                                  <a:pt x="2449238" y="116500"/>
                                  <a:pt x="2455053" y="114209"/>
                                  <a:pt x="2459458" y="112271"/>
                                </a:cubicBezTo>
                                <a:close/>
                                <a:moveTo>
                                  <a:pt x="2548798" y="87249"/>
                                </a:moveTo>
                                <a:lnTo>
                                  <a:pt x="2488886" y="87249"/>
                                </a:lnTo>
                                <a:cubicBezTo>
                                  <a:pt x="2489238" y="108218"/>
                                  <a:pt x="2502630" y="116852"/>
                                  <a:pt x="2518137" y="116852"/>
                                </a:cubicBezTo>
                                <a:cubicBezTo>
                                  <a:pt x="2529238" y="116852"/>
                                  <a:pt x="2535934" y="114914"/>
                                  <a:pt x="2541750" y="112447"/>
                                </a:cubicBezTo>
                                <a:lnTo>
                                  <a:pt x="2544393" y="123548"/>
                                </a:lnTo>
                                <a:cubicBezTo>
                                  <a:pt x="2538930" y="126015"/>
                                  <a:pt x="2529591" y="128835"/>
                                  <a:pt x="2516023" y="128835"/>
                                </a:cubicBezTo>
                                <a:cubicBezTo>
                                  <a:pt x="2489767" y="128835"/>
                                  <a:pt x="2474084" y="111566"/>
                                  <a:pt x="2474084" y="85839"/>
                                </a:cubicBezTo>
                                <a:cubicBezTo>
                                  <a:pt x="2474084" y="60112"/>
                                  <a:pt x="2489238" y="39848"/>
                                  <a:pt x="2514084" y="39848"/>
                                </a:cubicBezTo>
                                <a:cubicBezTo>
                                  <a:pt x="2541926" y="39848"/>
                                  <a:pt x="2549327" y="64341"/>
                                  <a:pt x="2549327" y="80024"/>
                                </a:cubicBezTo>
                                <a:cubicBezTo>
                                  <a:pt x="2549327" y="83196"/>
                                  <a:pt x="2548974" y="85663"/>
                                  <a:pt x="2548798" y="87249"/>
                                </a:cubicBezTo>
                                <a:close/>
                                <a:moveTo>
                                  <a:pt x="2489062" y="76147"/>
                                </a:moveTo>
                                <a:lnTo>
                                  <a:pt x="2534349" y="76147"/>
                                </a:lnTo>
                                <a:cubicBezTo>
                                  <a:pt x="2534525" y="66279"/>
                                  <a:pt x="2530296" y="50949"/>
                                  <a:pt x="2512851" y="50949"/>
                                </a:cubicBezTo>
                                <a:cubicBezTo>
                                  <a:pt x="2497168" y="50949"/>
                                  <a:pt x="2490295" y="65398"/>
                                  <a:pt x="2489062" y="76147"/>
                                </a:cubicBezTo>
                                <a:close/>
                                <a:moveTo>
                                  <a:pt x="2629856" y="127073"/>
                                </a:moveTo>
                                <a:lnTo>
                                  <a:pt x="2615759" y="127073"/>
                                </a:lnTo>
                                <a:lnTo>
                                  <a:pt x="2614525" y="116324"/>
                                </a:lnTo>
                                <a:lnTo>
                                  <a:pt x="2613997" y="116324"/>
                                </a:lnTo>
                                <a:cubicBezTo>
                                  <a:pt x="2609239" y="123020"/>
                                  <a:pt x="2600076" y="129011"/>
                                  <a:pt x="2587917" y="129011"/>
                                </a:cubicBezTo>
                                <a:cubicBezTo>
                                  <a:pt x="2570648" y="129011"/>
                                  <a:pt x="2561838" y="116852"/>
                                  <a:pt x="2561838" y="104518"/>
                                </a:cubicBezTo>
                                <a:cubicBezTo>
                                  <a:pt x="2561838" y="83901"/>
                                  <a:pt x="2580164" y="72623"/>
                                  <a:pt x="2613116" y="72799"/>
                                </a:cubicBezTo>
                                <a:lnTo>
                                  <a:pt x="2613116" y="71037"/>
                                </a:lnTo>
                                <a:cubicBezTo>
                                  <a:pt x="2613116" y="63989"/>
                                  <a:pt x="2611177" y="51301"/>
                                  <a:pt x="2593732" y="51301"/>
                                </a:cubicBezTo>
                                <a:cubicBezTo>
                                  <a:pt x="2585803" y="51301"/>
                                  <a:pt x="2577521" y="53768"/>
                                  <a:pt x="2571529" y="57645"/>
                                </a:cubicBezTo>
                                <a:lnTo>
                                  <a:pt x="2568005" y="47425"/>
                                </a:lnTo>
                                <a:cubicBezTo>
                                  <a:pt x="2575054" y="42843"/>
                                  <a:pt x="2585274" y="39848"/>
                                  <a:pt x="2596023" y="39848"/>
                                </a:cubicBezTo>
                                <a:cubicBezTo>
                                  <a:pt x="2622102" y="39848"/>
                                  <a:pt x="2628446" y="57645"/>
                                  <a:pt x="2628446" y="74738"/>
                                </a:cubicBezTo>
                                <a:lnTo>
                                  <a:pt x="2628446" y="106632"/>
                                </a:lnTo>
                                <a:cubicBezTo>
                                  <a:pt x="2628446" y="114033"/>
                                  <a:pt x="2628799" y="121258"/>
                                  <a:pt x="2629856" y="127073"/>
                                </a:cubicBezTo>
                                <a:close/>
                                <a:moveTo>
                                  <a:pt x="2613468" y="98350"/>
                                </a:moveTo>
                                <a:lnTo>
                                  <a:pt x="2613468" y="83548"/>
                                </a:lnTo>
                                <a:cubicBezTo>
                                  <a:pt x="2596552" y="83196"/>
                                  <a:pt x="2577344" y="86191"/>
                                  <a:pt x="2577344" y="102755"/>
                                </a:cubicBezTo>
                                <a:cubicBezTo>
                                  <a:pt x="2577344" y="112800"/>
                                  <a:pt x="2584041" y="117557"/>
                                  <a:pt x="2591970" y="117557"/>
                                </a:cubicBezTo>
                                <a:cubicBezTo>
                                  <a:pt x="2603071" y="117557"/>
                                  <a:pt x="2610120" y="110509"/>
                                  <a:pt x="2612587" y="103284"/>
                                </a:cubicBezTo>
                                <a:cubicBezTo>
                                  <a:pt x="2613116" y="101698"/>
                                  <a:pt x="2613468" y="99936"/>
                                  <a:pt x="2613468" y="98350"/>
                                </a:cubicBezTo>
                                <a:close/>
                                <a:moveTo>
                                  <a:pt x="2653468" y="127073"/>
                                </a:moveTo>
                                <a:lnTo>
                                  <a:pt x="2653468" y="64870"/>
                                </a:lnTo>
                                <a:cubicBezTo>
                                  <a:pt x="2653468" y="56059"/>
                                  <a:pt x="2653292" y="48834"/>
                                  <a:pt x="2652763" y="41786"/>
                                </a:cubicBezTo>
                                <a:lnTo>
                                  <a:pt x="2666508" y="41786"/>
                                </a:lnTo>
                                <a:lnTo>
                                  <a:pt x="2667389" y="55883"/>
                                </a:lnTo>
                                <a:lnTo>
                                  <a:pt x="2667742" y="55883"/>
                                </a:lnTo>
                                <a:cubicBezTo>
                                  <a:pt x="2671971" y="47777"/>
                                  <a:pt x="2681838" y="39848"/>
                                  <a:pt x="2695935" y="39848"/>
                                </a:cubicBezTo>
                                <a:cubicBezTo>
                                  <a:pt x="2707742" y="39848"/>
                                  <a:pt x="2726068" y="46896"/>
                                  <a:pt x="2726068" y="76147"/>
                                </a:cubicBezTo>
                                <a:lnTo>
                                  <a:pt x="2726068" y="127073"/>
                                </a:lnTo>
                                <a:lnTo>
                                  <a:pt x="2710561" y="127073"/>
                                </a:lnTo>
                                <a:lnTo>
                                  <a:pt x="2710561" y="77909"/>
                                </a:lnTo>
                                <a:cubicBezTo>
                                  <a:pt x="2710561" y="64165"/>
                                  <a:pt x="2705451" y="52711"/>
                                  <a:pt x="2690825" y="52711"/>
                                </a:cubicBezTo>
                                <a:cubicBezTo>
                                  <a:pt x="2680605" y="52711"/>
                                  <a:pt x="2672676" y="59936"/>
                                  <a:pt x="2670032" y="68570"/>
                                </a:cubicBezTo>
                                <a:cubicBezTo>
                                  <a:pt x="2669327" y="70509"/>
                                  <a:pt x="2668975" y="73152"/>
                                  <a:pt x="2668975" y="75795"/>
                                </a:cubicBezTo>
                                <a:lnTo>
                                  <a:pt x="2668975" y="127073"/>
                                </a:lnTo>
                                <a:lnTo>
                                  <a:pt x="2653468" y="127073"/>
                                </a:lnTo>
                                <a:close/>
                                <a:moveTo>
                                  <a:pt x="2745275" y="123020"/>
                                </a:moveTo>
                                <a:lnTo>
                                  <a:pt x="2749152" y="111214"/>
                                </a:lnTo>
                                <a:cubicBezTo>
                                  <a:pt x="2753733" y="114209"/>
                                  <a:pt x="2761839" y="117381"/>
                                  <a:pt x="2769592" y="117381"/>
                                </a:cubicBezTo>
                                <a:cubicBezTo>
                                  <a:pt x="2780870" y="117381"/>
                                  <a:pt x="2786156" y="111742"/>
                                  <a:pt x="2786156" y="104694"/>
                                </a:cubicBezTo>
                                <a:cubicBezTo>
                                  <a:pt x="2786156" y="97293"/>
                                  <a:pt x="2781751" y="93240"/>
                                  <a:pt x="2770297" y="89011"/>
                                </a:cubicBezTo>
                                <a:cubicBezTo>
                                  <a:pt x="2754967" y="83548"/>
                                  <a:pt x="2747742" y="75090"/>
                                  <a:pt x="2747742" y="64870"/>
                                </a:cubicBezTo>
                                <a:cubicBezTo>
                                  <a:pt x="2747742" y="51125"/>
                                  <a:pt x="2758843" y="39848"/>
                                  <a:pt x="2777169" y="39848"/>
                                </a:cubicBezTo>
                                <a:cubicBezTo>
                                  <a:pt x="2785804" y="39848"/>
                                  <a:pt x="2793381" y="42315"/>
                                  <a:pt x="2798139" y="45134"/>
                                </a:cubicBezTo>
                                <a:lnTo>
                                  <a:pt x="2794262" y="56412"/>
                                </a:lnTo>
                                <a:cubicBezTo>
                                  <a:pt x="2790914" y="54297"/>
                                  <a:pt x="2784747" y="51478"/>
                                  <a:pt x="2776817" y="51478"/>
                                </a:cubicBezTo>
                                <a:cubicBezTo>
                                  <a:pt x="2767654" y="51478"/>
                                  <a:pt x="2762544" y="56764"/>
                                  <a:pt x="2762544" y="63108"/>
                                </a:cubicBezTo>
                                <a:cubicBezTo>
                                  <a:pt x="2762544" y="70156"/>
                                  <a:pt x="2767654" y="73328"/>
                                  <a:pt x="2778755" y="77557"/>
                                </a:cubicBezTo>
                                <a:cubicBezTo>
                                  <a:pt x="2793557" y="83196"/>
                                  <a:pt x="2801134" y="90597"/>
                                  <a:pt x="2801134" y="103284"/>
                                </a:cubicBezTo>
                                <a:cubicBezTo>
                                  <a:pt x="2801134" y="118262"/>
                                  <a:pt x="2789504" y="128835"/>
                                  <a:pt x="2769240" y="128835"/>
                                </a:cubicBezTo>
                                <a:cubicBezTo>
                                  <a:pt x="2759901" y="128835"/>
                                  <a:pt x="2751266" y="126544"/>
                                  <a:pt x="2745275" y="123020"/>
                                </a:cubicBezTo>
                                <a:close/>
                                <a:moveTo>
                                  <a:pt x="2822104" y="147690"/>
                                </a:moveTo>
                                <a:lnTo>
                                  <a:pt x="2811002" y="148747"/>
                                </a:lnTo>
                                <a:cubicBezTo>
                                  <a:pt x="2814879" y="138350"/>
                                  <a:pt x="2819637" y="119496"/>
                                  <a:pt x="2821575" y="106632"/>
                                </a:cubicBezTo>
                                <a:lnTo>
                                  <a:pt x="2838844" y="104870"/>
                                </a:lnTo>
                                <a:cubicBezTo>
                                  <a:pt x="2834791" y="119848"/>
                                  <a:pt x="2827038" y="139408"/>
                                  <a:pt x="2822104" y="147690"/>
                                </a:cubicBezTo>
                                <a:close/>
                                <a:moveTo>
                                  <a:pt x="2956201" y="127073"/>
                                </a:moveTo>
                                <a:lnTo>
                                  <a:pt x="2942104" y="127073"/>
                                </a:lnTo>
                                <a:lnTo>
                                  <a:pt x="2940871" y="116324"/>
                                </a:lnTo>
                                <a:lnTo>
                                  <a:pt x="2940342" y="116324"/>
                                </a:lnTo>
                                <a:cubicBezTo>
                                  <a:pt x="2935585" y="123020"/>
                                  <a:pt x="2926421" y="129011"/>
                                  <a:pt x="2914263" y="129011"/>
                                </a:cubicBezTo>
                                <a:cubicBezTo>
                                  <a:pt x="2896994" y="129011"/>
                                  <a:pt x="2888183" y="116852"/>
                                  <a:pt x="2888183" y="104518"/>
                                </a:cubicBezTo>
                                <a:cubicBezTo>
                                  <a:pt x="2888183" y="83901"/>
                                  <a:pt x="2906510" y="72623"/>
                                  <a:pt x="2939461" y="72799"/>
                                </a:cubicBezTo>
                                <a:lnTo>
                                  <a:pt x="2939461" y="71037"/>
                                </a:lnTo>
                                <a:cubicBezTo>
                                  <a:pt x="2939461" y="63989"/>
                                  <a:pt x="2937523" y="51301"/>
                                  <a:pt x="2920078" y="51301"/>
                                </a:cubicBezTo>
                                <a:cubicBezTo>
                                  <a:pt x="2912148" y="51301"/>
                                  <a:pt x="2903866" y="53768"/>
                                  <a:pt x="2897875" y="57645"/>
                                </a:cubicBezTo>
                                <a:lnTo>
                                  <a:pt x="2894351" y="47425"/>
                                </a:lnTo>
                                <a:cubicBezTo>
                                  <a:pt x="2901399" y="42843"/>
                                  <a:pt x="2911620" y="39848"/>
                                  <a:pt x="2922368" y="39848"/>
                                </a:cubicBezTo>
                                <a:cubicBezTo>
                                  <a:pt x="2948448" y="39848"/>
                                  <a:pt x="2954792" y="57645"/>
                                  <a:pt x="2954792" y="74738"/>
                                </a:cubicBezTo>
                                <a:lnTo>
                                  <a:pt x="2954792" y="106632"/>
                                </a:lnTo>
                                <a:cubicBezTo>
                                  <a:pt x="2954792" y="114033"/>
                                  <a:pt x="2955144" y="121258"/>
                                  <a:pt x="2956201" y="127073"/>
                                </a:cubicBezTo>
                                <a:close/>
                                <a:moveTo>
                                  <a:pt x="2939814" y="98350"/>
                                </a:moveTo>
                                <a:lnTo>
                                  <a:pt x="2939814" y="83548"/>
                                </a:lnTo>
                                <a:cubicBezTo>
                                  <a:pt x="2922897" y="83196"/>
                                  <a:pt x="2903690" y="86191"/>
                                  <a:pt x="2903690" y="102755"/>
                                </a:cubicBezTo>
                                <a:cubicBezTo>
                                  <a:pt x="2903690" y="112800"/>
                                  <a:pt x="2910386" y="117557"/>
                                  <a:pt x="2918316" y="117557"/>
                                </a:cubicBezTo>
                                <a:cubicBezTo>
                                  <a:pt x="2929417" y="117557"/>
                                  <a:pt x="2936466" y="110509"/>
                                  <a:pt x="2938933" y="103284"/>
                                </a:cubicBezTo>
                                <a:cubicBezTo>
                                  <a:pt x="2939461" y="101698"/>
                                  <a:pt x="2939814" y="99936"/>
                                  <a:pt x="2939814" y="98350"/>
                                </a:cubicBezTo>
                                <a:close/>
                                <a:moveTo>
                                  <a:pt x="2979814" y="127073"/>
                                </a:moveTo>
                                <a:lnTo>
                                  <a:pt x="2979814" y="64870"/>
                                </a:lnTo>
                                <a:cubicBezTo>
                                  <a:pt x="2979814" y="56059"/>
                                  <a:pt x="2979638" y="48834"/>
                                  <a:pt x="2979109" y="41786"/>
                                </a:cubicBezTo>
                                <a:lnTo>
                                  <a:pt x="2992854" y="41786"/>
                                </a:lnTo>
                                <a:lnTo>
                                  <a:pt x="2993735" y="55883"/>
                                </a:lnTo>
                                <a:lnTo>
                                  <a:pt x="2994087" y="55883"/>
                                </a:lnTo>
                                <a:cubicBezTo>
                                  <a:pt x="2998316" y="47777"/>
                                  <a:pt x="3008184" y="39848"/>
                                  <a:pt x="3022281" y="39848"/>
                                </a:cubicBezTo>
                                <a:cubicBezTo>
                                  <a:pt x="3034087" y="39848"/>
                                  <a:pt x="3052413" y="46896"/>
                                  <a:pt x="3052413" y="76147"/>
                                </a:cubicBezTo>
                                <a:lnTo>
                                  <a:pt x="3052413" y="127073"/>
                                </a:lnTo>
                                <a:lnTo>
                                  <a:pt x="3036907" y="127073"/>
                                </a:lnTo>
                                <a:lnTo>
                                  <a:pt x="3036907" y="77909"/>
                                </a:lnTo>
                                <a:cubicBezTo>
                                  <a:pt x="3036907" y="64165"/>
                                  <a:pt x="3031797" y="52711"/>
                                  <a:pt x="3017171" y="52711"/>
                                </a:cubicBezTo>
                                <a:cubicBezTo>
                                  <a:pt x="3006950" y="52711"/>
                                  <a:pt x="2999021" y="59936"/>
                                  <a:pt x="2996378" y="68570"/>
                                </a:cubicBezTo>
                                <a:cubicBezTo>
                                  <a:pt x="2995673" y="70509"/>
                                  <a:pt x="2995320" y="73152"/>
                                  <a:pt x="2995320" y="75795"/>
                                </a:cubicBezTo>
                                <a:lnTo>
                                  <a:pt x="2995320" y="127073"/>
                                </a:lnTo>
                                <a:lnTo>
                                  <a:pt x="2979814" y="127073"/>
                                </a:lnTo>
                                <a:close/>
                                <a:moveTo>
                                  <a:pt x="3135762" y="1962"/>
                                </a:moveTo>
                                <a:lnTo>
                                  <a:pt x="3151269" y="1962"/>
                                </a:lnTo>
                                <a:lnTo>
                                  <a:pt x="3151269" y="105046"/>
                                </a:lnTo>
                                <a:cubicBezTo>
                                  <a:pt x="3151269" y="112623"/>
                                  <a:pt x="3151445" y="121258"/>
                                  <a:pt x="3151973" y="127073"/>
                                </a:cubicBezTo>
                                <a:lnTo>
                                  <a:pt x="3138053" y="127073"/>
                                </a:lnTo>
                                <a:lnTo>
                                  <a:pt x="3137348" y="112271"/>
                                </a:lnTo>
                                <a:lnTo>
                                  <a:pt x="3136995" y="112271"/>
                                </a:lnTo>
                                <a:cubicBezTo>
                                  <a:pt x="3132238" y="121786"/>
                                  <a:pt x="3121841" y="129011"/>
                                  <a:pt x="3107920" y="129011"/>
                                </a:cubicBezTo>
                                <a:cubicBezTo>
                                  <a:pt x="3087303" y="129011"/>
                                  <a:pt x="3071444" y="111566"/>
                                  <a:pt x="3071444" y="85663"/>
                                </a:cubicBezTo>
                                <a:cubicBezTo>
                                  <a:pt x="3071268" y="57293"/>
                                  <a:pt x="3088889" y="39848"/>
                                  <a:pt x="3109682" y="39848"/>
                                </a:cubicBezTo>
                                <a:cubicBezTo>
                                  <a:pt x="3122722" y="39848"/>
                                  <a:pt x="3131533" y="46015"/>
                                  <a:pt x="3135410" y="52887"/>
                                </a:cubicBezTo>
                                <a:lnTo>
                                  <a:pt x="3135762" y="52887"/>
                                </a:lnTo>
                                <a:lnTo>
                                  <a:pt x="3135762" y="1962"/>
                                </a:lnTo>
                                <a:close/>
                                <a:moveTo>
                                  <a:pt x="3135762" y="91302"/>
                                </a:moveTo>
                                <a:lnTo>
                                  <a:pt x="3135762" y="76500"/>
                                </a:lnTo>
                                <a:cubicBezTo>
                                  <a:pt x="3135762" y="74561"/>
                                  <a:pt x="3135586" y="71918"/>
                                  <a:pt x="3135057" y="69980"/>
                                </a:cubicBezTo>
                                <a:cubicBezTo>
                                  <a:pt x="3132766" y="60112"/>
                                  <a:pt x="3124308" y="52006"/>
                                  <a:pt x="3112678" y="52006"/>
                                </a:cubicBezTo>
                                <a:cubicBezTo>
                                  <a:pt x="3096643" y="52006"/>
                                  <a:pt x="3087127" y="66103"/>
                                  <a:pt x="3087127" y="84958"/>
                                </a:cubicBezTo>
                                <a:cubicBezTo>
                                  <a:pt x="3087127" y="102227"/>
                                  <a:pt x="3095585" y="116500"/>
                                  <a:pt x="3112326" y="116500"/>
                                </a:cubicBezTo>
                                <a:cubicBezTo>
                                  <a:pt x="3122722" y="116500"/>
                                  <a:pt x="3132238" y="109628"/>
                                  <a:pt x="3135057" y="97998"/>
                                </a:cubicBezTo>
                                <a:cubicBezTo>
                                  <a:pt x="3135586" y="95883"/>
                                  <a:pt x="3135762" y="93769"/>
                                  <a:pt x="3135762" y="91302"/>
                                </a:cubicBezTo>
                                <a:close/>
                                <a:moveTo>
                                  <a:pt x="3208890" y="121258"/>
                                </a:moveTo>
                                <a:lnTo>
                                  <a:pt x="3212767" y="108394"/>
                                </a:lnTo>
                                <a:cubicBezTo>
                                  <a:pt x="3219639" y="112623"/>
                                  <a:pt x="3229683" y="116148"/>
                                  <a:pt x="3240256" y="116148"/>
                                </a:cubicBezTo>
                                <a:cubicBezTo>
                                  <a:pt x="3255939" y="116148"/>
                                  <a:pt x="3265102" y="107866"/>
                                  <a:pt x="3265102" y="95883"/>
                                </a:cubicBezTo>
                                <a:cubicBezTo>
                                  <a:pt x="3265102" y="84782"/>
                                  <a:pt x="3258758" y="78438"/>
                                  <a:pt x="3242723" y="72271"/>
                                </a:cubicBezTo>
                                <a:cubicBezTo>
                                  <a:pt x="3223340" y="65398"/>
                                  <a:pt x="3211357" y="55354"/>
                                  <a:pt x="3211357" y="38614"/>
                                </a:cubicBezTo>
                                <a:cubicBezTo>
                                  <a:pt x="3211357" y="20112"/>
                                  <a:pt x="3226688" y="6367"/>
                                  <a:pt x="3249771" y="6367"/>
                                </a:cubicBezTo>
                                <a:cubicBezTo>
                                  <a:pt x="3261930" y="6367"/>
                                  <a:pt x="3270741" y="9187"/>
                                  <a:pt x="3276027" y="12182"/>
                                </a:cubicBezTo>
                                <a:lnTo>
                                  <a:pt x="3271798" y="24693"/>
                                </a:lnTo>
                                <a:cubicBezTo>
                                  <a:pt x="3267921" y="22579"/>
                                  <a:pt x="3259992" y="19054"/>
                                  <a:pt x="3249243" y="19054"/>
                                </a:cubicBezTo>
                                <a:cubicBezTo>
                                  <a:pt x="3233031" y="19054"/>
                                  <a:pt x="3226864" y="28746"/>
                                  <a:pt x="3226864" y="36852"/>
                                </a:cubicBezTo>
                                <a:cubicBezTo>
                                  <a:pt x="3226864" y="47953"/>
                                  <a:pt x="3234088" y="53416"/>
                                  <a:pt x="3250476" y="59760"/>
                                </a:cubicBezTo>
                                <a:cubicBezTo>
                                  <a:pt x="3270564" y="67513"/>
                                  <a:pt x="3280785" y="77205"/>
                                  <a:pt x="3280785" y="94650"/>
                                </a:cubicBezTo>
                                <a:cubicBezTo>
                                  <a:pt x="3280785" y="112976"/>
                                  <a:pt x="3267216" y="128835"/>
                                  <a:pt x="3239199" y="128835"/>
                                </a:cubicBezTo>
                                <a:cubicBezTo>
                                  <a:pt x="3227745" y="128835"/>
                                  <a:pt x="3215234" y="125487"/>
                                  <a:pt x="3208890" y="121258"/>
                                </a:cubicBezTo>
                                <a:close/>
                                <a:moveTo>
                                  <a:pt x="3301226" y="161963"/>
                                </a:moveTo>
                                <a:lnTo>
                                  <a:pt x="3301226" y="69627"/>
                                </a:lnTo>
                                <a:cubicBezTo>
                                  <a:pt x="3301226" y="58702"/>
                                  <a:pt x="3300873" y="49892"/>
                                  <a:pt x="3300521" y="41786"/>
                                </a:cubicBezTo>
                                <a:lnTo>
                                  <a:pt x="3314441" y="41786"/>
                                </a:lnTo>
                                <a:lnTo>
                                  <a:pt x="3315146" y="56412"/>
                                </a:lnTo>
                                <a:lnTo>
                                  <a:pt x="3315499" y="56412"/>
                                </a:lnTo>
                                <a:cubicBezTo>
                                  <a:pt x="3321842" y="46015"/>
                                  <a:pt x="3331886" y="39848"/>
                                  <a:pt x="3345807" y="39848"/>
                                </a:cubicBezTo>
                                <a:cubicBezTo>
                                  <a:pt x="3366424" y="39848"/>
                                  <a:pt x="3381931" y="57293"/>
                                  <a:pt x="3381931" y="83196"/>
                                </a:cubicBezTo>
                                <a:cubicBezTo>
                                  <a:pt x="3381931" y="113857"/>
                                  <a:pt x="3363252" y="129011"/>
                                  <a:pt x="3343164" y="129011"/>
                                </a:cubicBezTo>
                                <a:cubicBezTo>
                                  <a:pt x="3331886" y="129011"/>
                                  <a:pt x="3322018" y="124077"/>
                                  <a:pt x="3316908" y="115619"/>
                                </a:cubicBezTo>
                                <a:lnTo>
                                  <a:pt x="3316556" y="115619"/>
                                </a:lnTo>
                                <a:lnTo>
                                  <a:pt x="3316556" y="161963"/>
                                </a:lnTo>
                                <a:lnTo>
                                  <a:pt x="3301226" y="161963"/>
                                </a:lnTo>
                                <a:close/>
                                <a:moveTo>
                                  <a:pt x="3316556" y="77733"/>
                                </a:moveTo>
                                <a:lnTo>
                                  <a:pt x="3316556" y="92359"/>
                                </a:lnTo>
                                <a:cubicBezTo>
                                  <a:pt x="3316556" y="94650"/>
                                  <a:pt x="3316908" y="96764"/>
                                  <a:pt x="3317261" y="98703"/>
                                </a:cubicBezTo>
                                <a:cubicBezTo>
                                  <a:pt x="3320080" y="109451"/>
                                  <a:pt x="3329419" y="116852"/>
                                  <a:pt x="3340521" y="116852"/>
                                </a:cubicBezTo>
                                <a:cubicBezTo>
                                  <a:pt x="3356908" y="116852"/>
                                  <a:pt x="3366424" y="103460"/>
                                  <a:pt x="3366424" y="83901"/>
                                </a:cubicBezTo>
                                <a:cubicBezTo>
                                  <a:pt x="3366424" y="66808"/>
                                  <a:pt x="3357437" y="52182"/>
                                  <a:pt x="3341050" y="52182"/>
                                </a:cubicBezTo>
                                <a:cubicBezTo>
                                  <a:pt x="3330477" y="52182"/>
                                  <a:pt x="3320609" y="59760"/>
                                  <a:pt x="3317613" y="71390"/>
                                </a:cubicBezTo>
                                <a:cubicBezTo>
                                  <a:pt x="3317084" y="73328"/>
                                  <a:pt x="3316556" y="75619"/>
                                  <a:pt x="3316556" y="77733"/>
                                </a:cubicBezTo>
                                <a:close/>
                                <a:moveTo>
                                  <a:pt x="3462812" y="127073"/>
                                </a:moveTo>
                                <a:lnTo>
                                  <a:pt x="3448715" y="127073"/>
                                </a:lnTo>
                                <a:lnTo>
                                  <a:pt x="3447482" y="116324"/>
                                </a:lnTo>
                                <a:lnTo>
                                  <a:pt x="3446953" y="116324"/>
                                </a:lnTo>
                                <a:cubicBezTo>
                                  <a:pt x="3442195" y="123020"/>
                                  <a:pt x="3433032" y="129011"/>
                                  <a:pt x="3420874" y="129011"/>
                                </a:cubicBezTo>
                                <a:cubicBezTo>
                                  <a:pt x="3403605" y="129011"/>
                                  <a:pt x="3394794" y="116852"/>
                                  <a:pt x="3394794" y="104518"/>
                                </a:cubicBezTo>
                                <a:cubicBezTo>
                                  <a:pt x="3394794" y="83901"/>
                                  <a:pt x="3413120" y="72623"/>
                                  <a:pt x="3446072" y="72799"/>
                                </a:cubicBezTo>
                                <a:lnTo>
                                  <a:pt x="3446072" y="71037"/>
                                </a:lnTo>
                                <a:cubicBezTo>
                                  <a:pt x="3446072" y="63989"/>
                                  <a:pt x="3444134" y="51301"/>
                                  <a:pt x="3426689" y="51301"/>
                                </a:cubicBezTo>
                                <a:cubicBezTo>
                                  <a:pt x="3418759" y="51301"/>
                                  <a:pt x="3410477" y="53768"/>
                                  <a:pt x="3404486" y="57645"/>
                                </a:cubicBezTo>
                                <a:lnTo>
                                  <a:pt x="3400962" y="47425"/>
                                </a:lnTo>
                                <a:cubicBezTo>
                                  <a:pt x="3408010" y="42843"/>
                                  <a:pt x="3418231" y="39848"/>
                                  <a:pt x="3428979" y="39848"/>
                                </a:cubicBezTo>
                                <a:cubicBezTo>
                                  <a:pt x="3455059" y="39848"/>
                                  <a:pt x="3461403" y="57645"/>
                                  <a:pt x="3461403" y="74738"/>
                                </a:cubicBezTo>
                                <a:lnTo>
                                  <a:pt x="3461403" y="106632"/>
                                </a:lnTo>
                                <a:cubicBezTo>
                                  <a:pt x="3461403" y="114033"/>
                                  <a:pt x="3461755" y="121258"/>
                                  <a:pt x="3462812" y="127073"/>
                                </a:cubicBezTo>
                                <a:close/>
                                <a:moveTo>
                                  <a:pt x="3446425" y="98350"/>
                                </a:moveTo>
                                <a:lnTo>
                                  <a:pt x="3446425" y="83548"/>
                                </a:lnTo>
                                <a:cubicBezTo>
                                  <a:pt x="3429508" y="83196"/>
                                  <a:pt x="3410301" y="86191"/>
                                  <a:pt x="3410301" y="102755"/>
                                </a:cubicBezTo>
                                <a:cubicBezTo>
                                  <a:pt x="3410301" y="112800"/>
                                  <a:pt x="3416997" y="117557"/>
                                  <a:pt x="3424927" y="117557"/>
                                </a:cubicBezTo>
                                <a:cubicBezTo>
                                  <a:pt x="3436028" y="117557"/>
                                  <a:pt x="3443076" y="110509"/>
                                  <a:pt x="3445543" y="103284"/>
                                </a:cubicBezTo>
                                <a:cubicBezTo>
                                  <a:pt x="3446072" y="101698"/>
                                  <a:pt x="3446425" y="99936"/>
                                  <a:pt x="3446425" y="98350"/>
                                </a:cubicBezTo>
                                <a:close/>
                                <a:moveTo>
                                  <a:pt x="3544575" y="112271"/>
                                </a:moveTo>
                                <a:lnTo>
                                  <a:pt x="3547218" y="123901"/>
                                </a:lnTo>
                                <a:cubicBezTo>
                                  <a:pt x="3543165" y="126015"/>
                                  <a:pt x="3534178" y="128835"/>
                                  <a:pt x="3522725" y="128835"/>
                                </a:cubicBezTo>
                                <a:cubicBezTo>
                                  <a:pt x="3496998" y="128835"/>
                                  <a:pt x="3480257" y="111390"/>
                                  <a:pt x="3480257" y="85310"/>
                                </a:cubicBezTo>
                                <a:cubicBezTo>
                                  <a:pt x="3480257" y="59055"/>
                                  <a:pt x="3498231" y="40024"/>
                                  <a:pt x="3526073" y="40024"/>
                                </a:cubicBezTo>
                                <a:cubicBezTo>
                                  <a:pt x="3535236" y="40024"/>
                                  <a:pt x="3543341" y="42315"/>
                                  <a:pt x="3547570" y="44429"/>
                                </a:cubicBezTo>
                                <a:lnTo>
                                  <a:pt x="3544046" y="56412"/>
                                </a:lnTo>
                                <a:cubicBezTo>
                                  <a:pt x="3540346" y="54297"/>
                                  <a:pt x="3534531" y="52359"/>
                                  <a:pt x="3526073" y="52359"/>
                                </a:cubicBezTo>
                                <a:cubicBezTo>
                                  <a:pt x="3506513" y="52359"/>
                                  <a:pt x="3495940" y="66808"/>
                                  <a:pt x="3495940" y="84606"/>
                                </a:cubicBezTo>
                                <a:cubicBezTo>
                                  <a:pt x="3495940" y="104341"/>
                                  <a:pt x="3508627" y="116500"/>
                                  <a:pt x="3525544" y="116500"/>
                                </a:cubicBezTo>
                                <a:cubicBezTo>
                                  <a:pt x="3534355" y="116500"/>
                                  <a:pt x="3540170" y="114209"/>
                                  <a:pt x="3544575" y="112271"/>
                                </a:cubicBezTo>
                                <a:close/>
                                <a:moveTo>
                                  <a:pt x="3633915" y="87249"/>
                                </a:moveTo>
                                <a:lnTo>
                                  <a:pt x="3574003" y="87249"/>
                                </a:lnTo>
                                <a:cubicBezTo>
                                  <a:pt x="3574355" y="108218"/>
                                  <a:pt x="3587747" y="116852"/>
                                  <a:pt x="3603254" y="116852"/>
                                </a:cubicBezTo>
                                <a:cubicBezTo>
                                  <a:pt x="3614355" y="116852"/>
                                  <a:pt x="3621051" y="114914"/>
                                  <a:pt x="3626866" y="112447"/>
                                </a:cubicBezTo>
                                <a:lnTo>
                                  <a:pt x="3629509" y="123548"/>
                                </a:lnTo>
                                <a:cubicBezTo>
                                  <a:pt x="3624047" y="126015"/>
                                  <a:pt x="3614708" y="128835"/>
                                  <a:pt x="3601139" y="128835"/>
                                </a:cubicBezTo>
                                <a:cubicBezTo>
                                  <a:pt x="3574884" y="128835"/>
                                  <a:pt x="3559201" y="111566"/>
                                  <a:pt x="3559201" y="85839"/>
                                </a:cubicBezTo>
                                <a:cubicBezTo>
                                  <a:pt x="3559201" y="60112"/>
                                  <a:pt x="3574355" y="39848"/>
                                  <a:pt x="3599201" y="39848"/>
                                </a:cubicBezTo>
                                <a:cubicBezTo>
                                  <a:pt x="3627042" y="39848"/>
                                  <a:pt x="3634443" y="64341"/>
                                  <a:pt x="3634443" y="80024"/>
                                </a:cubicBezTo>
                                <a:cubicBezTo>
                                  <a:pt x="3634443" y="83196"/>
                                  <a:pt x="3634091" y="85663"/>
                                  <a:pt x="3633915" y="87249"/>
                                </a:cubicBezTo>
                                <a:close/>
                                <a:moveTo>
                                  <a:pt x="3574179" y="76147"/>
                                </a:moveTo>
                                <a:lnTo>
                                  <a:pt x="3619465" y="76147"/>
                                </a:lnTo>
                                <a:cubicBezTo>
                                  <a:pt x="3619641" y="66279"/>
                                  <a:pt x="3615412" y="50949"/>
                                  <a:pt x="3597967" y="50949"/>
                                </a:cubicBezTo>
                                <a:cubicBezTo>
                                  <a:pt x="3582284" y="50949"/>
                                  <a:pt x="3575412" y="65398"/>
                                  <a:pt x="3574179" y="76147"/>
                                </a:cubicBezTo>
                                <a:close/>
                              </a:path>
                            </a:pathLst>
                          </a:custGeom>
                          <a:solidFill>
                            <a:srgbClr val="FFFFFF"/>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271A64" id="Group 4112" o:spid="_x0000_s1026" style="position:absolute;margin-left:0;margin-top:10.3pt;width:334pt;height:47.5pt;z-index:251663360;mso-position-horizontal:left;mso-position-horizontal-relative:margin" coordsize="42418,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">
                <v:rect id="Rectangle 37" o:spid="_x0000_s1027" style="position:absolute;left:5524;width:36894;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" fillcolor="#003591" stroked="f" strokeweight="2pt"/>
                <v:group id="Graphic 8" o:spid="_x0000_s1028" style="position:absolute;top:190;width:34218;height:5607" coordsize="3422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Shape 23" o:spid="_x0000_s1029" style="position:absolute;left:5781;top:60;width:1385;height:1456;visibility:visible;mso-wrap-style:square;v-text-anchor:middle" coordsize="138448,14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" path="m,l59624,r,18000l41814,18000r,68029c41814,96234,41614,105840,47017,114644v5202,8396,14007,11998,23803,11998c75823,126642,79225,125641,83827,123640v7405,-3002,11607,-11397,13808,-18601c99436,98435,99036,90631,99036,84028r,-66028l81426,18000,81426,r57022,l138448,18000r-14408,l124040,81626v,10806,601,23213,-3802,33419c115845,125041,108441,133445,99036,138848v-7604,4603,-21812,6804,-30808,6804c59423,145652,46616,143051,39012,138848,30607,134446,24404,127242,20002,119037,14208,108641,14408,96835,14408,85228r,-67228l,18000,,e" fillcolor="#fffffe" stroked="f">
                    <v:stroke joinstyle="miter"/>
                    <v:path arrowok="t" o:connecttype="custom" o:connectlocs="0,0;59624,0;59624,18000;41814,18000;41814,86029;47017,114644;70820,126642;83827,123640;97635,105039;99036,84028;99036,18000;81426,18000;81426,0;138448,0;138448,18000;124040,18000;124040,81626;120238,115045;99036,138848;68228,145652;39012,138848;20002,119037;14408,85228;14408,18000;0,18000;0,0" o:connectangles="0,0,0,0,0,0,0,0,0,0,0,0,0,0,0,0,0,0,0,0,0,0,0,0,0,0"/>
                  </v:shape>
                  <v:shape id="Freeform: Shape 24" o:spid="_x0000_s1030" style="position:absolute;left:7228;top:402;width:1166;height:1090;visibility:visible;mso-wrap-style:square;v-text-anchor:middle" coordsize="116645,109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" path="m38812,20011c45616,6404,55821,,70830,v16399,,28806,10206,31208,20011c103438,25614,103438,29817,103438,34410r,57622l116646,92032r,17009l64426,109041r,-17009l76833,92032r,-47817c76833,39012,77033,34810,75432,29616,73631,23213,68228,18410,61224,18410v-19410,,-20611,18201,-20611,33009l40613,92032r12807,l53420,109041,,109041,,92032r14008,l14008,19611,,19611,,2601r38812,l38812,20011e" fillcolor="#fffffe" stroked="f">
                    <v:stroke joinstyle="miter"/>
                    <v:path arrowok="t" o:connecttype="custom" o:connectlocs="38812,20011;70830,0;102038,20011;103438,34410;103438,92032;116646,92032;116646,109041;64426,109041;64426,92032;76833,92032;76833,44215;75432,29616;61224,18410;40613,51419;40613,92032;53420,92032;53420,109041;0,109041;0,92032;14008,92032;14008,19611;0,19611;0,2601;38812,2601;38812,20011" o:connectangles="0,0,0,0,0,0,0,0,0,0,0,0,0,0,0,0,0,0,0,0,0,0,0,0,0"/>
                  </v:shape>
                  <v:shape id="Freeform: Shape 25" o:spid="_x0000_s1031" style="position:absolute;left:8521;top:22;width:533;height:1470;visibility:visible;mso-wrap-style:square;v-text-anchor:middle" coordsize="53220,14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" path="m14198,24414r26606,l40804,,14198,r,24414xm,147053l,130043r14198,l14198,57622,,57622,,40613r40813,l40813,130043r12407,l53220,147053,,147053r,xe" fillcolor="#fffffe" stroked="f">
                    <v:stroke joinstyle="miter"/>
                    <v:path arrowok="t" o:connecttype="custom" o:connectlocs="14198,24414;40804,24414;40804,0;14198,0;14198,24414;0,147053;0,130043;14198,130043;14198,57622;0,57622;0,40613;40813,40613;40813,130043;53220,130043;53220,147053;0,147053;0,147053" o:connectangles="0,0,0,0,0,0,0,0,0,0,0,0,0,0,0,0,0"/>
                  </v:shape>
                  <v:shape id="Freeform: Shape 26" o:spid="_x0000_s1032" style="position:absolute;left:9104;top:428;width:1126;height:1064;visibility:visible;mso-wrap-style:square;v-text-anchor:middle" coordsize="112643,10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" path="m,l50018,r,17009l36811,17009,56622,84828r200,l79234,17009r-13407,l65827,r46816,l112643,17009r-8204,l73031,106440r-33018,l8405,17009,,17009,,e" fillcolor="#fffffe" stroked="f">
                    <v:stroke joinstyle="miter"/>
                    <v:path arrowok="t" o:connecttype="custom" o:connectlocs="0,0;50018,0;50018,17009;36811,17009;56622,84828;56822,84828;79234,17009;65827,17009;65827,0;112643,0;112643,17009;104439,17009;73031,106440;40013,106440;8405,17009;0,17009;0,0" o:connectangles="0,0,0,0,0,0,0,0,0,0,0,0,0,0,0,0,0"/>
                  </v:shape>
                  <v:shape id="Freeform: Shape 27" o:spid="_x0000_s1033" style="position:absolute;left:10307;top:402;width:984;height:1114;visibility:visible;mso-wrap-style:square;v-text-anchor:middle" coordsize="98406,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" path="m71230,45816c71030,33809,66227,16609,51019,16609v-16810,,-22203,15199,-23404,29207l71230,45816xm27015,61224v-200,15209,6194,32809,24404,32809c62025,94033,69429,86829,71230,76633r25405,c94834,100036,71630,111443,50018,111443v-6803,,-16009,-2202,-22203,-5003c20812,103238,16209,99236,11606,93032,3202,82226,,68228,,54821,,25614,16609,,48818,,63025,,76433,3802,86229,14208v8605,9205,11206,24204,11806,36210c98235,53620,98636,56622,98235,59623v,601,-200,1001,-200,1601l27015,61224r,xe" fillcolor="#fffffe" stroked="f">
                    <v:stroke joinstyle="miter"/>
                    <v:path arrowok="t" o:connecttype="custom" o:connectlocs="71230,45816;51019,16609;27615,45816;71230,45816;27015,61224;51419,94033;71230,76633;96635,76633;50018,111443;27815,106440;11606,93032;0,54821;48818,0;86229,14208;98035,50418;98235,59623;98035,61224;27015,61224;27015,61224" o:connectangles="0,0,0,0,0,0,0,0,0,0,0,0,0,0,0,0,0,0,0"/>
                  </v:shape>
                  <v:shape id="Freeform: Shape 28" o:spid="_x0000_s1034" style="position:absolute;left:11394;top:407;width:745;height:1085;visibility:visible;mso-wrap-style:square;v-text-anchor:middle" coordsize="74422,10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" path="m39012,24671c43214,6060,55821,-1544,74422,257r,26015c71421,25471,68219,24671,65017,24671v-9796,,-18401,5994,-21803,14999c40613,46874,40613,56679,40613,64083r,27406l57622,91489r,17009l,108498,,91489r13998,l13998,19068,,19068,,2058r39012,l39012,24671e" fillcolor="#fffffe" stroked="f">
                    <v:stroke joinstyle="miter"/>
                    <v:path arrowok="t" o:connecttype="custom" o:connectlocs="39012,24671;74422,257;74422,26272;65017,24671;43214,39670;40613,64083;40613,91489;57622,91489;57622,108498;0,108498;0,91489;13998,91489;13998,19068;0,19068;0,2058;39012,2058;39012,24671" o:connectangles="0,0,0,0,0,0,0,0,0,0,0,0,0,0,0,0,0"/>
                  </v:shape>
                  <v:shape id="Freeform: Shape 29" o:spid="_x0000_s1035" style="position:absolute;left:12259;top:402;width:838;height:1114;visibility:visible;mso-wrap-style:square;v-text-anchor:middle" coordsize="83772,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" path="m61150,36811c59950,25414,55747,16009,42950,16009v-8605,,-16609,3802,-16609,13607c26341,33009,27341,35210,29542,37811v1801,1401,4003,2002,6004,3002c46952,44015,68354,45616,76359,55621v5403,6604,7404,12807,7404,21212c83963,83027,81162,92632,77159,98235v-4802,6604,-16409,13208,-31408,13208c35746,111443,24940,106840,19537,98235r,10806l326,109041r,-37011l21138,72030v800,13198,6603,22403,20811,22403c49353,94433,56948,89230,56948,81235v,-4002,-1201,-8804,-5203,-10806c39748,64626,25140,66027,13734,58423,3928,51619,126,42414,126,30607,-874,21812,4328,15409,7130,11406,11132,5803,24340,,36746,v9205,,19602,4002,25205,11406l61951,2601r18810,l80761,36811r-19611,e" fillcolor="#fffffe" stroked="f">
                    <v:stroke joinstyle="miter"/>
                    <v:path arrowok="t" o:connecttype="custom" o:connectlocs="61150,36811;42950,16009;26341,29616;29542,37811;35546,40813;76359,55621;83763,76833;77159,98235;45751,111443;19537,98235;19537,109041;326,109041;326,72030;21138,72030;41949,94433;56948,81235;51745,70429;13734,58423;126,30607;7130,11406;36746,0;61951,11406;61951,2601;80761,2601;80761,36811;61150,36811" o:connectangles="0,0,0,0,0,0,0,0,0,0,0,0,0,0,0,0,0,0,0,0,0,0,0,0,0,0"/>
                  </v:shape>
                  <v:shape id="Freeform: Shape 30" o:spid="_x0000_s1036" style="position:absolute;left:13232;top:22;width:532;height:1470;visibility:visible;mso-wrap-style:square;v-text-anchor:middle" coordsize="53220,14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" path="m14208,24414r26615,l40823,,14208,r,24414xm,147053l,130043r14208,l14208,57622,,57622,,40613r40823,l40823,130043r12397,l53220,147053,,147053r,xe" fillcolor="#fffffe" stroked="f">
                    <v:stroke joinstyle="miter"/>
                    <v:path arrowok="t" o:connecttype="custom" o:connectlocs="14208,24414;40823,24414;40823,0;14208,0;14208,24414;0,147053;0,130043;14208,130043;14208,57622;0,57622;0,40613;40823,40613;40823,130043;53220,130043;53220,147053;0,147053;0,147053" o:connectangles="0,0,0,0,0,0,0,0,0,0,0,0,0,0,0,0,0"/>
                  </v:shape>
                  <v:shape id="Freeform: Shape 31" o:spid="_x0000_s1037" style="position:absolute;left:13817;top:156;width:732;height:1360;visibility:visible;mso-wrap-style:square;v-text-anchor:middle" coordsize="73230,13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" path="m73231,105639v,12598,-4002,24204,-17209,28407c53820,134846,47217,136047,45015,136047v-4802,,-7604,-801,-12206,-2001c23613,131244,18610,124841,16609,115836v-1000,-4403,-800,-13799,-800,-18601l15809,44215,,44215,,27206r15809,l15809,8995,42414,r,27206l69029,27206r,17009l42414,44215r,66618c42414,112834,43615,116836,45616,117637v12207,5002,11406,-11998,11206,-19202l73231,98435r,7204e" fillcolor="#fffffe" stroked="f">
                    <v:stroke joinstyle="miter"/>
                    <v:path arrowok="t" o:connecttype="custom" o:connectlocs="73231,105639;56022,134046;45015,136047;32809,134046;16609,115836;15809,97235;15809,44215;0,44215;0,27206;15809,27206;15809,8995;42414,0;42414,27206;69029,27206;69029,44215;42414,44215;42414,110833;45616,117637;56822,98435;73231,98435;73231,105639" o:connectangles="0,0,0,0,0,0,0,0,0,0,0,0,0,0,0,0,0,0,0,0,0"/>
                  </v:shape>
                  <v:shape id="Freeform: Shape 32" o:spid="_x0000_s1038" style="position:absolute;left:14636;top:428;width:1130;height:1414;visibility:visible;mso-wrap-style:square;v-text-anchor:middle" coordsize="113043,1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" path="m,l51019,r,17009l37221,17009,57623,73231r1000,2601l79034,17009r-13207,l65827,r47217,l113044,17009r-8405,l66628,113044v-6404,16609,-12608,28406,-32609,28406c28616,141450,23213,141450,18010,140449r,-18400c21612,122249,25214,122649,28816,122649v9605,,11597,-3202,14999,-11406l45216,107841,8605,17009,,17009,,e" fillcolor="#fffffe" stroked="f">
                    <v:stroke joinstyle="miter"/>
                    <v:path arrowok="t" o:connecttype="custom" o:connectlocs="0,0;51019,0;51019,17009;37221,17009;57623,73231;58623,75832;79034,17009;65827,17009;65827,0;113044,0;113044,17009;104639,17009;66628,113044;34019,141450;18010,140449;18010,122049;28816,122649;43815,111243;45216,107841;8605,17009;0,17009;0,0" o:connectangles="0,0,0,0,0,0,0,0,0,0,0,0,0,0,0,0,0,0,0,0,0,0"/>
                  </v:shape>
                  <v:shape id="Freeform: Shape 36" o:spid="_x0000_s1039" style="position:absolute;left:16285;top:402;width:1038;height:1114;visibility:visible;mso-wrap-style:square;v-text-anchor:middle" coordsize="103838,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" path="m27816,55621v,8805,800,16810,5002,24814c36620,88030,43424,93833,52420,93833v9605,,16209,-6804,19811,-14999c75232,71830,76033,62625,76033,55221v,-8805,-801,-16409,-4803,-24413c67428,23413,61024,17610,52019,17610v-19201,,-24203,23203,-24203,38011xm12207,93833c3402,82827,,68829,,55021,,40013,3602,26415,14008,15208,23413,5203,37621,,51219,v34219,,52620,23813,52620,56022c103839,86829,84838,111443,52019,111443v-14398,,-30807,-6404,-39812,-17610l12207,93833xe" fillcolor="#fffffe" stroked="f">
                    <v:stroke joinstyle="miter"/>
                    <v:path arrowok="t" o:connecttype="custom" o:connectlocs="27816,55621;32818,80435;52420,93833;72231,78834;76033,55221;71230,30808;52019,17610;27816,55621;12207,93833;0,55021;14008,15208;51219,0;103839,56022;52019,111443;12207,93833;12207,93833" o:connectangles="0,0,0,0,0,0,0,0,0,0,0,0,0,0,0,0"/>
                  </v:shape>
                  <v:shape id="Freeform: Shape 37" o:spid="_x0000_s1040" style="position:absolute;left:17406;width:686;height:1492;visibility:visible;mso-wrap-style:square;v-text-anchor:middle" coordsize="68618,14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" path="m,59824l,42814r15599,l15599,33609v,-9805,2001,-20202,10806,-25805c35010,2001,43214,,53620,v5003,,9996,1201,14999,2601l68619,20602c65017,20002,61625,19401,58013,19401v-5393,,-9796,1201,-13607,5403c42004,28006,42214,35410,42214,38812r,4002l60415,42814r,17010l42214,59824r,72421l59824,132245r,17009l1201,149254r,-17009l15599,132245r,-72421l,59824e" fillcolor="#fffffe" stroked="f">
                    <v:stroke joinstyle="miter"/>
                    <v:path arrowok="t" o:connecttype="custom" o:connectlocs="0,59824;0,42814;15599,42814;15599,33609;26405,7804;53620,0;68619,2601;68619,20602;58013,19401;44406,24804;42214,38812;42214,42814;60415,42814;60415,59824;42214,59824;42214,132245;59824,132245;59824,149254;1201,149254;1201,132245;15599,132245;15599,59824;0,59824" o:connectangles="0,0,0,0,0,0,0,0,0,0,0,0,0,0,0,0,0,0,0,0,0,0,0"/>
                  </v:shape>
                  <v:shape id="Freeform: Shape 38" o:spid="_x0000_s1041" style="position:absolute;left:18712;top:60;width:1463;height:1432;visibility:visible;mso-wrap-style:square;v-text-anchor:middle" coordsize="146262,14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" path="m,143251l,125241r16609,l16609,18000,,18000,,,53220,r53220,112643l106640,112643r,-94643l89831,18000,89831,r56431,l146262,18000r-15618,l130644,143251r-35410,l40813,27606r-190,l40623,125241r15799,l56422,143251,,143251e" fillcolor="#fffffe" stroked="f">
                    <v:stroke joinstyle="miter"/>
                    <v:path arrowok="t" o:connecttype="custom" o:connectlocs="0,143251;0,125241;16609,125241;16609,18000;0,18000;0,0;53220,0;106440,112643;106640,112643;106640,18000;89831,18000;89831,0;146262,0;146262,18000;130644,18000;130644,143251;95234,143251;40813,27606;40623,27606;40623,125241;56422,125241;56422,143251;0,143251" o:connectangles="0,0,0,0,0,0,0,0,0,0,0,0,0,0,0,0,0,0,0,0,0,0,0"/>
                  </v:shape>
                  <v:shape id="Freeform: Shape 39" o:spid="_x0000_s1042" style="position:absolute;left:20239;top:402;width:984;height:1114;visibility:visible;mso-wrap-style:square;v-text-anchor:middle" coordsize="98402,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" path="m71220,45816c71030,33809,66227,16609,51019,16609v-16810,,-22213,15199,-23413,29207l71220,45816xm27006,61224v-201,15209,6203,32809,24403,32809c62015,94033,69429,86829,71220,76633r25415,c94834,100036,71621,111443,50018,111443v-6804,,-16009,-2202,-22212,-5003c20802,103238,16200,99236,11597,93032,3192,82226,,68228,,54821,,25614,16609,,48818,,63025,,76423,3802,86229,14208v8605,9205,11206,24204,11806,36210c98235,53620,98626,56622,98235,59623v,601,-200,1001,-200,1601l27006,61224r,xe" fillcolor="#fffffe" stroked="f">
                    <v:stroke joinstyle="miter"/>
                    <v:path arrowok="t" o:connecttype="custom" o:connectlocs="71220,45816;51019,16609;27606,45816;71220,45816;27006,61224;51409,94033;71220,76633;96635,76633;50018,111443;27806,106440;11597,93032;0,54821;48818,0;86229,14208;98035,50418;98235,59623;98035,61224;27006,61224;27006,61224" o:connectangles="0,0,0,0,0,0,0,0,0,0,0,0,0,0,0,0,0,0,0"/>
                  </v:shape>
                  <v:shape id="Freeform: Shape 40" o:spid="_x0000_s1043" style="position:absolute;left:21286;top:428;width:1786;height:1064;visibility:visible;mso-wrap-style:square;v-text-anchor:middle" coordsize="178670,10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" path="m50819,r,17009l36611,17009,51810,85828r209,l74632,r32399,l126842,85828r200,l145061,17009r-13607,l131454,r47216,l178670,17009r-9805,l143251,106440r-33609,l90431,26615,68619,106440r-33609,l9396,17009,,17009,,,50819,e" fillcolor="#fffffe" stroked="f">
                    <v:stroke joinstyle="miter"/>
                    <v:path arrowok="t" o:connecttype="custom" o:connectlocs="50819,0;50819,17009;36611,17009;51810,85828;52019,85828;74632,0;107031,0;126842,85828;127042,85828;145061,17009;131454,17009;131454,0;178670,0;178670,17009;168865,17009;143251,106440;109642,106440;90431,26615;68619,106440;35010,106440;9396,17009;0,17009;0,0;50819,0" o:connectangles="0,0,0,0,0,0,0,0,0,0,0,0,0,0,0,0,0,0,0,0,0,0,0,0"/>
                  </v:shape>
                  <v:shape id="Freeform: Shape 41" o:spid="_x0000_s1044" style="position:absolute;left:23589;top:60;width:1458;height:1432;visibility:visible;mso-wrap-style:square;v-text-anchor:middle" coordsize="145842,14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" path="m,143251l,125241r16409,l16409,18000,,18000,,,61225,r,18000l43815,18000r,43625l101828,61625r,-43625l84428,18000,84428,r61415,l145843,18000r-16600,l129243,125241r16600,l145843,143251r-61415,l84428,125241r17400,l101828,79625r-58013,l43815,125241r17410,l61225,143251,,143251e" fillcolor="#fffffe" stroked="f">
                    <v:stroke joinstyle="miter"/>
                    <v:path arrowok="t" o:connecttype="custom" o:connectlocs="0,143251;0,125241;16409,125241;16409,18000;0,18000;0,0;61225,0;61225,18000;43815,18000;43815,61625;101828,61625;101828,18000;84428,18000;84428,0;145843,0;145843,18000;129243,18000;129243,125241;145843,125241;145843,143251;84428,143251;84428,125241;101828,125241;101828,79625;43815,79625;43815,125241;61225,125241;61225,143251;0,143251" o:connectangles="0,0,0,0,0,0,0,0,0,0,0,0,0,0,0,0,0,0,0,0,0,0,0,0,0,0,0,0,0"/>
                  </v:shape>
                  <v:shape id="Freeform: Shape 42" o:spid="_x0000_s1045" style="position:absolute;left:25180;top:402;width:1040;height:1114;visibility:visible;mso-wrap-style:square;v-text-anchor:middle" coordsize="104038,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" path="m52629,59824v-13607,,-26024,3201,-26024,19410c26605,87429,32018,94033,40623,94033v19401,,24003,-18601,24604,-34209l52629,59824xm67228,92032v-6004,13407,-18811,19411,-33219,19411c19211,111443,4803,103038,2401,92032,200,85028,,81436,,78234,,69229,3602,60224,10406,54221v5203,-4803,17209,-9005,24204,-9206c39612,44815,45015,44015,50018,44015v4803,,9605,600,14408,800c65817,32008,64026,16009,47417,16009v-11597,,-17200,8004,-17000,19201l4002,35210c4602,9205,24013,,47417,,64026,,79634,4402,86829,20812v1601,3602,2001,5803,2611,9996c90031,35410,90241,39813,90241,44415r,47817l104038,92232r,16809l67228,109041r,-17009l67228,92032xe" fillcolor="#fffffe" stroked="f">
                    <v:stroke joinstyle="miter"/>
                    <v:path arrowok="t" o:connecttype="custom" o:connectlocs="52629,59824;26605,79234;40623,94033;65227,59824;52629,59824;67228,92032;34009,111443;2401,92032;0,78234;10406,54221;34610,45015;50018,44015;64426,44815;47417,16009;30417,35210;4002,35210;47417,0;86829,20812;89440,30808;90241,44415;90241,92232;104038,92232;104038,109041;67228,109041;67228,92032;67228,92032" o:connectangles="0,0,0,0,0,0,0,0,0,0,0,0,0,0,0,0,0,0,0,0,0,0,0,0,0,0"/>
                  </v:shape>
                  <v:shape id="Freeform: Shape 43" o:spid="_x0000_s1046" style="position:absolute;left:26340;top:402;width:1789;height:1090;visibility:visible;mso-wrap-style:square;v-text-anchor:middle" coordsize="178860,109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" path="m38812,20011c45616,6404,56822,,72221,v14208,,24614,5403,29607,20011c107641,6404,119047,,132845,v15209,,26015,7004,31217,20011c166654,26615,165854,31408,165854,36611r,55421l178861,92032r,17009l126642,109041r,-17009l139249,92032r,-47417c139249,33809,137848,19611,123440,19611v-7795,,-13398,3602,-16810,10806c103238,37411,103238,43415,103238,51019r,41013l115645,92032r,17009l64426,109041r,-17009l76633,92032r,-49218c76633,36811,76633,32208,74022,26615,72021,22412,66828,19611,62225,19611v-11206,,-17219,6804,-20211,16800c40623,41614,40623,46616,40623,52019r,40013l53420,92032r,17009l,109041,,92032r14008,l14008,19611,,19611,,2601r38812,l38812,20011e" fillcolor="#fffffe" stroked="f">
                    <v:stroke joinstyle="miter"/>
                    <v:path arrowok="t" o:connecttype="custom" o:connectlocs="38812,20011;72221,0;101828,20011;132845,0;164062,20011;165854,36611;165854,92032;178861,92032;178861,109041;126642,109041;126642,92032;139249,92032;139249,44615;123440,19611;106630,30417;103238,51019;103238,92032;115645,92032;115645,109041;64426,109041;64426,92032;76633,92032;76633,42814;74022,26615;62225,19611;42014,36411;40623,52019;40623,92032;53420,92032;53420,109041;0,109041;0,92032;14008,92032;14008,19611;0,19611;0,2601;38812,2601;38812,20011" o:connectangles="0,0,0,0,0,0,0,0,0,0,0,0,0,0,0,0,0,0,0,0,0,0,0,0,0,0,0,0,0,0,0,0,0,0,0,0,0,0"/>
                  </v:shape>
                  <v:shape id="Freeform: Shape 44" o:spid="_x0000_s1047" style="position:absolute;left:28182;top:402;width:1148;height:1414;visibility:visible;mso-wrap-style:square;v-text-anchor:middle" coordsize="114844,1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" path="m45425,30207v-4612,8805,-6403,17410,-6403,26015c39022,71230,44815,93433,63626,93433v19201,,23803,-21002,23803,-36211c87429,42014,84428,17410,64426,17410v-8605,,-15799,6003,-19001,12797xm39022,20611c46416,6203,57813,,70430,v16199,,27014,6604,36610,20611c111243,26815,114845,40013,114845,54421v,16008,-1601,26014,-10006,39812c98035,105439,83627,111443,70830,111443v-11807,,-22203,-5203,-30207,-18411l40623,124450r14998,l55621,141450,,141450,,124450r14008,l14008,19611,,19611,,2601r39022,l39022,20611r,xe" fillcolor="#fffffe" stroked="f">
                    <v:stroke joinstyle="miter"/>
                    <v:path arrowok="t" o:connecttype="custom" o:connectlocs="45425,30207;39022,56222;63626,93433;87429,57222;64426,17410;45425,30207;39022,20611;70430,0;107040,20611;114845,54421;104839,94233;70830,111443;40623,93032;40623,124450;55621,124450;55621,141450;0,141450;0,124450;14008,124450;14008,19611;0,19611;0,2601;39022,2601;39022,20611;39022,20611" o:connectangles="0,0,0,0,0,0,0,0,0,0,0,0,0,0,0,0,0,0,0,0,0,0,0,0,0"/>
                  </v:shape>
                  <v:shape id="Freeform: Shape 45" o:spid="_x0000_s1048" style="position:absolute;left:29492;top:402;width:838;height:1114;visibility:visible;mso-wrap-style:square;v-text-anchor:middle" coordsize="83772,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" path="m61150,36811c59949,25414,55757,16009,42950,16009v-8605,,-16610,3802,-16610,13607c26340,33009,27331,35210,29542,37811v1792,1401,4002,2002,6004,3002c46952,44015,68354,45616,76359,55621v5393,6604,7404,12807,7404,21212c83963,83027,81161,92632,77159,98235v-4802,6604,-16409,13208,-31417,13208c35746,111443,24930,106840,19537,98235r,10806l326,109041r,-37011l21138,72030v800,13198,6603,22403,20801,22403c49353,94433,56948,89230,56948,81235v,-4002,-1191,-8804,-5193,-10806c39748,64626,25140,66027,13733,58423,3928,51619,126,42414,126,30607,-874,21812,4328,15409,7130,11406,11132,5803,24339,,36746,v9196,,19602,4002,25205,11406l61951,2601r18810,l80761,36811r-19611,e" fillcolor="#fffffe" stroked="f">
                    <v:stroke joinstyle="miter"/>
                    <v:path arrowok="t" o:connecttype="custom" o:connectlocs="61150,36811;42950,16009;26340,29616;29542,37811;35546,40813;76359,55621;83763,76833;77159,98235;45742,111443;19537,98235;19537,109041;326,109041;326,72030;21138,72030;41939,94433;56948,81235;51755,70429;13733,58423;126,30607;7130,11406;36746,0;61951,11406;61951,2601;80761,2601;80761,36811;61150,36811" o:connectangles="0,0,0,0,0,0,0,0,0,0,0,0,0,0,0,0,0,0,0,0,0,0,0,0,0,0"/>
                  </v:shape>
                  <v:shape id="Freeform: Shape 4101" o:spid="_x0000_s1049" style="position:absolute;left:30453;top:36;width:1169;height:1456;visibility:visible;mso-wrap-style:square;v-text-anchor:middle" coordsize="116845,14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" path="m,145652l,128643r13608,l13608,17000,,17000,,,40222,r,53020c47617,41213,56612,36611,70629,36611v8805,,19402,2601,25405,9405c102438,53220,103438,62025,103438,71220r,57423l116846,128643r,17009l63816,145652r,-17009l76824,128643r,-47817c76824,76824,76423,72621,75823,68619,75223,61024,69029,54821,61224,54821v-9605,,-15008,5003,-18210,13598c40013,75823,40222,83227,40222,91031r,37612l53220,128643r,17009l,145652e" fillcolor="#fffffe" stroked="f">
                    <v:stroke joinstyle="miter"/>
                    <v:path arrowok="t" o:connecttype="custom" o:connectlocs="0,145652;0,128643;13608,128643;13608,17000;0,17000;0,0;40222,0;40222,53020;70629,36611;96034,46016;103438,71220;103438,128643;116846,128643;116846,145652;63816,145652;63816,128643;76824,128643;76824,80826;75823,68619;61224,54821;43014,68419;40222,91031;40222,128643;53220,128643;53220,145652;0,145652" o:connectangles="0,0,0,0,0,0,0,0,0,0,0,0,0,0,0,0,0,0,0,0,0,0,0,0,0,0"/>
                  </v:shape>
                  <v:shape id="Freeform: Shape 4102" o:spid="_x0000_s1050" style="position:absolute;left:31748;top:22;width:532;height:1470;visibility:visible;mso-wrap-style:square;v-text-anchor:middle" coordsize="53219,14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" path="m14208,24414r26605,l40813,,14208,r,24414xm,147053l,130043r14208,l14208,57622,,57622,,40613r40813,l40813,130043r12407,l53220,147053,,147053r,xe" fillcolor="#fffffe" stroked="f">
                    <v:stroke joinstyle="miter"/>
                    <v:path arrowok="t" o:connecttype="custom" o:connectlocs="14208,24414;40813,24414;40813,0;14208,0;14208,24414;0,147053;0,130043;14208,130043;14208,57622;0,57622;0,40613;40813,40613;40813,130043;53220,130043;53220,147053;0,147053;0,147053" o:connectangles="0,0,0,0,0,0,0,0,0,0,0,0,0,0,0,0,0"/>
                  </v:shape>
                  <v:shape id="Freeform: Shape 4103" o:spid="_x0000_s1051" style="position:absolute;left:32407;top:407;width:744;height:1085;visibility:visible;mso-wrap-style:square;v-text-anchor:middle" coordsize="74422,10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" path="m39012,24671c43215,6060,55812,-1544,74422,257r,26015c71430,25471,68228,24671,65027,24671v-9806,,-18411,5994,-21812,14999c40613,46874,40613,56679,40613,64083r,27406l57622,91489r,17009l,108498,,91489r13998,l13998,19068,,19068,,2058r39012,l39012,24671e" fillcolor="#fffffe" stroked="f">
                    <v:stroke joinstyle="miter"/>
                    <v:path arrowok="t" o:connecttype="custom" o:connectlocs="39012,24671;74422,257;74422,26272;65027,24671;43215,39670;40613,64083;40613,91489;57622,91489;57622,108498;0,108498;0,91489;13998,91489;13998,19068;0,19068;0,2058;39012,2058;39012,24671" o:connectangles="0,0,0,0,0,0,0,0,0,0,0,0,0,0,0,0,0"/>
                  </v:shape>
                  <v:shape id="Freeform: Shape 4104" o:spid="_x0000_s1052" style="position:absolute;left:33238;top:402;width:985;height:1114;visibility:visible;mso-wrap-style:square;v-text-anchor:middle" coordsize="98402,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" path="m71220,45816c71030,33809,66227,16609,51019,16609v-16810,,-22213,15199,-23413,29207l71220,45816xm27005,61224v-200,15209,6204,32809,24404,32809c62015,94033,69429,86829,71220,76633r25415,c94834,100036,71621,111443,50018,111443v-6803,,-16009,-2202,-22212,-5003c20802,103238,16199,99236,11597,93032,3192,82226,,68228,,54821,,25614,16609,,48817,,63025,,76423,3802,86229,14208v8605,9205,11206,24204,11806,36210c98235,53620,98626,56622,98235,59623v,601,-200,1001,-200,1601l27005,61224r,xe" fillcolor="#fffffe" stroked="f">
                    <v:stroke joinstyle="miter"/>
                    <v:path arrowok="t" o:connecttype="custom" o:connectlocs="71220,45816;51019,16609;27606,45816;71220,45816;27005,61224;51409,94033;71220,76633;96635,76633;50018,111443;27806,106440;11597,93032;0,54821;48817,0;86229,14208;98035,50418;98235,59623;98035,61224;27005,61224;27005,61224" o:connectangles="0,0,0,0,0,0,0,0,0,0,0,0,0,0,0,0,0,0,0"/>
                  </v:shape>
                  <v:shape id="Freeform: Shape 4105" o:spid="_x0000_s1053" style="position:absolute;top:61;width:4610;height:5549;visibility:visible;mso-wrap-style:square;v-text-anchor:middle" coordsize="461026,55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" path="m445113,1l,1,,273981v-66,71735,19821,129053,60786,175183c93643,486156,142165,531476,226440,553813r4059,1076l234578,553813c318834,531476,367356,486156,400212,449164v40956,-46111,60844,-103419,60815,-175192l461027,1r-15914,e" fillcolor="#fffffe" stroked="f">
                    <v:stroke joinstyle="miter"/>
                    <v:path arrowok="t" o:connecttype="custom" o:connectlocs="445113,1;0,1;0,273981;60786,449164;226440,553813;230499,554889;234578,553813;400212,449164;461027,273972;461027,1;445113,1" o:connectangles="0,0,0,0,0,0,0,0,0,0,0"/>
                  </v:shape>
                  <v:shape id="Freeform: Shape 4106" o:spid="_x0000_s1054" style="position:absolute;left:159;top:221;width:4292;height:5225;visibility:visible;mso-wrap-style:square;v-text-anchor:middle" coordsize="429190,52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" path="m214605,l,,,258048v-47,67704,18525,121553,56784,164615c88516,458397,134884,501382,214605,522528v79701,-21146,126070,-64131,157811,-99865c410675,379601,429247,325752,429190,258048l429190,,214605,e" fillcolor="#003591" stroked="f">
                    <v:stroke joinstyle="miter"/>
                    <v:path arrowok="t" o:connecttype="custom" o:connectlocs="214605,0;0,0;0,258048;56784,422663;214605,522528;372416,422663;429190,258048;429190,0;214605,0" o:connectangles="0,0,0,0,0,0,0,0,0"/>
                  </v:shape>
                  <v:shape id="Freeform: Shape 4107" o:spid="_x0000_s1055" style="position:absolute;left:650;top:712;width:1655;height:4222;visibility:visible;mso-wrap-style:square;v-text-anchor:middle" coordsize="165472,42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" path="m44368,340894c14075,306760,-38,264842,,208935l,,165473,r,422243c106488,403728,71259,371148,44368,340894e" fillcolor="#fffffe" stroked="f">
                    <v:stroke joinstyle="miter"/>
                    <v:path arrowok="t" o:connecttype="custom" o:connectlocs="44368,340894;0,208935;0,0;165473,0;165473,422243;44368,340894" o:connectangles="0,0,0,0,0,0"/>
                  </v:shape>
                  <v:shape id="Freeform: Shape 4108" o:spid="_x0000_s1056" style="position:absolute;left:1054;top:1343;width:1251;height:2160;visibility:visible;mso-wrap-style:square;v-text-anchor:middle" coordsize="125107,2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" path="m,215920l,,48408,,81197,95634r601,l81798,r43309,l125107,215920r-46921,l43901,104067r-591,l43310,215920,,215920e" fillcolor="#003591" stroked="f">
                    <v:stroke joinstyle="miter"/>
                    <v:path arrowok="t" o:connecttype="custom" o:connectlocs="0,215920;0,0;48408,0;81197,95634;81798,95634;81798,0;125107,0;125107,215920;78186,215920;43901,104067;43310,104067;43310,215920;0,215920" o:connectangles="0,0,0,0,0,0,0,0,0,0,0,0,0"/>
                  </v:shape>
                  <v:shape id="Freeform: Shape 4109" o:spid="_x0000_s1057" style="position:absolute;left:2305;top:1343;width:1251;height:2160;visibility:visible;mso-wrap-style:square;v-text-anchor:middle" coordsize="125088,2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" path="m79597,r,84571l44063,84571,44063,,,,,215920r44825,l44825,129005r35543,l80368,215920r44720,l125088,,79597,e" fillcolor="#fffffe" stroked="f">
                    <v:stroke joinstyle="miter"/>
                    <v:path arrowok="t" o:connecttype="custom" o:connectlocs="79597,0;79597,84571;44063,84571;44063,0;0,0;0,215920;44825,215920;44825,129005;80368,129005;80368,215920;125088,215920;125088,0;79597,0" o:connectangles="0,0,0,0,0,0,0,0,0,0,0,0,0"/>
                  </v:shape>
                </v:group>
                <v:shape id="Freeform: Shape 4110" o:spid="_x0000_s1058" style="position:absolute;left:5905;top:2476;width:36339;height:1659;visibility:visible;mso-wrap-style:square;v-text-anchor:middle" coordsize="3634382,16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" path="m60,8305r15331,l15391,127073r-15331,l60,8305xm41646,127073r,-62203c41646,56059,41470,48834,40942,41786r13744,l55567,55883r353,c60149,47777,70017,39848,84114,39848v11806,,30132,7048,30132,36299l114246,127073r-15507,l98739,77909v,-13744,-5110,-25198,-19735,-25198c68783,52711,60854,59936,58210,68570v-704,1939,-1057,4582,-1057,7225l57153,127073r-15507,xm133453,123020r3877,-11806c141911,114209,150017,117381,157771,117381v11277,,16564,-5639,16564,-12687c174335,97293,169929,93240,158475,89011,143145,83548,135920,75090,135920,64870v,-13745,11102,-25022,29428,-25022c173982,39848,181559,42315,186317,45134r-3877,11278c179092,54297,172925,51478,164995,51478v-9163,,-14273,5286,-14273,11630c150722,70156,155832,73328,166934,77557v14801,5639,22379,13040,22379,25727c189313,118262,177683,128835,157418,128835v-9339,,-17974,-2291,-23965,-5815xm212749,21345r15154,-4053l227903,41786r22203,l250106,53592r-22203,l227903,99584v,10572,2996,16564,11630,16564c243586,116148,246582,115619,248520,115090r705,11630c246229,127954,241471,128835,235480,128835v-7224,,-13039,-2291,-16740,-6520c214335,117733,212749,110156,212749,100112r,-46520l199533,53592r,-11806l212749,41786r,-20441xm283058,127073r-15507,l267551,41786r15507,l283058,127073xm275304,8129v5815,,9516,4229,9516,9692c284996,23107,281119,27336,274952,27336v-5463,,-9339,-4229,-9339,-9515c265613,12358,269665,8129,275304,8129xm312309,21345r15154,-4053l327463,41786r22203,l349666,53592r-22203,l327463,99584v,10572,2996,16564,11630,16564c343146,116148,346142,115619,348080,115090r705,11630c345789,127954,341032,128835,335040,128835v-7224,,-13039,-2291,-16740,-6520c313895,117733,312309,110156,312309,100112r,-46520l299093,53592r,-11806l312309,41786r,-20441xm438477,41786r,62027c438477,112623,438653,120377,439182,127073r-13745,l424556,113152r-352,c420151,120024,411164,129011,396010,129011v-13392,,-29428,-7401,-29428,-37357l366582,41786r15507,l382089,89011v,16211,4934,27137,19031,27137c411517,116148,418741,108923,421561,102051v881,-2291,1409,-5111,1409,-7930l422970,41786r15507,xm467728,21345r15155,-4053l482883,41786r22202,l505085,53592r-22202,l482883,99584v,10572,2995,16564,11630,16564c498566,116148,501561,115619,503499,115090r705,11630c501209,127954,496451,128835,490460,128835v-7225,,-13040,-2291,-16740,-6520c469314,117733,467728,110156,467728,100112r,-46520l454512,53592r,-11806l467728,41786r,-20441xm591077,87249r-59912,c531517,108218,544909,116852,560416,116852v11101,,17798,-1938,23613,-4405l586672,123548v-5463,2467,-14802,5287,-28370,5287c532046,128835,516363,111566,516363,85839v,-25727,15154,-45991,40000,-45991c584205,39848,591606,64341,591606,80024v,3172,-353,5639,-529,7225xm531341,76147r45287,c576804,66279,572575,50949,555130,50949v-15683,,-22555,14449,-23789,25198xm665086,127073r-15330,l649756,53592r-11983,l637773,41786r11983,l649756,37733v,-11982,2643,-22908,9868,-29780c665439,2314,673192,24,680417,24v5462,,10220,1233,13216,2466l691518,14473v-2291,-1057,-5462,-1938,-9868,-1938c668434,12535,665086,24165,665086,37204r,4582l685703,41786r,11806l665086,53592r,73481xm735748,39848v24493,,41057,17797,41057,43876c776805,115266,754955,129011,734338,129011v-23084,,-40881,-16916,-40881,-43877c693457,56588,712135,39848,735748,39848xm735395,51478v-18326,,-26256,16916,-26256,33128c709139,103284,719888,117381,735043,117381v14802,,25903,-13921,25903,-33128c760946,69804,753721,51478,735395,51478xm796365,127073r,-58679c796365,58350,796188,49715,795660,41786r13568,l809757,58526r705,c814338,47072,823678,39848,834074,39848v1762,,2996,176,4405,528l838479,55002v-1585,-353,-3171,-529,-5286,-529c822268,54473,814515,62755,812400,74385v-352,2115,-705,4582,-705,7225l811695,127073r-15330,xm894867,21345r15155,-4053l910022,41786r22202,l932224,53592r-22202,l910022,99584v,10572,2995,16564,11630,16564c925705,116148,928700,115619,930639,115090r704,11630c928348,127954,923590,128835,917599,128835v-7225,,-13040,-2291,-16740,-6520c896453,117733,894867,110156,894867,100112r,-46520l881651,53592r,-11806l894867,41786r,-20441xm949670,127073r,-125111l965176,1962r,53216l965529,55178v2467,-4405,6343,-8282,11101,-10925c981212,41610,986674,39848,992489,39848v11454,,29780,7048,29780,36476l1022269,127073r-15507,l1006762,78086v,-13745,-5110,-25375,-19735,-25375c976982,52711,969053,59760,966233,68218v-881,2114,-1057,4405,-1057,7401l965176,127073r-15506,xm1116014,87249r-59912,c1056454,108218,1069847,116852,1085353,116852v11102,,17798,-1938,23613,-4405l1111609,123548v-5463,2467,-14802,5287,-28370,5287c1056983,128835,1041300,111566,1041300,85839v,-25727,15154,-45991,40000,-45991c1109142,39848,1116543,64341,1116543,80024v,3172,-353,5639,-529,7225xm1056278,76147r45287,c1101741,66279,1097512,50949,1080067,50949v-15683,,-22555,14449,-23789,25198xm1167644,121258r3877,-12864c1178393,112623,1188438,116148,1199010,116148v15683,,24846,-8282,24846,-20265c1223856,84782,1217513,78438,1201477,72271v-19383,-6873,-31366,-16917,-31366,-33657c1170111,20112,1185442,6367,1208526,6367v12158,,20969,2820,26255,5815l1230552,24693v-3876,-2114,-11806,-5639,-22555,-5639c1191786,19054,1185618,28746,1185618,36852v,11101,7225,16564,23613,22908c1229319,67513,1239539,77205,1239539,94650v,18326,-13568,34185,-41586,34185c1186499,128835,1173988,125487,1167644,121258xm1263504,21345r15154,-4053l1278658,41786r22203,l1300861,53592r-22203,l1278658,99584v,10572,2996,16564,11630,16564c1294341,116148,1297337,115619,1299275,115090r705,11630c1296984,127954,1292227,128835,1286235,128835v-7224,,-13039,-2291,-16740,-6520c1265090,117733,1263504,110156,1263504,100112r,-46520l1250288,53592r,-11806l1263504,41786r,-20441xm1389672,41786r,62027c1389672,112623,1389848,120377,1390377,127073r-13744,l1375751,113152r-352,c1371346,120024,1362359,129011,1347205,129011v-13392,,-29427,-7401,-29427,-37357l1317778,41786r15506,l1333284,89011v,16211,4934,27137,19031,27137c1362712,116148,1369936,108923,1372756,102051v881,-2291,1410,-5111,1410,-7930l1374166,41786r15506,xm1473549,1962r15507,l1489056,105046v,7577,176,16212,705,22027l1475840,127073r-705,-14802l1474783,112271v-4758,9515,-15155,16740,-29075,16740c1425091,129011,1409232,111566,1409232,85663v-176,-28370,17445,-45815,38238,-45815c1460510,39848,1469320,46015,1473197,52887r352,l1473549,1962xm1473549,91302r,-14802c1473549,74561,1473373,71918,1472845,69980v-2291,-9868,-10750,-17974,-22380,-17974c1434430,52006,1424915,66103,1424915,84958v,17269,8458,31542,25198,31542c1460510,116500,1470025,109628,1472845,97998v528,-2115,704,-4229,704,-6696xm1503505,41786r16917,l1539100,92183v1939,5638,4053,12335,5463,17445l1544915,109628v1586,-5110,3348,-11630,5463,-17798l1567294,41786r16388,l1560422,102579v-11101,29251,-18678,44230,-29251,53393c1523594,162668,1516017,165311,1512140,166016r-3877,-13040c1512140,151742,1517250,149275,1521831,145399v4230,-3348,9516,-9339,13040,-17269c1535576,126544,1536105,125311,1536105,124430v,-882,-353,-2115,-1057,-4053l1503505,41786xm1671260,39848v24493,,41057,17797,41057,43876c1712317,115266,1690467,129011,1669850,129011v-23084,,-40881,-16916,-40881,-43877c1628969,56588,1647647,39848,1671260,39848xm1670907,51478v-18326,,-26255,16916,-26255,33128c1644652,103284,1655401,117381,1670555,117381v14802,,25903,-13921,25903,-33128c1696458,69804,1689233,51478,1670907,51478xm1748793,127073r-15330,l1733463,53592r-11983,l1721480,41786r11983,l1733463,37733v,-11982,2643,-22908,9868,-29780c1749146,2314,1756899,24,1764124,24v5462,,10220,1233,13216,2466l1775225,14473v-2291,-1057,-5462,-1938,-9868,-1938c1752141,12535,1748793,24165,1748793,37204r,4582l1769410,41786r,11806l1748793,53592r,73481xm1882715,58702r,12688l1836547,71390r,42819l1888001,114209r,12864l1821217,127073r,-118768l1885358,8305r,12864l1836547,21169r,37533l1882715,58702xm1968706,127073r-14097,l1953376,116324r-529,c1948090,123020,1938927,129011,1926768,129011v-17269,,-26080,-12159,-26080,-24493c1900688,83901,1919015,72623,1951966,72799r,-1762c1951966,63989,1950028,51301,1932583,51301v-7930,,-16212,2467,-22203,6344l1906856,47425v7048,-4582,17269,-7577,28018,-7577c1960953,39848,1967297,57645,1967297,74738r,31894c1967297,114033,1967649,121258,1968706,127073xm1952319,98350r,-14802c1935402,83196,1916195,86191,1916195,102755v,10045,6696,14802,14626,14802c1941922,117557,1948971,110509,1951438,103284v528,-1586,881,-3348,881,-4934xm1992319,127073r,-58679c1992319,58350,1992143,49715,1991614,41786r13568,l2005711,58526r705,c2010293,47072,2019632,39848,2030028,39848v1762,,2996,176,4406,528l2034434,55002v-1586,-353,-3172,-529,-5287,-529c2018222,54473,2010469,62755,2008354,74385v-352,2115,-705,4582,-705,7225l2007649,127073r-15330,xm2053465,21345r15154,-4053l2068619,41786r22203,l2090822,53592r-22203,l2068619,99584v,10572,2996,16564,11630,16564c2084302,116148,2087297,115619,2089236,115090r705,11630c2086945,127954,2082187,128835,2076196,128835v-7225,,-13040,-2291,-16740,-6520c2055051,117733,2053465,110156,2053465,100112r,-46520l2040249,53592r,-11806l2053465,41786r,-20441xm2108267,127073r,-125111l2123773,1962r,53216l2124126,55178v2467,-4405,6344,-8282,11101,-10925c2139809,41610,2145271,39848,2151086,39848v11454,,29780,7048,29780,36476l2180866,127073r-15506,l2165360,78086v,-13745,-5110,-25375,-19736,-25375c2135580,52711,2127650,59760,2124831,68218v-881,2114,-1058,4405,-1058,7401l2123773,127073r-15506,xm2207122,147690r-11101,1057c2199897,138350,2204655,119496,2206593,106632r17269,-1762c2219809,119848,2212056,139408,2207122,147690xm2328532,6367v32423,,53393,24846,53393,60089c2381925,107337,2357079,129011,2326770,129011v-31365,,-53392,-24317,-53392,-60265c2273378,31037,2296814,6367,2328532,6367xm2327828,18878v-25375,,-38062,23437,-38062,49516c2289766,93769,2303510,116500,2327651,116500v24318,,38062,-22379,38062,-49340c2365713,43548,2353378,18878,2327828,18878xm2459458,112271r2643,11630c2458049,126015,2449062,128835,2437608,128835v-25727,,-42467,-17445,-42467,-43525c2395141,59055,2413114,40024,2440956,40024v9163,,17269,2291,21498,4405l2458930,56412v-3701,-2115,-9516,-4053,-17974,-4053c2421396,52359,2410824,66808,2410824,84606v,19735,12687,31894,29603,31894c2449238,116500,2455053,114209,2459458,112271xm2548798,87249r-59912,c2489238,108218,2502630,116852,2518137,116852v11101,,17797,-1938,23613,-4405l2544393,123548v-5463,2467,-14802,5287,-28370,5287c2489767,128835,2474084,111566,2474084,85839v,-25727,15154,-45991,40000,-45991c2541926,39848,2549327,64341,2549327,80024v,3172,-353,5639,-529,7225xm2489062,76147r45287,c2534525,66279,2530296,50949,2512851,50949v-15683,,-22556,14449,-23789,25198xm2629856,127073r-14097,l2614525,116324r-528,c2609239,123020,2600076,129011,2587917,129011v-17269,,-26079,-12159,-26079,-24493c2561838,83901,2580164,72623,2613116,72799r,-1762c2613116,63989,2611177,51301,2593732,51301v-7929,,-16211,2467,-22203,6344l2568005,47425v7049,-4582,17269,-7577,28018,-7577c2622102,39848,2628446,57645,2628446,74738r,31894c2628446,114033,2628799,121258,2629856,127073xm2613468,98350r,-14802c2596552,83196,2577344,86191,2577344,102755v,10045,6697,14802,14626,14802c2603071,117557,2610120,110509,2612587,103284v529,-1586,881,-3348,881,-4934xm2653468,127073r,-62203c2653468,56059,2653292,48834,2652763,41786r13745,l2667389,55883r353,c2671971,47777,2681838,39848,2695935,39848v11807,,30133,7048,30133,36299l2726068,127073r-15507,l2710561,77909v,-13744,-5110,-25198,-19736,-25198c2680605,52711,2672676,59936,2670032,68570v-705,1939,-1057,4582,-1057,7225l2668975,127073r-15507,xm2745275,123020r3877,-11806c2753733,114209,2761839,117381,2769592,117381v11278,,16564,-5639,16564,-12687c2786156,97293,2781751,93240,2770297,89011v-15330,-5463,-22555,-13921,-22555,-24141c2747742,51125,2758843,39848,2777169,39848v8635,,16212,2467,20970,5286l2794262,56412v-3348,-2115,-9515,-4934,-17445,-4934c2767654,51478,2762544,56764,2762544,63108v,7048,5110,10220,16211,14449c2793557,83196,2801134,90597,2801134,103284v,14978,-11630,25551,-31894,25551c2759901,128835,2751266,126544,2745275,123020xm2822104,147690r-11102,1057c2814879,138350,2819637,119496,2821575,106632r17269,-1762c2834791,119848,2827038,139408,2822104,147690xm2956201,127073r-14097,l2940871,116324r-529,c2935585,123020,2926421,129011,2914263,129011v-17269,,-26080,-12159,-26080,-24493c2888183,83901,2906510,72623,2939461,72799r,-1762c2939461,63989,2937523,51301,2920078,51301v-7930,,-16212,2467,-22203,6344l2894351,47425v7048,-4582,17269,-7577,28017,-7577c2948448,39848,2954792,57645,2954792,74738r,31894c2954792,114033,2955144,121258,2956201,127073xm2939814,98350r,-14802c2922897,83196,2903690,86191,2903690,102755v,10045,6696,14802,14626,14802c2929417,117557,2936466,110509,2938933,103284v528,-1586,881,-3348,881,-4934xm2979814,127073r,-62203c2979814,56059,2979638,48834,2979109,41786r13745,l2993735,55883r352,c2998316,47777,3008184,39848,3022281,39848v11806,,30132,7048,30132,36299l3052413,127073r-15506,l3036907,77909v,-13744,-5110,-25198,-19736,-25198c3006950,52711,2999021,59936,2996378,68570v-705,1939,-1058,4582,-1058,7225l2995320,127073r-15506,xm3135762,1962r15507,l3151269,105046v,7577,176,16212,704,22027l3138053,127073r-705,-14802l3136995,112271v-4757,9515,-15154,16740,-29075,16740c3087303,129011,3071444,111566,3071444,85663v-176,-28370,17445,-45815,38238,-45815c3122722,39848,3131533,46015,3135410,52887r352,l3135762,1962xm3135762,91302r,-14802c3135762,74561,3135586,71918,3135057,69980v-2291,-9868,-10749,-17974,-22379,-17974c3096643,52006,3087127,66103,3087127,84958v,17269,8458,31542,25199,31542c3122722,116500,3132238,109628,3135057,97998v529,-2115,705,-4229,705,-6696xm3208890,121258r3877,-12864c3219639,112623,3229683,116148,3240256,116148v15683,,24846,-8282,24846,-20265c3265102,84782,3258758,78438,3242723,72271v-19383,-6873,-31366,-16917,-31366,-33657c3211357,20112,3226688,6367,3249771,6367v12159,,20970,2820,26256,5815l3271798,24693v-3877,-2114,-11806,-5639,-22555,-5639c3233031,19054,3226864,28746,3226864,36852v,11101,7224,16564,23612,22908c3270564,67513,3280785,77205,3280785,94650v,18326,-13569,34185,-41586,34185c3227745,128835,3215234,125487,3208890,121258xm3301226,161963r,-92336c3301226,58702,3300873,49892,3300521,41786r13920,l3315146,56412r353,c3321842,46015,3331886,39848,3345807,39848v20617,,36124,17445,36124,43348c3381931,113857,3363252,129011,3343164,129011v-11278,,-21146,-4934,-26256,-13392l3316556,115619r,46344l3301226,161963xm3316556,77733r,14626c3316556,94650,3316908,96764,3317261,98703v2819,10748,12158,18149,23260,18149c3356908,116852,3366424,103460,3366424,83901v,-17093,-8987,-31719,-25374,-31719c3330477,52182,3320609,59760,3317613,71390v-529,1938,-1057,4229,-1057,6343xm3462812,127073r-14097,l3447482,116324r-529,c3442195,123020,3433032,129011,3420874,129011v-17269,,-26080,-12159,-26080,-24493c3394794,83901,3413120,72623,3446072,72799r,-1762c3446072,63989,3444134,51301,3426689,51301v-7930,,-16212,2467,-22203,6344l3400962,47425v7048,-4582,17269,-7577,28017,-7577c3455059,39848,3461403,57645,3461403,74738r,31894c3461403,114033,3461755,121258,3462812,127073xm3446425,98350r,-14802c3429508,83196,3410301,86191,3410301,102755v,10045,6696,14802,14626,14802c3436028,117557,3443076,110509,3445543,103284v529,-1586,882,-3348,882,-4934xm3544575,112271r2643,11630c3543165,126015,3534178,128835,3522725,128835v-25727,,-42468,-17445,-42468,-43525c3480257,59055,3498231,40024,3526073,40024v9163,,17268,2291,21497,4405l3544046,56412v-3700,-2115,-9515,-4053,-17973,-4053c3506513,52359,3495940,66808,3495940,84606v,19735,12687,31894,29604,31894c3534355,116500,3540170,114209,3544575,112271xm3633915,87249r-59912,c3574355,108218,3587747,116852,3603254,116852v11101,,17797,-1938,23612,-4405l3629509,123548v-5462,2467,-14801,5287,-28370,5287c3574884,128835,3559201,111566,3559201,85839v,-25727,15154,-45991,40000,-45991c3627042,39848,3634443,64341,3634443,80024v,3172,-352,5639,-528,7225xm3574179,76147r45286,c3619641,66279,3615412,50949,3597967,50949v-15683,,-22555,14449,-23788,25198xe" stroked="f">
                  <v:stroke joinstyle="miter"/>
                  <v:path arrowok="t" o:connecttype="custom" o:connectlocs="60,8299;15389,8299;15389,126987;60,126987;60,8299;41641,126987;41641,64826;40937,41758;54679,41758;55560,55845;55913,55845;84104,39821;114232,76096;114232,126987;98727,126987;98727,77856;78994,52675;58203,68524;57146,75744;57146,126987;41641,126987;133437,122937;137313,111139;157752,117302;174314,104623;158456,88951;135904,64826;165328,39821;186295,45104;182418,56374;164975,51443;150704,63065;166914,77505;189290,103214;157399,128748;133437,122937;212723,21331;227876,17280;227876,41758;250076,41758;250076,53556;227876,53556;227876,99517;239504,116070;248490,115012;249195,126634;235452,128748;218714,122232;212723,100044;212723,53556;199509,53556;199509,41758;212723,41758;212723,21331;283024,126987;267519,126987;267519,41758;283024,41758;283024,126987;275271,8124;284786,17809;274919,27318;265581,17809;275271,8124;312271,21331;327424,17280;327424,41758;349624,41758;349624,53556;327424,53556;327424,99517;339052,116070;348038,115012;348743,126634;335000,128748;318262,122232;312271,100044;312271,53556;299057,53556;299057,41758;312271,41758;312271,21331;438424,41758;438424,103743;439129,126987;425386,126987;424505,113076;424153,113076;395962,128924;366538,91592;366538,41758;382043,41758;382043,88951;401072,116070;421510,101982;422919,94057;422919,41758;438424,41758;467672,21331;482825,17280;482825,41758;505024,41758;505024,53556;482825,53556;482825,99517;494453,116070;503438,115012;504143,126634;490401,128748;473663,122232;467672,100044;467672,53556;454457,53556;454457,41758;467672,41758;467672,21331;591006,87190;531101,87190;560348,116773;583959,112371;586601,123465;558235,128748;516301,85781;556296,39821;591535,79970;591006,87190;531277,76096;576559,76096;555063,50915;531277,76096;665006,126987;649678,126987;649678,53556;637696,53556;637696,41758;649678,41758;649678,37708;659545,7948;680335,24;693549,2488;691435,14463;681568,12527;665006,37179;665006,41758;685620,41758;685620,53556;665006,53556;665006,126987;735659,39821;776711,83668;734250,128924;693373,85077;735659,39821;735306,51443;709054,84549;734954,117302;760854,84196;735306,51443;796269,126987;796269,68348;795564,41758;809130,41758;809659,58487;810364,58487;833973,39821;838378,40349;838378,54965;833093,54436;812302,74335;811597,81555;811597,126987;796269,126987;894759,21331;909912,17280;909912,41758;932112,41758;932112,53556;909912,53556;909912,99517;921541,116070;930527,115012;931231,126634;917488,128748;900750,122232;894759,100044;894759,53556;881545,53556;881545,41758;894759,41758;894759,21331;949556,126987;949556,1961;965060,1961;965060,55141;965413,55141;976512,44223;992369,39821;1022146,76273;1022146,126987;1006641,126987;1006641,78033;986908,52675;966117,68172;965060,75568;965060,126987;949556,126987;1115880,87190;1055975,87190;1085222,116773;1108832,112371;1111475,123465;1083108,128748;1041175,85781;1081170,39821;1116408,79970;1115880,87190;1056151,76096;1101432,76096;1079937,50915;1056151,76096;1167503,121176;1171380,108321;1198866,116070;1223709,95818;1201332,72222;1169970,38588;1208380,6363;1234632,12174;1230404,24676;1207851,19041;1185475,36827;1209085,59720;1239390,94586;1197809,128748;1167503,121176;1263352,21331;1278504,17280;1278504,41758;1300704,41758;1300704,53556;1278504,53556;1278504,99517;1290133,116070;1299118,115012;1299823,126634;1286080,128748;1269342,122232;1263352,100044;1263352,53556;1250137,53556;1250137,41758;1263352,41758;1263352,21331;1389505,41758;1389505,103743;1390209,126987;1376467,126987;1375585,113076;1375233,113076;1347043,128924;1317619,91592;1317619,41758;1333123,41758;1333123,88951;1352152,116070;1372591,101982;1374000,94057;1374000,41758;1389505,41758;1473371,1961;1488877,1961;1488877,104975;1489581,126987;1475662,126987;1474957,112195;1474605,112195;1445534,128924;1409062,85605;1447296,39821;1473019,52851;1473371,52851;1473371,1961;1473371,91240;1473371,76448;1472667,69933;1450290,51971;1424743,84901;1449938,116421;1472667,97932;1473371,91240;1503324,41758;1520239,41758;1538915,92121;1544377,109554;1544729,109554;1550191,91768;1567105,41758;1583491,41758;1560234,102510;1530986,155867;1511958,165904;1508081,152873;1521648,145301;1534686,128044;1535920,124346;1534863,120296;1503324,41758;1671059,39821;1712111,83668;1669649,128924;1628773,85077;1671059,39821;1670706,51443;1644454,84549;1670354,117302;1696254,84196;1670706,51443;1748582,126987;1733254,126987;1733254,53556;1721273,53556;1721273,41758;1733254,41758;1733254,37708;1743121,7948;1763911,24;1777126,2488;1775011,14463;1765144,12527;1748582,37179;1748582,41758;1769197,41758;1769197,53556;1748582,53556;1748582,126987;1882488,58662;1882488,71342;1836326,71342;1836326,114132;1887773,114132;1887773,126987;1820998,126987;1820998,8299;1885131,8299;1885131,21155;1836326,21155;1836326,58662;1882488,58662;1968469,126987;1954373,126987;1953141,116246;1952612,116246;1926536,128924;1900459,104447;1951731,72750;1951731,70989;1932350,51266;1910150,57606;1906626,47393;1934641,39821;1967060,74688;1967060,106560;1968469,126987;1952084,98284;1952084,83492;1915964,102686;1930588,117478;1951203,103214;1952084,98284;1992079,126987;1992079,68348;1991374,41758;2004940,41758;2005469,58487;2006174,58487;2029783,39821;2034189,40349;2034189,54965;2028902,54436;2008112,74335;2007407,81555;2007407,126987;1992079,126987;2053218,21331;2068370,17280;2068370,41758;2090570,41758;2090570,53556;2068370,53556;2068370,99517;2079998,116070;2088984,115012;2089689,126634;2075946,128748;2059208,122232;2053218,100044;2053218,53556;2040003,53556;2040003,41758;2053218,41758;2053218,21331;2108013,126987;2108013,1961;2123517,1961;2123517,55141;2123870,55141;2134970,44223;2150827,39821;2180603,76273;2180603,126987;2165099,126987;2165099,78033;2145365,52675;2124575,68172;2123517,75568;2123517,126987;2108013,126987;2206856,147590;2195756,148647;2206327,106560;2223594,104799;2206856,147590;2328251,6363;2381638,66411;2326490,128924;2273104,68700;2328251,6363;2327547,18865;2289490,68348;2327370,116421;2365428,67115;2327547,18865;2459162,112195;2461804,123817;2437314,128748;2394852,85252;2440662,39997;2462157,44399;2458634,56374;2440662,52324;2410533,84549;2440133,116421;2459162,112195;2548491,87190;2488586,87190;2517834,116773;2541444,112371;2544086,123465;2515720,128748;2473786,85781;2513781,39821;2549020,79970;2548491,87190;2488762,76096;2534044,76096;2512548,50915;2488762,76096;2629539,126987;2615444,126987;2614210,116246;2613682,116246;2587605,128924;2561529,104447;2612801,72750;2612801,70989;2593419,51266;2571219,57606;2567696,47393;2595710,39821;2628129,74688;2628129,106560;2629539,126987;2613153,98284;2613153,83492;2577033,102686;2591658,117478;2612272,103214;2613153,98284;2653148,126987;2653148,64826;2652443,41758;2666187,41758;2667068,55845;2667420,55845;2695610,39821;2725739,76096;2725739,126987;2710234,126987;2710234,77856;2690501,52675;2669710,68524;2668653,75744;2668653,126987;2653148,126987;2744944,122937;2748821,111139;2769258,117302;2785820,104623;2769963,88951;2747411,64826;2776834,39821;2797802,45104;2793925,56374;2776482,51443;2762211,63065;2778420,77505;2800796,103214;2768906,128748;2744944,122937;2821764,147590;2810663,148647;2821235,106560;2838502,104799;2821764,147590;2955845,126987;2941749,126987;2940517,116246;2939988,116246;2913912,128924;2887835,104447;2939107,72750;2939107,70989;2919726,51266;2897526,57606;2894002,47393;2922016,39821;2954436,74688;2954436,106560;2955845,126987;2939460,98284;2939460,83492;2903340,102686;2917964,117478;2938579,103214;2939460,98284;2979455,126987;2979455,64826;2978750,41758;2992493,41758;2993374,55845;2993726,55845;3021917,39821;3052045,76096;3052045,126987;3036541,126987;3036541,77856;3016807,52675;2996017,68524;2994959,75744;2994959,126987;2979455,126987;3135384,1961;3150889,1961;3150889,104975;3151593,126987;3137675,126987;3136970,112195;3136617,112195;3107545,128924;3071074,85605;3109307,39821;3135032,52851;3135384,52851;3135384,1961;3135384,91240;3135384,76448;3134679,69933;3112303,51971;3086755,84901;3111951,116421;3134679,97932;3135384,91240;3208503,121176;3212380,108321;3239865,116070;3264709,95818;3242332,72222;3210970,38588;3249379,6363;3275632,12174;3271404,24676;3248851,19041;3226475,36827;3250084,59720;3280390,94586;3238809,128748;3208503,121176;3300828,161854;3300828,69580;3300123,41758;3314042,41758;3314746,56374;3315099,56374;3345404,39821;3381523,83140;3342761,128924;3316508,115541;3316156,115541;3316156,161854;3300828,161854;3316156,77681;3316156,92297;3316861,98636;3340118,116773;3366018,83844;3340647,52147;3317213,71342;3316156,77681;3462395,126987;3448299,126987;3447067,116246;3446538,116246;3420462,128924;3394385,104447;3445657,72750;3445657,70989;3426276,51266;3404076,57606;3400552,47393;3428566,39821;3460986,74688;3460986,106560;3462395,126987;3446010,98284;3446010,83492;3409890,102686;3424514,117478;3445128,103214;3446010,98284;3544148,112195;3546791,123817;3522300,128748;3479838,85252;3525648,39997;3547142,44399;3543619,56374;3525648,52324;3495519,84549;3525119,116421;3544148,112195;3633477,87190;3573572,87190;3602820,116773;3626429,112371;3629072,123465;3600705,128748;3558772,85781;3598767,39821;3634005,79970;3633477,87190;3573748,76096;3619029,76096;3597533,50915;3573748,7609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type="topAndBottom" anchorx="margin"/>
              </v:group>
            </w:pict>
          </mc:Fallback>
        </mc:AlternateContent>
      </w:r>
      <w:r w:rsidR="00E13ABB">
        <w:rPr>
          <w:rFonts w:ascii="Times New Roman" w:hAnsi="Times New Roman" w:cs="Times New Roman"/>
          <w:b/>
          <w:u w:val="single"/>
        </w:rPr>
        <w:br w:type="page"/>
      </w:r>
    </w:p>
    <w:p w14:paraId="1D60125D" w14:textId="71A41BFE" w:rsidR="00EC7EA5" w:rsidRPr="004F3A2F" w:rsidRDefault="00EC7EA5" w:rsidP="00EC7EA5">
      <w:pPr>
        <w:pStyle w:val="Normal1"/>
        <w:rPr>
          <w:rFonts w:ascii="Times New Roman" w:hAnsi="Times New Roman" w:cs="Times New Roman"/>
          <w:b/>
          <w:u w:val="single"/>
        </w:rPr>
      </w:pPr>
      <w:r w:rsidRPr="004F3A2F">
        <w:rPr>
          <w:rFonts w:ascii="Times New Roman" w:hAnsi="Times New Roman" w:cs="Times New Roman"/>
          <w:b/>
          <w:u w:val="single"/>
        </w:rPr>
        <w:lastRenderedPageBreak/>
        <w:t>Table of Contents</w:t>
      </w:r>
    </w:p>
    <w:p w14:paraId="56DE9048" w14:textId="41E1D5DA" w:rsidR="00EC7EA5" w:rsidRPr="004F3A2F" w:rsidRDefault="00EC7EA5" w:rsidP="00DB4548">
      <w:pPr>
        <w:pStyle w:val="Normal1"/>
        <w:numPr>
          <w:ilvl w:val="0"/>
          <w:numId w:val="32"/>
        </w:numPr>
        <w:rPr>
          <w:rFonts w:ascii="Times New Roman" w:hAnsi="Times New Roman" w:cs="Times New Roman"/>
        </w:rPr>
      </w:pPr>
      <w:r w:rsidRPr="004F3A2F">
        <w:rPr>
          <w:rFonts w:ascii="Times New Roman" w:hAnsi="Times New Roman" w:cs="Times New Roman"/>
        </w:rPr>
        <w:t>WBM overview</w:t>
      </w:r>
      <w:r w:rsidR="00186CC2" w:rsidRPr="004F3A2F">
        <w:rPr>
          <w:rFonts w:ascii="Times New Roman" w:hAnsi="Times New Roman" w:cs="Times New Roman"/>
        </w:rPr>
        <w:t xml:space="preserve"> </w:t>
      </w:r>
    </w:p>
    <w:p w14:paraId="0FD5E06B" w14:textId="77777777" w:rsidR="00DB4548" w:rsidRPr="004F3A2F" w:rsidRDefault="00DB4548" w:rsidP="00DB4548">
      <w:pPr>
        <w:pStyle w:val="Normal1"/>
        <w:ind w:left="720"/>
        <w:rPr>
          <w:rFonts w:ascii="Times New Roman" w:hAnsi="Times New Roman" w:cs="Times New Roman"/>
        </w:rPr>
      </w:pPr>
    </w:p>
    <w:p w14:paraId="38DD5B9D" w14:textId="77777777" w:rsidR="00827966" w:rsidRPr="004F3A2F" w:rsidRDefault="00827966" w:rsidP="00DB4548">
      <w:pPr>
        <w:pStyle w:val="Normal1"/>
        <w:rPr>
          <w:rFonts w:ascii="Times New Roman" w:hAnsi="Times New Roman" w:cs="Times New Roman"/>
          <w:b/>
          <w:bCs/>
        </w:rPr>
      </w:pPr>
      <w:r w:rsidRPr="004F3A2F">
        <w:rPr>
          <w:rFonts w:ascii="Times New Roman" w:hAnsi="Times New Roman" w:cs="Times New Roman"/>
          <w:b/>
          <w:bCs/>
        </w:rPr>
        <w:t>Core water balance functions</w:t>
      </w:r>
    </w:p>
    <w:p w14:paraId="1F107891" w14:textId="37A777D1"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Potential evapotranspiration</w:t>
      </w:r>
      <w:r w:rsidR="00122FAA">
        <w:rPr>
          <w:rFonts w:ascii="Times New Roman" w:hAnsi="Times New Roman" w:cs="Times New Roman"/>
        </w:rPr>
        <w:t xml:space="preserve"> (PET)</w:t>
      </w:r>
    </w:p>
    <w:p w14:paraId="55EE270B" w14:textId="69E0BA43"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Hamon</w:t>
      </w:r>
      <w:r w:rsidR="00122FAA">
        <w:rPr>
          <w:rFonts w:ascii="Times New Roman" w:hAnsi="Times New Roman" w:cs="Times New Roman"/>
        </w:rPr>
        <w:t xml:space="preserve"> PET</w:t>
      </w:r>
    </w:p>
    <w:p w14:paraId="2C5CBF11" w14:textId="64055652"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 xml:space="preserve">Penman-Montieth </w:t>
      </w:r>
    </w:p>
    <w:p w14:paraId="579E03D1" w14:textId="56765387" w:rsidR="00DB4548" w:rsidRPr="004F3A2F" w:rsidRDefault="00DB4548" w:rsidP="00DB4548">
      <w:pPr>
        <w:pStyle w:val="Normal1"/>
        <w:numPr>
          <w:ilvl w:val="1"/>
          <w:numId w:val="32"/>
        </w:numPr>
        <w:rPr>
          <w:rFonts w:ascii="Times New Roman" w:hAnsi="Times New Roman" w:cs="Times New Roman"/>
        </w:rPr>
      </w:pPr>
      <w:r w:rsidRPr="004F3A2F">
        <w:rPr>
          <w:rFonts w:ascii="Times New Roman" w:hAnsi="Times New Roman" w:cs="Times New Roman"/>
        </w:rPr>
        <w:t>FAO-</w:t>
      </w:r>
      <w:r w:rsidR="00122FAA">
        <w:rPr>
          <w:rFonts w:ascii="Times New Roman" w:hAnsi="Times New Roman" w:cs="Times New Roman"/>
        </w:rPr>
        <w:t xml:space="preserve">Drainage Paper No. 56 </w:t>
      </w:r>
      <w:r w:rsidRPr="004F3A2F">
        <w:rPr>
          <w:rFonts w:ascii="Times New Roman" w:hAnsi="Times New Roman" w:cs="Times New Roman"/>
        </w:rPr>
        <w:t>Penman-Monte</w:t>
      </w:r>
      <w:r w:rsidR="00122FAA">
        <w:rPr>
          <w:rFonts w:ascii="Times New Roman" w:hAnsi="Times New Roman" w:cs="Times New Roman"/>
        </w:rPr>
        <w:t>i</w:t>
      </w:r>
      <w:r w:rsidRPr="004F3A2F">
        <w:rPr>
          <w:rFonts w:ascii="Times New Roman" w:hAnsi="Times New Roman" w:cs="Times New Roman"/>
        </w:rPr>
        <w:t>th</w:t>
      </w:r>
    </w:p>
    <w:p w14:paraId="7D1AC27E" w14:textId="77826342" w:rsidR="00827966" w:rsidRPr="004F3A2F" w:rsidRDefault="00827966" w:rsidP="00DB4548">
      <w:pPr>
        <w:pStyle w:val="Normal1"/>
        <w:numPr>
          <w:ilvl w:val="0"/>
          <w:numId w:val="32"/>
        </w:numPr>
        <w:rPr>
          <w:rFonts w:ascii="Times New Roman" w:hAnsi="Times New Roman" w:cs="Times New Roman"/>
        </w:rPr>
      </w:pPr>
      <w:bookmarkStart w:id="0" w:name="_Ref95217931"/>
      <w:r w:rsidRPr="004F3A2F">
        <w:rPr>
          <w:rFonts w:ascii="Times New Roman" w:hAnsi="Times New Roman" w:cs="Times New Roman"/>
        </w:rPr>
        <w:t>Actual evapotranspiration</w:t>
      </w:r>
      <w:bookmarkEnd w:id="0"/>
      <w:r w:rsidR="00011ED8">
        <w:rPr>
          <w:rFonts w:ascii="Times New Roman" w:hAnsi="Times New Roman" w:cs="Times New Roman"/>
        </w:rPr>
        <w:t xml:space="preserve"> (AET)</w:t>
      </w:r>
    </w:p>
    <w:p w14:paraId="06A45B61" w14:textId="6BA25D4A" w:rsidR="00827966" w:rsidRPr="004F3A2F" w:rsidRDefault="00827966" w:rsidP="00DB4548">
      <w:pPr>
        <w:pStyle w:val="Normal1"/>
        <w:numPr>
          <w:ilvl w:val="1"/>
          <w:numId w:val="32"/>
        </w:numPr>
        <w:rPr>
          <w:rFonts w:ascii="Times New Roman" w:hAnsi="Times New Roman" w:cs="Times New Roman"/>
        </w:rPr>
      </w:pPr>
      <w:bookmarkStart w:id="1" w:name="_Ref95211657"/>
      <w:r w:rsidRPr="004F3A2F">
        <w:rPr>
          <w:rFonts w:ascii="Times New Roman" w:hAnsi="Times New Roman" w:cs="Times New Roman"/>
        </w:rPr>
        <w:t>Vegetation</w:t>
      </w:r>
      <w:bookmarkEnd w:id="1"/>
      <w:r w:rsidR="00011ED8">
        <w:rPr>
          <w:rFonts w:ascii="Times New Roman" w:hAnsi="Times New Roman" w:cs="Times New Roman"/>
        </w:rPr>
        <w:t xml:space="preserve"> AET</w:t>
      </w:r>
    </w:p>
    <w:p w14:paraId="6A525899" w14:textId="7A305702"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Open water evaporation</w:t>
      </w:r>
    </w:p>
    <w:p w14:paraId="270DC968" w14:textId="150FB7B8" w:rsidR="00011ED8" w:rsidRDefault="00011ED8" w:rsidP="00DB4548">
      <w:pPr>
        <w:pStyle w:val="Normal1"/>
        <w:numPr>
          <w:ilvl w:val="0"/>
          <w:numId w:val="32"/>
        </w:numPr>
        <w:rPr>
          <w:rFonts w:ascii="Times New Roman" w:hAnsi="Times New Roman" w:cs="Times New Roman"/>
        </w:rPr>
      </w:pPr>
      <w:bookmarkStart w:id="2" w:name="_Ref95217900"/>
      <w:r>
        <w:rPr>
          <w:rFonts w:ascii="Times New Roman" w:hAnsi="Times New Roman" w:cs="Times New Roman"/>
        </w:rPr>
        <w:t>Snow</w:t>
      </w:r>
    </w:p>
    <w:p w14:paraId="741DE6E8" w14:textId="2017F69B" w:rsidR="00827966" w:rsidRDefault="00827966" w:rsidP="00011ED8">
      <w:pPr>
        <w:pStyle w:val="Normal1"/>
        <w:numPr>
          <w:ilvl w:val="1"/>
          <w:numId w:val="32"/>
        </w:numPr>
        <w:rPr>
          <w:rFonts w:ascii="Times New Roman" w:hAnsi="Times New Roman" w:cs="Times New Roman"/>
        </w:rPr>
      </w:pPr>
      <w:r w:rsidRPr="004F3A2F">
        <w:rPr>
          <w:rFonts w:ascii="Times New Roman" w:hAnsi="Times New Roman" w:cs="Times New Roman"/>
        </w:rPr>
        <w:t>Snow</w:t>
      </w:r>
      <w:r w:rsidR="00011ED8">
        <w:rPr>
          <w:rFonts w:ascii="Times New Roman" w:hAnsi="Times New Roman" w:cs="Times New Roman"/>
        </w:rPr>
        <w:t>pack and snow</w:t>
      </w:r>
      <w:r w:rsidRPr="004F3A2F">
        <w:rPr>
          <w:rFonts w:ascii="Times New Roman" w:hAnsi="Times New Roman" w:cs="Times New Roman"/>
        </w:rPr>
        <w:t xml:space="preserve"> water equivalent</w:t>
      </w:r>
      <w:bookmarkEnd w:id="2"/>
      <w:r w:rsidRPr="004F3A2F">
        <w:rPr>
          <w:rFonts w:ascii="Times New Roman" w:hAnsi="Times New Roman" w:cs="Times New Roman"/>
        </w:rPr>
        <w:t xml:space="preserve"> </w:t>
      </w:r>
    </w:p>
    <w:p w14:paraId="525C6E8D" w14:textId="33B51729" w:rsidR="00011ED8" w:rsidRPr="004F3A2F" w:rsidRDefault="00011ED8" w:rsidP="00011ED8">
      <w:pPr>
        <w:pStyle w:val="Normal1"/>
        <w:numPr>
          <w:ilvl w:val="1"/>
          <w:numId w:val="32"/>
        </w:numPr>
        <w:rPr>
          <w:rFonts w:ascii="Times New Roman" w:hAnsi="Times New Roman" w:cs="Times New Roman"/>
        </w:rPr>
      </w:pPr>
      <w:r>
        <w:rPr>
          <w:rFonts w:ascii="Times New Roman" w:hAnsi="Times New Roman" w:cs="Times New Roman"/>
        </w:rPr>
        <w:t>Excess snowpack accumulations</w:t>
      </w:r>
    </w:p>
    <w:p w14:paraId="3A303FC1" w14:textId="7A23E0D8" w:rsidR="00827966" w:rsidRPr="004F3A2F" w:rsidRDefault="00827966" w:rsidP="00DB4548">
      <w:pPr>
        <w:pStyle w:val="Normal1"/>
        <w:numPr>
          <w:ilvl w:val="0"/>
          <w:numId w:val="32"/>
        </w:numPr>
        <w:rPr>
          <w:rFonts w:ascii="Times New Roman" w:hAnsi="Times New Roman" w:cs="Times New Roman"/>
        </w:rPr>
      </w:pPr>
      <w:bookmarkStart w:id="3" w:name="_Ref95210417"/>
      <w:r w:rsidRPr="004F3A2F">
        <w:rPr>
          <w:rFonts w:ascii="Times New Roman" w:hAnsi="Times New Roman" w:cs="Times New Roman"/>
        </w:rPr>
        <w:t>Canopy interception</w:t>
      </w:r>
      <w:bookmarkEnd w:id="3"/>
      <w:r w:rsidR="00011ED8">
        <w:rPr>
          <w:rFonts w:ascii="Times New Roman" w:hAnsi="Times New Roman" w:cs="Times New Roman"/>
        </w:rPr>
        <w:t xml:space="preserve"> of precipitation</w:t>
      </w:r>
    </w:p>
    <w:p w14:paraId="680A911F" w14:textId="77777777" w:rsidR="00827966" w:rsidRPr="004F3A2F" w:rsidRDefault="00827966" w:rsidP="00DB4548">
      <w:pPr>
        <w:pStyle w:val="Normal1"/>
        <w:numPr>
          <w:ilvl w:val="0"/>
          <w:numId w:val="32"/>
        </w:numPr>
        <w:rPr>
          <w:rFonts w:ascii="Times New Roman" w:hAnsi="Times New Roman" w:cs="Times New Roman"/>
        </w:rPr>
      </w:pPr>
      <w:bookmarkStart w:id="4" w:name="_Ref95218826"/>
      <w:r w:rsidRPr="004F3A2F">
        <w:rPr>
          <w:rFonts w:ascii="Times New Roman" w:hAnsi="Times New Roman" w:cs="Times New Roman"/>
        </w:rPr>
        <w:t>Soil moisture</w:t>
      </w:r>
      <w:bookmarkEnd w:id="4"/>
    </w:p>
    <w:p w14:paraId="786E536F" w14:textId="4D75C99C"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 xml:space="preserve">Runoff </w:t>
      </w:r>
    </w:p>
    <w:p w14:paraId="3B83CF39" w14:textId="0878ED5B"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Surface runoff</w:t>
      </w:r>
    </w:p>
    <w:p w14:paraId="4AB187F6" w14:textId="152D9780"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Irrigation runoff</w:t>
      </w:r>
    </w:p>
    <w:p w14:paraId="17B9C26F" w14:textId="77777777"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HBV Direct Recharge</w:t>
      </w:r>
    </w:p>
    <w:p w14:paraId="4C64DC8A" w14:textId="4288DEB3" w:rsidR="00827966" w:rsidRPr="004F3A2F" w:rsidRDefault="00011ED8" w:rsidP="00DB4548">
      <w:pPr>
        <w:pStyle w:val="Normal1"/>
        <w:numPr>
          <w:ilvl w:val="1"/>
          <w:numId w:val="32"/>
        </w:numPr>
        <w:rPr>
          <w:rFonts w:ascii="Times New Roman" w:hAnsi="Times New Roman" w:cs="Times New Roman"/>
        </w:rPr>
      </w:pPr>
      <w:r>
        <w:rPr>
          <w:rFonts w:ascii="Times New Roman" w:hAnsi="Times New Roman" w:cs="Times New Roman"/>
        </w:rPr>
        <w:t>Baseflow</w:t>
      </w:r>
    </w:p>
    <w:p w14:paraId="546D6728" w14:textId="73348948" w:rsidR="00827966" w:rsidRDefault="00827966" w:rsidP="00DB4548">
      <w:pPr>
        <w:pStyle w:val="Normal1"/>
        <w:numPr>
          <w:ilvl w:val="1"/>
          <w:numId w:val="32"/>
        </w:numPr>
        <w:rPr>
          <w:ins w:id="5" w:author="Alexander Prusevich" w:date="2022-12-15T14:21:00Z"/>
          <w:rFonts w:ascii="Times New Roman" w:hAnsi="Times New Roman" w:cs="Times New Roman"/>
        </w:rPr>
      </w:pPr>
      <w:r w:rsidRPr="004F3A2F">
        <w:rPr>
          <w:rFonts w:ascii="Times New Roman" w:hAnsi="Times New Roman" w:cs="Times New Roman"/>
        </w:rPr>
        <w:t>Storm runoff</w:t>
      </w:r>
    </w:p>
    <w:p w14:paraId="41837FD9" w14:textId="283CB5A3" w:rsidR="00853B95" w:rsidRPr="00853B95" w:rsidRDefault="00341CAE">
      <w:pPr>
        <w:pStyle w:val="ListParagraph"/>
        <w:numPr>
          <w:ilvl w:val="1"/>
          <w:numId w:val="32"/>
        </w:numPr>
        <w:rPr>
          <w:rFonts w:ascii="Times New Roman" w:hAnsi="Times New Roman" w:cs="Times New Roman"/>
          <w:rPrChange w:id="6" w:author="Alexander Prusevich" w:date="2022-12-15T14:21:00Z">
            <w:rPr/>
          </w:rPrChange>
        </w:rPr>
        <w:pPrChange w:id="7" w:author="Alexander Prusevich" w:date="2022-12-15T14:21:00Z">
          <w:pPr>
            <w:pStyle w:val="Normal1"/>
            <w:numPr>
              <w:ilvl w:val="1"/>
              <w:numId w:val="32"/>
            </w:numPr>
            <w:ind w:left="792" w:hanging="432"/>
          </w:pPr>
        </w:pPrChange>
      </w:pPr>
      <w:ins w:id="8" w:author="Alexander Prusevich" w:date="2022-12-15T14:56:00Z">
        <w:r>
          <w:rPr>
            <w:rFonts w:ascii="Times New Roman" w:eastAsia="Arial" w:hAnsi="Times New Roman" w:cs="Times New Roman"/>
            <w:lang w:val="en"/>
          </w:rPr>
          <w:t>Runoff from a</w:t>
        </w:r>
      </w:ins>
      <w:ins w:id="9" w:author="Alexander Prusevich" w:date="2022-12-15T14:21:00Z">
        <w:r w:rsidR="00853B95" w:rsidRPr="00853B95">
          <w:rPr>
            <w:rFonts w:ascii="Times New Roman" w:eastAsia="Arial" w:hAnsi="Times New Roman" w:cs="Times New Roman"/>
            <w:lang w:val="en"/>
          </w:rPr>
          <w:t>quifer discharge/recharge to rivers</w:t>
        </w:r>
      </w:ins>
    </w:p>
    <w:p w14:paraId="42F6139C" w14:textId="77777777" w:rsidR="00DB4548"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Total runoff</w:t>
      </w:r>
    </w:p>
    <w:p w14:paraId="7EC44335" w14:textId="28A9D884" w:rsidR="00DB4548" w:rsidRPr="004F3A2F" w:rsidRDefault="00DB4548" w:rsidP="00DB4548">
      <w:pPr>
        <w:pStyle w:val="Normal1"/>
        <w:numPr>
          <w:ilvl w:val="0"/>
          <w:numId w:val="32"/>
        </w:numPr>
        <w:rPr>
          <w:rFonts w:ascii="Times New Roman" w:hAnsi="Times New Roman" w:cs="Times New Roman"/>
        </w:rPr>
      </w:pPr>
      <w:commentRangeStart w:id="10"/>
      <w:r w:rsidRPr="004F3A2F">
        <w:rPr>
          <w:rFonts w:ascii="Times New Roman" w:hAnsi="Times New Roman" w:cs="Times New Roman"/>
        </w:rPr>
        <w:t>River routing</w:t>
      </w:r>
      <w:commentRangeEnd w:id="10"/>
      <w:r w:rsidR="00007AF8" w:rsidRPr="004F3A2F">
        <w:rPr>
          <w:rStyle w:val="CommentReference"/>
          <w:rFonts w:ascii="Times New Roman" w:hAnsi="Times New Roman" w:cs="Times New Roman"/>
        </w:rPr>
        <w:commentReference w:id="10"/>
      </w:r>
    </w:p>
    <w:p w14:paraId="206B8C30" w14:textId="3B549F58" w:rsidR="00D13C85" w:rsidRDefault="00D13C85" w:rsidP="00DB4548">
      <w:pPr>
        <w:pStyle w:val="Normal1"/>
        <w:numPr>
          <w:ilvl w:val="1"/>
          <w:numId w:val="32"/>
        </w:numPr>
        <w:rPr>
          <w:rFonts w:ascii="Times New Roman" w:hAnsi="Times New Roman" w:cs="Times New Roman"/>
        </w:rPr>
      </w:pPr>
      <w:bookmarkStart w:id="11" w:name="_Ref96008653"/>
      <w:r>
        <w:rPr>
          <w:rFonts w:ascii="Times New Roman" w:hAnsi="Times New Roman" w:cs="Times New Roman"/>
        </w:rPr>
        <w:t>Hydraulic Geometry</w:t>
      </w:r>
      <w:bookmarkEnd w:id="11"/>
    </w:p>
    <w:p w14:paraId="3871CB76" w14:textId="240EA261" w:rsidR="00D13C85" w:rsidRDefault="00D13C85" w:rsidP="00DB4548">
      <w:pPr>
        <w:pStyle w:val="Normal1"/>
        <w:numPr>
          <w:ilvl w:val="1"/>
          <w:numId w:val="32"/>
        </w:numPr>
        <w:rPr>
          <w:rFonts w:ascii="Times New Roman" w:hAnsi="Times New Roman" w:cs="Times New Roman"/>
        </w:rPr>
      </w:pPr>
      <w:r>
        <w:rPr>
          <w:rFonts w:ascii="Times New Roman" w:hAnsi="Times New Roman" w:cs="Times New Roman"/>
        </w:rPr>
        <w:t>Flow accumulation</w:t>
      </w:r>
    </w:p>
    <w:p w14:paraId="0D2C74CB" w14:textId="74F61AB5"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 xml:space="preserve">Muskingum </w:t>
      </w:r>
    </w:p>
    <w:p w14:paraId="3540BF38" w14:textId="75418C85" w:rsidR="00DB4548" w:rsidRPr="00011ED8"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Linear reservoir routing</w:t>
      </w:r>
    </w:p>
    <w:p w14:paraId="17CA7D87" w14:textId="77777777" w:rsidR="00827966" w:rsidRPr="004F3A2F" w:rsidRDefault="00827966" w:rsidP="00DB4548">
      <w:pPr>
        <w:pStyle w:val="Normal1"/>
        <w:numPr>
          <w:ilvl w:val="0"/>
          <w:numId w:val="32"/>
        </w:numPr>
        <w:rPr>
          <w:rFonts w:ascii="Times New Roman" w:hAnsi="Times New Roman" w:cs="Times New Roman"/>
        </w:rPr>
      </w:pPr>
      <w:bookmarkStart w:id="12" w:name="_Ref95220437"/>
      <w:r w:rsidRPr="004F3A2F">
        <w:rPr>
          <w:rFonts w:ascii="Times New Roman" w:hAnsi="Times New Roman" w:cs="Times New Roman"/>
        </w:rPr>
        <w:t>Groundwater</w:t>
      </w:r>
      <w:bookmarkEnd w:id="12"/>
    </w:p>
    <w:p w14:paraId="4E3E5139" w14:textId="77777777" w:rsidR="00827966" w:rsidRPr="004F3A2F" w:rsidRDefault="00827966" w:rsidP="00DB4548">
      <w:pPr>
        <w:pStyle w:val="Normal1"/>
        <w:numPr>
          <w:ilvl w:val="1"/>
          <w:numId w:val="32"/>
        </w:numPr>
        <w:rPr>
          <w:rFonts w:ascii="Times New Roman" w:hAnsi="Times New Roman" w:cs="Times New Roman"/>
        </w:rPr>
      </w:pPr>
      <w:bookmarkStart w:id="13" w:name="_Ref95377948"/>
      <w:r w:rsidRPr="004F3A2F">
        <w:rPr>
          <w:rFonts w:ascii="Times New Roman" w:hAnsi="Times New Roman" w:cs="Times New Roman"/>
        </w:rPr>
        <w:t>Low resolution: unparameterized aquifers</w:t>
      </w:r>
      <w:bookmarkEnd w:id="13"/>
    </w:p>
    <w:p w14:paraId="47BEE5DA" w14:textId="77777777" w:rsidR="00827966" w:rsidRPr="004F3A2F" w:rsidRDefault="00827966" w:rsidP="00DB4548">
      <w:pPr>
        <w:pStyle w:val="Normal1"/>
        <w:numPr>
          <w:ilvl w:val="1"/>
          <w:numId w:val="32"/>
        </w:numPr>
        <w:rPr>
          <w:rFonts w:ascii="Times New Roman" w:hAnsi="Times New Roman" w:cs="Times New Roman"/>
        </w:rPr>
      </w:pPr>
      <w:r w:rsidRPr="004F3A2F">
        <w:rPr>
          <w:rFonts w:ascii="Times New Roman" w:hAnsi="Times New Roman" w:cs="Times New Roman"/>
        </w:rPr>
        <w:t>Medium resolution: lumped aquifers (minor)</w:t>
      </w:r>
    </w:p>
    <w:p w14:paraId="0104BA35" w14:textId="190E0074" w:rsidR="00DB4548" w:rsidRPr="004F3A2F" w:rsidRDefault="00827966" w:rsidP="00F8581A">
      <w:pPr>
        <w:pStyle w:val="Normal1"/>
        <w:numPr>
          <w:ilvl w:val="1"/>
          <w:numId w:val="32"/>
        </w:numPr>
        <w:rPr>
          <w:rFonts w:ascii="Times New Roman" w:hAnsi="Times New Roman" w:cs="Times New Roman"/>
          <w:b/>
          <w:bCs/>
        </w:rPr>
      </w:pPr>
      <w:bookmarkStart w:id="14" w:name="_Ref95377982"/>
      <w:r w:rsidRPr="004F3A2F">
        <w:rPr>
          <w:rFonts w:ascii="Times New Roman" w:hAnsi="Times New Roman" w:cs="Times New Roman"/>
        </w:rPr>
        <w:t>High resolution: MODFLOW aquifers</w:t>
      </w:r>
      <w:bookmarkEnd w:id="14"/>
      <w:r w:rsidRPr="004F3A2F">
        <w:rPr>
          <w:rFonts w:ascii="Times New Roman" w:hAnsi="Times New Roman" w:cs="Times New Roman"/>
        </w:rPr>
        <w:t xml:space="preserve"> </w:t>
      </w:r>
    </w:p>
    <w:p w14:paraId="49341577" w14:textId="77777777" w:rsidR="005F5421" w:rsidRPr="004F3A2F" w:rsidRDefault="005F5421" w:rsidP="005F5421">
      <w:pPr>
        <w:pStyle w:val="Normal1"/>
        <w:ind w:left="792"/>
        <w:rPr>
          <w:rFonts w:ascii="Times New Roman" w:hAnsi="Times New Roman" w:cs="Times New Roman"/>
          <w:b/>
          <w:bCs/>
        </w:rPr>
      </w:pPr>
    </w:p>
    <w:p w14:paraId="15381810" w14:textId="12826870" w:rsidR="005F5421" w:rsidRPr="00BC0CF7" w:rsidRDefault="005F5421" w:rsidP="005F5421">
      <w:pPr>
        <w:pStyle w:val="Normal1"/>
        <w:numPr>
          <w:ilvl w:val="0"/>
          <w:numId w:val="32"/>
        </w:numPr>
        <w:rPr>
          <w:rFonts w:ascii="Times New Roman" w:hAnsi="Times New Roman" w:cs="Times New Roman"/>
          <w:b/>
          <w:bCs/>
        </w:rPr>
      </w:pPr>
      <w:r w:rsidRPr="004F3A2F">
        <w:rPr>
          <w:rFonts w:ascii="Times New Roman" w:hAnsi="Times New Roman" w:cs="Times New Roman"/>
        </w:rPr>
        <w:t>Glacier melt water</w:t>
      </w:r>
    </w:p>
    <w:p w14:paraId="1530BE76" w14:textId="3ED15DB5" w:rsidR="00827966" w:rsidRPr="00994730" w:rsidRDefault="00827966" w:rsidP="00DB4548">
      <w:pPr>
        <w:pStyle w:val="Normal1"/>
        <w:numPr>
          <w:ilvl w:val="0"/>
          <w:numId w:val="32"/>
        </w:numPr>
        <w:rPr>
          <w:rFonts w:ascii="Times New Roman" w:hAnsi="Times New Roman" w:cs="Times New Roman"/>
        </w:rPr>
      </w:pPr>
      <w:r w:rsidRPr="00994730">
        <w:rPr>
          <w:rFonts w:ascii="Times New Roman" w:hAnsi="Times New Roman" w:cs="Times New Roman"/>
        </w:rPr>
        <w:t>Hydro infrastructure</w:t>
      </w:r>
    </w:p>
    <w:p w14:paraId="0A07637A" w14:textId="77777777" w:rsidR="00827966" w:rsidRPr="004F3A2F" w:rsidRDefault="00827966" w:rsidP="00994730">
      <w:pPr>
        <w:pStyle w:val="Normal1"/>
        <w:numPr>
          <w:ilvl w:val="1"/>
          <w:numId w:val="32"/>
        </w:numPr>
        <w:rPr>
          <w:rFonts w:ascii="Times New Roman" w:hAnsi="Times New Roman" w:cs="Times New Roman"/>
        </w:rPr>
      </w:pPr>
      <w:bookmarkStart w:id="15" w:name="_Ref95228599"/>
      <w:r w:rsidRPr="004F3A2F">
        <w:rPr>
          <w:rFonts w:ascii="Times New Roman" w:hAnsi="Times New Roman" w:cs="Times New Roman"/>
        </w:rPr>
        <w:t>Reservoirs</w:t>
      </w:r>
      <w:bookmarkEnd w:id="15"/>
    </w:p>
    <w:p w14:paraId="587FF20C" w14:textId="5B3C33AF" w:rsidR="00827966" w:rsidRDefault="00994730" w:rsidP="00994730">
      <w:pPr>
        <w:pStyle w:val="Normal1"/>
        <w:numPr>
          <w:ilvl w:val="2"/>
          <w:numId w:val="32"/>
        </w:numPr>
        <w:rPr>
          <w:rFonts w:ascii="Times New Roman" w:hAnsi="Times New Roman" w:cs="Times New Roman"/>
        </w:rPr>
      </w:pPr>
      <w:r>
        <w:rPr>
          <w:rFonts w:ascii="Times New Roman" w:hAnsi="Times New Roman" w:cs="Times New Roman"/>
        </w:rPr>
        <w:t xml:space="preserve">Water Release from Controlled </w:t>
      </w:r>
      <w:r w:rsidR="00827966" w:rsidRPr="004F3A2F">
        <w:rPr>
          <w:rFonts w:ascii="Times New Roman" w:hAnsi="Times New Roman" w:cs="Times New Roman"/>
        </w:rPr>
        <w:t>Large reservoirs</w:t>
      </w:r>
    </w:p>
    <w:p w14:paraId="2F97A01C" w14:textId="673B430A" w:rsidR="00D76FB2" w:rsidRPr="004F3A2F" w:rsidRDefault="00D76FB2" w:rsidP="00994730">
      <w:pPr>
        <w:pStyle w:val="Normal1"/>
        <w:numPr>
          <w:ilvl w:val="2"/>
          <w:numId w:val="32"/>
        </w:numPr>
        <w:rPr>
          <w:rFonts w:ascii="Times New Roman" w:hAnsi="Times New Roman" w:cs="Times New Roman"/>
        </w:rPr>
      </w:pPr>
      <w:r w:rsidRPr="00D76FB2">
        <w:rPr>
          <w:rFonts w:ascii="Times New Roman" w:hAnsi="Times New Roman" w:cs="Times New Roman"/>
        </w:rPr>
        <w:t>Parameterization of controlled reservoirs by dam purpose</w:t>
      </w:r>
    </w:p>
    <w:p w14:paraId="3F758F13" w14:textId="316F60AC" w:rsidR="00827966" w:rsidRPr="004F3A2F" w:rsidRDefault="00994730" w:rsidP="00994730">
      <w:pPr>
        <w:pStyle w:val="Normal1"/>
        <w:numPr>
          <w:ilvl w:val="2"/>
          <w:numId w:val="32"/>
        </w:numPr>
        <w:rPr>
          <w:rFonts w:ascii="Times New Roman" w:hAnsi="Times New Roman" w:cs="Times New Roman"/>
        </w:rPr>
      </w:pPr>
      <w:r>
        <w:rPr>
          <w:rFonts w:ascii="Times New Roman" w:hAnsi="Times New Roman" w:cs="Times New Roman"/>
        </w:rPr>
        <w:t xml:space="preserve">Water Release from Uncontrolled </w:t>
      </w:r>
      <w:r w:rsidR="00827966" w:rsidRPr="004F3A2F">
        <w:rPr>
          <w:rFonts w:ascii="Times New Roman" w:hAnsi="Times New Roman" w:cs="Times New Roman"/>
        </w:rPr>
        <w:t>Small reservoirs</w:t>
      </w:r>
    </w:p>
    <w:p w14:paraId="1385378F" w14:textId="2ADCAB07" w:rsidR="00827966" w:rsidRPr="004F3A2F" w:rsidRDefault="00827966" w:rsidP="00994730">
      <w:pPr>
        <w:pStyle w:val="Normal1"/>
        <w:numPr>
          <w:ilvl w:val="1"/>
          <w:numId w:val="32"/>
        </w:numPr>
        <w:rPr>
          <w:rFonts w:ascii="Times New Roman" w:hAnsi="Times New Roman" w:cs="Times New Roman"/>
        </w:rPr>
      </w:pPr>
      <w:r w:rsidRPr="004F3A2F">
        <w:rPr>
          <w:rFonts w:ascii="Times New Roman" w:hAnsi="Times New Roman" w:cs="Times New Roman"/>
        </w:rPr>
        <w:t>Inter-basin Transfers</w:t>
      </w:r>
    </w:p>
    <w:p w14:paraId="6E9A0694" w14:textId="77777777" w:rsidR="00DB4548" w:rsidRPr="004F3A2F" w:rsidRDefault="00DB4548" w:rsidP="00DB4548">
      <w:pPr>
        <w:pStyle w:val="Normal1"/>
        <w:ind w:left="360"/>
        <w:rPr>
          <w:rFonts w:ascii="Times New Roman" w:hAnsi="Times New Roman" w:cs="Times New Roman"/>
        </w:rPr>
      </w:pPr>
    </w:p>
    <w:p w14:paraId="78B1318D" w14:textId="2D682160" w:rsidR="00827966" w:rsidRPr="004F3A2F" w:rsidRDefault="00827966" w:rsidP="00DB4548">
      <w:pPr>
        <w:pStyle w:val="Normal1"/>
        <w:rPr>
          <w:rFonts w:ascii="Times New Roman" w:hAnsi="Times New Roman" w:cs="Times New Roman"/>
          <w:b/>
          <w:bCs/>
        </w:rPr>
      </w:pPr>
      <w:r w:rsidRPr="004F3A2F">
        <w:rPr>
          <w:rFonts w:ascii="Times New Roman" w:hAnsi="Times New Roman" w:cs="Times New Roman"/>
          <w:b/>
          <w:bCs/>
        </w:rPr>
        <w:t>Water extractions</w:t>
      </w:r>
    </w:p>
    <w:p w14:paraId="40C6EECD" w14:textId="77777777" w:rsidR="00827966" w:rsidRPr="004F3A2F" w:rsidRDefault="00827966" w:rsidP="00DB4548">
      <w:pPr>
        <w:pStyle w:val="Normal1"/>
        <w:numPr>
          <w:ilvl w:val="0"/>
          <w:numId w:val="32"/>
        </w:numPr>
        <w:rPr>
          <w:rFonts w:ascii="Times New Roman" w:hAnsi="Times New Roman" w:cs="Times New Roman"/>
        </w:rPr>
      </w:pPr>
      <w:bookmarkStart w:id="16" w:name="_Ref95231878"/>
      <w:r w:rsidRPr="004F3A2F">
        <w:rPr>
          <w:rFonts w:ascii="Times New Roman" w:hAnsi="Times New Roman" w:cs="Times New Roman"/>
        </w:rPr>
        <w:t>Irrigation</w:t>
      </w:r>
      <w:bookmarkEnd w:id="16"/>
    </w:p>
    <w:p w14:paraId="2AC3FCA0" w14:textId="77777777" w:rsidR="00827966" w:rsidRPr="004F3A2F" w:rsidRDefault="00827966" w:rsidP="00DB4548">
      <w:pPr>
        <w:pStyle w:val="Normal1"/>
        <w:numPr>
          <w:ilvl w:val="1"/>
          <w:numId w:val="32"/>
        </w:numPr>
        <w:ind w:left="900" w:hanging="540"/>
        <w:rPr>
          <w:rFonts w:ascii="Times New Roman" w:hAnsi="Times New Roman" w:cs="Times New Roman"/>
        </w:rPr>
      </w:pPr>
      <w:r w:rsidRPr="004F3A2F">
        <w:rPr>
          <w:rFonts w:ascii="Times New Roman" w:hAnsi="Times New Roman" w:cs="Times New Roman"/>
        </w:rPr>
        <w:lastRenderedPageBreak/>
        <w:t>Irrigation water demand</w:t>
      </w:r>
    </w:p>
    <w:p w14:paraId="3BBF4AE9" w14:textId="77777777" w:rsidR="00827966" w:rsidRPr="004F3A2F" w:rsidRDefault="00827966" w:rsidP="00DB4548">
      <w:pPr>
        <w:pStyle w:val="Normal1"/>
        <w:numPr>
          <w:ilvl w:val="1"/>
          <w:numId w:val="32"/>
        </w:numPr>
        <w:ind w:left="900" w:hanging="540"/>
        <w:rPr>
          <w:rFonts w:ascii="Times New Roman" w:hAnsi="Times New Roman" w:cs="Times New Roman"/>
        </w:rPr>
      </w:pPr>
      <w:r w:rsidRPr="004F3A2F">
        <w:rPr>
          <w:rFonts w:ascii="Times New Roman" w:hAnsi="Times New Roman" w:cs="Times New Roman"/>
        </w:rPr>
        <w:t>Irrigation water extraction</w:t>
      </w:r>
    </w:p>
    <w:p w14:paraId="34A99CBE" w14:textId="77777777" w:rsidR="00827966" w:rsidRPr="004F3A2F" w:rsidRDefault="00827966" w:rsidP="00DB4548">
      <w:pPr>
        <w:pStyle w:val="Normal1"/>
        <w:numPr>
          <w:ilvl w:val="2"/>
          <w:numId w:val="32"/>
        </w:numPr>
        <w:rPr>
          <w:rFonts w:ascii="Times New Roman" w:hAnsi="Times New Roman" w:cs="Times New Roman"/>
        </w:rPr>
      </w:pPr>
      <w:bookmarkStart w:id="17" w:name="_Ref95394243"/>
      <w:r w:rsidRPr="004F3A2F">
        <w:rPr>
          <w:rFonts w:ascii="Times New Roman" w:hAnsi="Times New Roman" w:cs="Times New Roman"/>
        </w:rPr>
        <w:t>Irrigation efficiency method</w:t>
      </w:r>
      <w:bookmarkEnd w:id="17"/>
    </w:p>
    <w:p w14:paraId="69EF0587" w14:textId="77777777" w:rsidR="00827966" w:rsidRPr="004F3A2F" w:rsidRDefault="00827966" w:rsidP="00DB4548">
      <w:pPr>
        <w:pStyle w:val="Normal1"/>
        <w:numPr>
          <w:ilvl w:val="2"/>
          <w:numId w:val="32"/>
        </w:numPr>
        <w:rPr>
          <w:rFonts w:ascii="Times New Roman" w:hAnsi="Times New Roman" w:cs="Times New Roman"/>
        </w:rPr>
      </w:pPr>
      <w:r w:rsidRPr="004F3A2F">
        <w:rPr>
          <w:rFonts w:ascii="Times New Roman" w:hAnsi="Times New Roman" w:cs="Times New Roman"/>
        </w:rPr>
        <w:t>Irrigation technology method</w:t>
      </w:r>
    </w:p>
    <w:p w14:paraId="11B40A73" w14:textId="77777777"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Livestock water demand and extraction</w:t>
      </w:r>
    </w:p>
    <w:p w14:paraId="4301A1AA" w14:textId="77777777"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Domestic and industrial water demand and extraction</w:t>
      </w:r>
    </w:p>
    <w:p w14:paraId="30A3BFF7" w14:textId="77777777" w:rsidR="00827966" w:rsidRPr="004F3A2F" w:rsidRDefault="00827966" w:rsidP="00DB4548">
      <w:pPr>
        <w:pStyle w:val="Normal1"/>
        <w:rPr>
          <w:rFonts w:ascii="Times New Roman" w:hAnsi="Times New Roman" w:cs="Times New Roman"/>
        </w:rPr>
      </w:pPr>
    </w:p>
    <w:p w14:paraId="15082BF8" w14:textId="77777777" w:rsidR="00827966" w:rsidRPr="004F3A2F" w:rsidRDefault="00827966" w:rsidP="00DB4548">
      <w:pPr>
        <w:pStyle w:val="Normal1"/>
        <w:rPr>
          <w:rFonts w:ascii="Times New Roman" w:hAnsi="Times New Roman" w:cs="Times New Roman"/>
          <w:b/>
          <w:bCs/>
        </w:rPr>
      </w:pPr>
      <w:r w:rsidRPr="004F3A2F">
        <w:rPr>
          <w:rFonts w:ascii="Times New Roman" w:hAnsi="Times New Roman" w:cs="Times New Roman"/>
          <w:b/>
          <w:bCs/>
        </w:rPr>
        <w:t>Tracking</w:t>
      </w:r>
    </w:p>
    <w:p w14:paraId="758B7646" w14:textId="77777777"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Tracking water components</w:t>
      </w:r>
    </w:p>
    <w:p w14:paraId="24B2A4BB" w14:textId="77777777" w:rsidR="00827966" w:rsidRPr="004F3A2F" w:rsidRDefault="00827966" w:rsidP="00DB4548">
      <w:pPr>
        <w:pStyle w:val="Normal1"/>
        <w:rPr>
          <w:rFonts w:ascii="Times New Roman" w:hAnsi="Times New Roman" w:cs="Times New Roman"/>
        </w:rPr>
      </w:pPr>
    </w:p>
    <w:p w14:paraId="746670C6" w14:textId="77777777" w:rsidR="00827966" w:rsidRPr="004F3A2F" w:rsidRDefault="00827966" w:rsidP="00DB4548">
      <w:pPr>
        <w:pStyle w:val="Normal1"/>
        <w:rPr>
          <w:rFonts w:ascii="Times New Roman" w:hAnsi="Times New Roman" w:cs="Times New Roman"/>
          <w:b/>
          <w:bCs/>
        </w:rPr>
      </w:pPr>
      <w:r w:rsidRPr="004F3A2F">
        <w:rPr>
          <w:rFonts w:ascii="Times New Roman" w:hAnsi="Times New Roman" w:cs="Times New Roman"/>
          <w:b/>
          <w:bCs/>
        </w:rPr>
        <w:t>Water quality</w:t>
      </w:r>
    </w:p>
    <w:p w14:paraId="190149C7" w14:textId="7E57E9ED"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Water temperature</w:t>
      </w:r>
    </w:p>
    <w:p w14:paraId="617815DB" w14:textId="11921CB7" w:rsidR="00827966" w:rsidRPr="004F3A2F" w:rsidRDefault="00827966" w:rsidP="00DB4548">
      <w:pPr>
        <w:pStyle w:val="Normal1"/>
        <w:numPr>
          <w:ilvl w:val="0"/>
          <w:numId w:val="32"/>
        </w:numPr>
        <w:rPr>
          <w:rFonts w:ascii="Times New Roman" w:hAnsi="Times New Roman" w:cs="Times New Roman"/>
        </w:rPr>
      </w:pPr>
      <w:r w:rsidRPr="004F3A2F">
        <w:rPr>
          <w:rFonts w:ascii="Times New Roman" w:hAnsi="Times New Roman" w:cs="Times New Roman"/>
        </w:rPr>
        <w:t xml:space="preserve">Nitrogen routing </w:t>
      </w:r>
    </w:p>
    <w:p w14:paraId="4388DE3D" w14:textId="77777777" w:rsidR="00DD7549" w:rsidRPr="004F3A2F" w:rsidRDefault="00757A28" w:rsidP="00DB4548">
      <w:pPr>
        <w:pStyle w:val="Normal1"/>
        <w:numPr>
          <w:ilvl w:val="0"/>
          <w:numId w:val="32"/>
        </w:numPr>
        <w:rPr>
          <w:rFonts w:ascii="Times New Roman" w:hAnsi="Times New Roman" w:cs="Times New Roman"/>
        </w:rPr>
      </w:pPr>
      <w:r w:rsidRPr="004F3A2F">
        <w:rPr>
          <w:rFonts w:ascii="Times New Roman" w:hAnsi="Times New Roman" w:cs="Times New Roman"/>
        </w:rPr>
        <w:br w:type="page"/>
      </w:r>
    </w:p>
    <w:p w14:paraId="74C29396" w14:textId="7849644E" w:rsidR="00DD7549" w:rsidRPr="000E555F" w:rsidRDefault="00757A28" w:rsidP="000E555F">
      <w:pPr>
        <w:pStyle w:val="Normal1"/>
        <w:numPr>
          <w:ilvl w:val="0"/>
          <w:numId w:val="33"/>
        </w:numPr>
        <w:ind w:left="360"/>
        <w:rPr>
          <w:rFonts w:ascii="Times New Roman" w:hAnsi="Times New Roman" w:cs="Times New Roman"/>
          <w:b/>
          <w:sz w:val="36"/>
          <w:szCs w:val="36"/>
        </w:rPr>
      </w:pPr>
      <w:r w:rsidRPr="000E555F">
        <w:rPr>
          <w:rFonts w:ascii="Times New Roman" w:hAnsi="Times New Roman" w:cs="Times New Roman"/>
          <w:b/>
          <w:sz w:val="36"/>
          <w:szCs w:val="36"/>
        </w:rPr>
        <w:lastRenderedPageBreak/>
        <w:t>WBM overview</w:t>
      </w:r>
    </w:p>
    <w:p w14:paraId="77AE620A" w14:textId="77777777" w:rsidR="00827966" w:rsidRPr="000E555F" w:rsidRDefault="00827966" w:rsidP="00827966">
      <w:pPr>
        <w:spacing w:after="120"/>
        <w:rPr>
          <w:rFonts w:ascii="Times New Roman" w:hAnsi="Times New Roman" w:cs="Times New Roman"/>
          <w:b/>
          <w:sz w:val="24"/>
          <w:szCs w:val="24"/>
        </w:rPr>
      </w:pPr>
      <w:r w:rsidRPr="000E555F">
        <w:rPr>
          <w:rFonts w:ascii="Times New Roman" w:hAnsi="Times New Roman" w:cs="Times New Roman"/>
          <w:b/>
          <w:sz w:val="24"/>
          <w:szCs w:val="24"/>
        </w:rPr>
        <w:t>Overall goal of WBM (Mission Statement, Research Priorities)</w:t>
      </w:r>
    </w:p>
    <w:p w14:paraId="77F40B12" w14:textId="77777777"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 xml:space="preserve">To simulate all the world’s water. </w:t>
      </w:r>
    </w:p>
    <w:p w14:paraId="6859B20A" w14:textId="537C3D20"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 xml:space="preserve">We achieve this by developing a tool to help us explore and understand drainage basin-scale hydrological </w:t>
      </w:r>
      <w:r w:rsidR="00C10A5C">
        <w:rPr>
          <w:rFonts w:ascii="Times New Roman" w:hAnsi="Times New Roman" w:cs="Times New Roman"/>
          <w:sz w:val="24"/>
          <w:szCs w:val="24"/>
        </w:rPr>
        <w:t xml:space="preserve">and material transport </w:t>
      </w:r>
      <w:r w:rsidRPr="000E555F">
        <w:rPr>
          <w:rFonts w:ascii="Times New Roman" w:hAnsi="Times New Roman" w:cs="Times New Roman"/>
          <w:sz w:val="24"/>
          <w:szCs w:val="24"/>
        </w:rPr>
        <w:t>processes both historical and in the future.</w:t>
      </w:r>
    </w:p>
    <w:p w14:paraId="0858E87E" w14:textId="77777777" w:rsidR="00827966" w:rsidRPr="000E555F" w:rsidRDefault="00827966" w:rsidP="00827966">
      <w:pPr>
        <w:spacing w:after="120"/>
        <w:rPr>
          <w:rFonts w:ascii="Times New Roman" w:hAnsi="Times New Roman" w:cs="Times New Roman"/>
          <w:sz w:val="24"/>
          <w:szCs w:val="24"/>
        </w:rPr>
      </w:pPr>
    </w:p>
    <w:p w14:paraId="55DBCF03" w14:textId="77777777" w:rsidR="00827966" w:rsidRPr="000E555F" w:rsidRDefault="00827966" w:rsidP="00827966">
      <w:pPr>
        <w:spacing w:after="120"/>
        <w:rPr>
          <w:rFonts w:ascii="Times New Roman" w:hAnsi="Times New Roman" w:cs="Times New Roman"/>
          <w:b/>
          <w:sz w:val="24"/>
          <w:szCs w:val="24"/>
        </w:rPr>
      </w:pPr>
      <w:r w:rsidRPr="000E555F">
        <w:rPr>
          <w:rFonts w:ascii="Times New Roman" w:hAnsi="Times New Roman" w:cs="Times New Roman"/>
          <w:b/>
          <w:sz w:val="24"/>
          <w:szCs w:val="24"/>
        </w:rPr>
        <w:t>WBM Overview and key publications</w:t>
      </w:r>
    </w:p>
    <w:p w14:paraId="6CA18A7E" w14:textId="5987A5DA"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 xml:space="preserve">The University of New Hampshire Water Balance Model (WBM) is a process-based, modular, gridded hydrologic model that simulates spatially and temporally varying water volume and </w:t>
      </w:r>
      <w:r w:rsidR="00C10A5C">
        <w:rPr>
          <w:rFonts w:ascii="Times New Roman" w:hAnsi="Times New Roman" w:cs="Times New Roman"/>
          <w:sz w:val="24"/>
          <w:szCs w:val="24"/>
        </w:rPr>
        <w:t>material transport</w:t>
      </w:r>
      <w:r w:rsidRPr="000E555F">
        <w:rPr>
          <w:rFonts w:ascii="Times New Roman" w:hAnsi="Times New Roman" w:cs="Times New Roman"/>
          <w:sz w:val="24"/>
          <w:szCs w:val="24"/>
        </w:rPr>
        <w:t xml:space="preserve"> across a wide range of spatial domains. WBM represents all major land surface components of the hydrological cycle, and tracks fluxes and balances between the atmosphere, aboveground water storages (e.g. snowpack, glaciers), soil, vegetation, groundwater, and runoff (</w:t>
      </w:r>
      <w:r w:rsidRPr="000E555F">
        <w:rPr>
          <w:rFonts w:ascii="Times New Roman" w:hAnsi="Times New Roman" w:cs="Times New Roman"/>
          <w:b/>
          <w:sz w:val="24"/>
          <w:szCs w:val="24"/>
        </w:rPr>
        <w:t>Figure 1</w:t>
      </w:r>
      <w:r w:rsidRPr="000E555F">
        <w:rPr>
          <w:rFonts w:ascii="Times New Roman" w:hAnsi="Times New Roman" w:cs="Times New Roman"/>
          <w:sz w:val="24"/>
          <w:szCs w:val="24"/>
        </w:rPr>
        <w:t xml:space="preserve">). A digitized river network connects grid cells, enabling simulation of flow through the river and groundwater systems. Direct human influences include domestic, industrial, and agricultural (irrigation and livestock) water demand and use, the impacts of impervious surfaces, and hydro-infrastructure (dams, reservoirs, canals, inter-basin transfers). The model is also the hydrological core of the Framework for Aquatic Modeling of the Earth System (FrAMES), which predicts </w:t>
      </w:r>
      <w:r w:rsidR="00C10A5C" w:rsidRPr="000E555F">
        <w:rPr>
          <w:rFonts w:ascii="Times New Roman" w:hAnsi="Times New Roman" w:cs="Times New Roman"/>
          <w:sz w:val="24"/>
          <w:szCs w:val="24"/>
        </w:rPr>
        <w:t>water temperature</w:t>
      </w:r>
      <w:r w:rsidR="00C10A5C">
        <w:rPr>
          <w:rFonts w:ascii="Times New Roman" w:hAnsi="Times New Roman" w:cs="Times New Roman"/>
          <w:sz w:val="24"/>
          <w:szCs w:val="24"/>
        </w:rPr>
        <w:t xml:space="preserve">, </w:t>
      </w:r>
      <w:r w:rsidRPr="000E555F">
        <w:rPr>
          <w:rFonts w:ascii="Times New Roman" w:hAnsi="Times New Roman" w:cs="Times New Roman"/>
          <w:sz w:val="24"/>
          <w:szCs w:val="24"/>
        </w:rPr>
        <w:t>nutrient</w:t>
      </w:r>
      <w:r w:rsidR="00C10A5C">
        <w:rPr>
          <w:rFonts w:ascii="Times New Roman" w:hAnsi="Times New Roman" w:cs="Times New Roman"/>
          <w:sz w:val="24"/>
          <w:szCs w:val="24"/>
        </w:rPr>
        <w:t xml:space="preserve"> fluxes </w:t>
      </w:r>
      <w:r w:rsidRPr="000E555F">
        <w:rPr>
          <w:rFonts w:ascii="Times New Roman" w:hAnsi="Times New Roman" w:cs="Times New Roman"/>
          <w:sz w:val="24"/>
          <w:szCs w:val="24"/>
        </w:rPr>
        <w:t xml:space="preserve">(Stewart et al. </w:t>
      </w:r>
      <w:r w:rsidR="00C10A5C">
        <w:rPr>
          <w:rFonts w:ascii="Times New Roman" w:hAnsi="Times New Roman" w:cs="Times New Roman"/>
          <w:sz w:val="24"/>
          <w:szCs w:val="24"/>
        </w:rPr>
        <w:t xml:space="preserve">2011, </w:t>
      </w:r>
      <w:r w:rsidRPr="000E555F">
        <w:rPr>
          <w:rFonts w:ascii="Times New Roman" w:hAnsi="Times New Roman" w:cs="Times New Roman"/>
          <w:sz w:val="24"/>
          <w:szCs w:val="24"/>
        </w:rPr>
        <w:t>2013; Samal et al. 2017</w:t>
      </w:r>
      <w:r w:rsidR="00C10A5C">
        <w:rPr>
          <w:rFonts w:ascii="Times New Roman" w:hAnsi="Times New Roman" w:cs="Times New Roman"/>
          <w:sz w:val="24"/>
          <w:szCs w:val="24"/>
        </w:rPr>
        <w:t>, Wollheim et al. 2008</w:t>
      </w:r>
      <w:r w:rsidRPr="000E555F">
        <w:rPr>
          <w:rFonts w:ascii="Times New Roman" w:hAnsi="Times New Roman" w:cs="Times New Roman"/>
          <w:sz w:val="24"/>
          <w:szCs w:val="24"/>
        </w:rPr>
        <w:t xml:space="preserve">), and chloride </w:t>
      </w:r>
      <w:r w:rsidR="00C10A5C">
        <w:rPr>
          <w:rFonts w:ascii="Times New Roman" w:hAnsi="Times New Roman" w:cs="Times New Roman"/>
          <w:sz w:val="24"/>
          <w:szCs w:val="24"/>
        </w:rPr>
        <w:t>fluxes</w:t>
      </w:r>
      <w:r w:rsidRPr="000E555F">
        <w:rPr>
          <w:rFonts w:ascii="Times New Roman" w:hAnsi="Times New Roman" w:cs="Times New Roman"/>
          <w:sz w:val="24"/>
          <w:szCs w:val="24"/>
        </w:rPr>
        <w:t xml:space="preserve"> (Zuidema et al, 2018). The model has an embedded water routing scheme, including constituent transport. </w:t>
      </w:r>
    </w:p>
    <w:p w14:paraId="0C4AECE7" w14:textId="6B389E07"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WBM is modular and can operate at a wide range of spatial scales from local watersheds at 120 m grid cells (e.g. Stewart et al. 2011) to global freshwater systems at ½ degree grid cells (e.g. Grogan et al. 2017; Wisser et al. 2010). WBM accepts hydrologic, land use/land cover, water management, and water demand inputs from other models and data sources, such as glacier melt models (Huss and Hock 2015; Rounce et al. 20</w:t>
      </w:r>
      <w:r w:rsidR="00927DC2">
        <w:rPr>
          <w:rFonts w:ascii="Times New Roman" w:hAnsi="Times New Roman" w:cs="Times New Roman"/>
          <w:sz w:val="24"/>
          <w:szCs w:val="24"/>
        </w:rPr>
        <w:t>20</w:t>
      </w:r>
      <w:r w:rsidRPr="000E555F">
        <w:rPr>
          <w:rFonts w:ascii="Times New Roman" w:hAnsi="Times New Roman" w:cs="Times New Roman"/>
          <w:sz w:val="24"/>
          <w:szCs w:val="24"/>
        </w:rPr>
        <w:t>) and econometric models (Zaveri et al. 2016) and has provided boundary conditions for the SIMPLE economic model (Liu et al. 2017).</w:t>
      </w:r>
    </w:p>
    <w:p w14:paraId="316F0767" w14:textId="77777777"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WBM accounts for the operation of dams and reservoirs (Wisser et al. 2010), inter-basin hydrological transfers (Zaveri et al. 2016), and agricultural water use from irrigation (Grogan et al. 2015, 2017; Grogan 2016; Wisser et al. 2010, Zaveri et al. 2016). Additionally, WBM modules have been developed recently, and include the use of sub-grid elevation band distributions derived from a high-resolution elevation dataset to improve handling of snowpack in mountainous regions.</w:t>
      </w:r>
    </w:p>
    <w:p w14:paraId="4EB29EFE" w14:textId="77777777" w:rsidR="00827966" w:rsidRPr="000E555F" w:rsidRDefault="00827966" w:rsidP="00827966">
      <w:pPr>
        <w:spacing w:after="120"/>
        <w:rPr>
          <w:rFonts w:ascii="Times New Roman" w:hAnsi="Times New Roman" w:cs="Times New Roman"/>
          <w:sz w:val="24"/>
          <w:szCs w:val="24"/>
        </w:rPr>
      </w:pPr>
      <w:r w:rsidRPr="000E555F">
        <w:rPr>
          <w:rFonts w:ascii="Times New Roman" w:hAnsi="Times New Roman" w:cs="Times New Roman"/>
          <w:sz w:val="24"/>
          <w:szCs w:val="24"/>
        </w:rPr>
        <w:t xml:space="preserve">The model has been applied to address a variety of hydrologic questions over many different regions across the globe including: </w:t>
      </w:r>
    </w:p>
    <w:p w14:paraId="358A5AE7"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Global</w:t>
      </w:r>
      <w:r w:rsidRPr="000E555F">
        <w:rPr>
          <w:rFonts w:ascii="Times New Roman" w:hAnsi="Times New Roman" w:cs="Times New Roman"/>
          <w:sz w:val="24"/>
          <w:szCs w:val="24"/>
        </w:rPr>
        <w:t xml:space="preserve"> </w:t>
      </w:r>
      <w:r w:rsidRPr="000E555F">
        <w:rPr>
          <w:rFonts w:ascii="Times New Roman" w:hAnsi="Times New Roman" w:cs="Times New Roman"/>
          <w:sz w:val="24"/>
          <w:szCs w:val="24"/>
        </w:rPr>
        <w:tab/>
        <w:t>Grogan et al. 2017; Grogan 2016; Wisser et al. 2008, 2009, 2010; Fekete et al. 2006; Vörösmarty et al. 2000, 2010.</w:t>
      </w:r>
    </w:p>
    <w:p w14:paraId="17CE2796"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lastRenderedPageBreak/>
        <w:t>Arctic</w:t>
      </w:r>
      <w:r w:rsidRPr="000E555F">
        <w:rPr>
          <w:rFonts w:ascii="Times New Roman" w:hAnsi="Times New Roman" w:cs="Times New Roman"/>
          <w:sz w:val="24"/>
          <w:szCs w:val="24"/>
        </w:rPr>
        <w:tab/>
        <w:t>Bring et al. 2017; Shiklomanov et al. 2013; Rawlins et al. 2003, 2005, 2006a,b, 2009.</w:t>
      </w:r>
    </w:p>
    <w:p w14:paraId="5AD16CE6"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Asia</w:t>
      </w:r>
      <w:r w:rsidRPr="000E555F">
        <w:rPr>
          <w:rFonts w:ascii="Times New Roman" w:hAnsi="Times New Roman" w:cs="Times New Roman"/>
          <w:sz w:val="24"/>
          <w:szCs w:val="24"/>
        </w:rPr>
        <w:tab/>
        <w:t>Zaveri et al. 2016; Grogan et al. 2015; Douglas et al. 2006; Groisman et al. 2018.</w:t>
      </w:r>
    </w:p>
    <w:p w14:paraId="2F4B915E"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Africa</w:t>
      </w:r>
      <w:r w:rsidRPr="000E555F">
        <w:rPr>
          <w:rFonts w:ascii="Times New Roman" w:hAnsi="Times New Roman" w:cs="Times New Roman"/>
          <w:sz w:val="24"/>
          <w:szCs w:val="24"/>
        </w:rPr>
        <w:tab/>
        <w:t>Vörösmarty et al. 2005.</w:t>
      </w:r>
    </w:p>
    <w:p w14:paraId="01148683"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South America</w:t>
      </w:r>
      <w:r w:rsidRPr="000E555F">
        <w:rPr>
          <w:rFonts w:ascii="Times New Roman" w:hAnsi="Times New Roman" w:cs="Times New Roman"/>
          <w:sz w:val="24"/>
          <w:szCs w:val="24"/>
        </w:rPr>
        <w:tab/>
        <w:t>Vörösmarty et al. 1989.</w:t>
      </w:r>
    </w:p>
    <w:p w14:paraId="0B790E62" w14:textId="77777777" w:rsidR="00827966" w:rsidRPr="000E555F" w:rsidRDefault="00827966" w:rsidP="00827966">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North America</w:t>
      </w:r>
      <w:r w:rsidRPr="000E555F">
        <w:rPr>
          <w:rFonts w:ascii="Times New Roman" w:hAnsi="Times New Roman" w:cs="Times New Roman"/>
          <w:sz w:val="24"/>
          <w:szCs w:val="24"/>
        </w:rPr>
        <w:t xml:space="preserve"> </w:t>
      </w:r>
      <w:r w:rsidRPr="000E555F">
        <w:rPr>
          <w:rFonts w:ascii="Times New Roman" w:hAnsi="Times New Roman" w:cs="Times New Roman"/>
          <w:sz w:val="24"/>
          <w:szCs w:val="24"/>
        </w:rPr>
        <w:tab/>
        <w:t>Zuidema et al. 2018; Samal et al. 2017; Stewart et al. 2011, 2013; Vörösmarty et al. 1998.</w:t>
      </w:r>
    </w:p>
    <w:p w14:paraId="56FF45D8" w14:textId="6393A707" w:rsidR="00DA31E9" w:rsidRPr="000E555F" w:rsidRDefault="00827966" w:rsidP="00FC2857">
      <w:pPr>
        <w:tabs>
          <w:tab w:val="left" w:pos="2160"/>
        </w:tabs>
        <w:spacing w:after="120"/>
        <w:ind w:left="2160" w:hanging="2160"/>
        <w:rPr>
          <w:rFonts w:ascii="Times New Roman" w:hAnsi="Times New Roman" w:cs="Times New Roman"/>
          <w:sz w:val="24"/>
          <w:szCs w:val="24"/>
        </w:rPr>
      </w:pPr>
      <w:r w:rsidRPr="000E555F">
        <w:rPr>
          <w:rFonts w:ascii="Times New Roman" w:hAnsi="Times New Roman" w:cs="Times New Roman"/>
          <w:b/>
          <w:sz w:val="24"/>
          <w:szCs w:val="24"/>
        </w:rPr>
        <w:t>Tropics</w:t>
      </w:r>
      <w:r w:rsidRPr="000E555F">
        <w:rPr>
          <w:rFonts w:ascii="Times New Roman" w:hAnsi="Times New Roman" w:cs="Times New Roman"/>
          <w:sz w:val="24"/>
          <w:szCs w:val="24"/>
        </w:rPr>
        <w:tab/>
        <w:t>Douglas et al. 2005, 2007.</w:t>
      </w:r>
    </w:p>
    <w:p w14:paraId="1092186F" w14:textId="77777777" w:rsidR="00DA31E9" w:rsidRPr="000E555F" w:rsidRDefault="00DA31E9" w:rsidP="00DA31E9">
      <w:pPr>
        <w:spacing w:after="120"/>
        <w:rPr>
          <w:rFonts w:ascii="Times New Roman" w:hAnsi="Times New Roman" w:cs="Times New Roman"/>
          <w:sz w:val="24"/>
          <w:szCs w:val="24"/>
        </w:rPr>
      </w:pPr>
      <w:r w:rsidRPr="000E555F">
        <w:rPr>
          <w:rFonts w:ascii="Times New Roman" w:hAnsi="Times New Roman" w:cs="Times New Roman"/>
          <w:noProof/>
          <w:sz w:val="24"/>
          <w:szCs w:val="24"/>
          <w:lang w:val="en-US"/>
        </w:rPr>
        <w:drawing>
          <wp:inline distT="0" distB="0" distL="0" distR="0" wp14:anchorId="03DDC1BA" wp14:editId="3A680FA5">
            <wp:extent cx="5466080" cy="3667760"/>
            <wp:effectExtent l="0" t="0" r="0" b="0"/>
            <wp:docPr id="11" name="Picture 11" descr="Macintosh HD:Users:lammers:Desktop:Projects:Model-WBM:WBM-ModelSummaryGraphics:Screen Shot 2019-06-12 at 6.3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mmers:Desktop:Projects:Model-WBM:WBM-ModelSummaryGraphics:Screen Shot 2019-06-12 at 6.35.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080" cy="3667760"/>
                    </a:xfrm>
                    <a:prstGeom prst="rect">
                      <a:avLst/>
                    </a:prstGeom>
                    <a:noFill/>
                    <a:ln>
                      <a:noFill/>
                    </a:ln>
                  </pic:spPr>
                </pic:pic>
              </a:graphicData>
            </a:graphic>
          </wp:inline>
        </w:drawing>
      </w:r>
    </w:p>
    <w:p w14:paraId="57EABE4E" w14:textId="7C540FA5" w:rsidR="00FC2857" w:rsidRPr="000E555F" w:rsidRDefault="00FC2857" w:rsidP="00FC2857">
      <w:pPr>
        <w:spacing w:after="120"/>
        <w:rPr>
          <w:rFonts w:ascii="Times New Roman" w:hAnsi="Times New Roman" w:cs="Times New Roman"/>
          <w:b/>
          <w:sz w:val="24"/>
          <w:szCs w:val="24"/>
        </w:rPr>
      </w:pPr>
      <w:r w:rsidRPr="000E555F">
        <w:rPr>
          <w:rFonts w:ascii="Times New Roman" w:hAnsi="Times New Roman" w:cs="Times New Roman"/>
          <w:b/>
          <w:sz w:val="24"/>
          <w:szCs w:val="24"/>
        </w:rPr>
        <w:t>Figure 1</w:t>
      </w:r>
      <w:r>
        <w:rPr>
          <w:rFonts w:ascii="Times New Roman" w:hAnsi="Times New Roman" w:cs="Times New Roman"/>
          <w:b/>
          <w:sz w:val="24"/>
          <w:szCs w:val="24"/>
        </w:rPr>
        <w:t>-1</w:t>
      </w:r>
      <w:r w:rsidRPr="000E555F">
        <w:rPr>
          <w:rFonts w:ascii="Times New Roman" w:hAnsi="Times New Roman" w:cs="Times New Roman"/>
          <w:b/>
          <w:sz w:val="24"/>
          <w:szCs w:val="24"/>
        </w:rPr>
        <w:t>: Major elements of the Water Balance Model</w:t>
      </w:r>
    </w:p>
    <w:p w14:paraId="67006879" w14:textId="77777777" w:rsidR="00DA31E9" w:rsidRPr="000E555F" w:rsidRDefault="00DA31E9" w:rsidP="00DA31E9">
      <w:pPr>
        <w:rPr>
          <w:rFonts w:ascii="Times New Roman" w:hAnsi="Times New Roman" w:cs="Times New Roman"/>
          <w:sz w:val="24"/>
          <w:szCs w:val="24"/>
        </w:rPr>
      </w:pPr>
    </w:p>
    <w:p w14:paraId="5862C91C" w14:textId="77777777" w:rsidR="00827966" w:rsidRPr="000E555F" w:rsidRDefault="00827966" w:rsidP="00827966">
      <w:pPr>
        <w:spacing w:after="120"/>
        <w:rPr>
          <w:rFonts w:ascii="Times New Roman" w:hAnsi="Times New Roman" w:cs="Times New Roman"/>
          <w:b/>
          <w:sz w:val="24"/>
          <w:szCs w:val="24"/>
        </w:rPr>
      </w:pPr>
      <w:r w:rsidRPr="000E555F">
        <w:rPr>
          <w:rFonts w:ascii="Times New Roman" w:hAnsi="Times New Roman" w:cs="Times New Roman"/>
          <w:b/>
          <w:sz w:val="24"/>
          <w:szCs w:val="24"/>
        </w:rPr>
        <w:t>References</w:t>
      </w:r>
    </w:p>
    <w:p w14:paraId="60CA2D68"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Bring, A, A. Shiklomanov, R.B. Lammers (2017) Pan-Arctic river discharge: prioritizing monitoring of future climate change hotspots, </w:t>
      </w:r>
      <w:r w:rsidRPr="000E555F">
        <w:rPr>
          <w:rFonts w:ascii="Times New Roman" w:hAnsi="Times New Roman" w:cs="Times New Roman"/>
          <w:i/>
          <w:sz w:val="24"/>
          <w:szCs w:val="24"/>
        </w:rPr>
        <w:t>Earth’s Future</w:t>
      </w:r>
      <w:r w:rsidRPr="000E555F">
        <w:rPr>
          <w:rFonts w:ascii="Times New Roman" w:hAnsi="Times New Roman" w:cs="Times New Roman"/>
          <w:sz w:val="24"/>
          <w:szCs w:val="24"/>
        </w:rPr>
        <w:t>, doi:10.1002/2016EF000434.</w:t>
      </w:r>
    </w:p>
    <w:p w14:paraId="473CE0BF" w14:textId="77777777" w:rsidR="00827966" w:rsidRPr="000E555F" w:rsidRDefault="00827966" w:rsidP="00827966">
      <w:pPr>
        <w:autoSpaceDE w:val="0"/>
        <w:autoSpaceDN w:val="0"/>
        <w:adjustRightInd w:val="0"/>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Douglas, E.M., Sebastian, K., Vörösmarty, C.J., Wood, S., &amp; Chomitz, K.M. (2005) The Role of Tropical Forests in Supporting Biodiversity and Hydrological Integrity. </w:t>
      </w:r>
      <w:r w:rsidRPr="000E555F">
        <w:rPr>
          <w:rFonts w:ascii="Times New Roman" w:hAnsi="Times New Roman" w:cs="Times New Roman"/>
          <w:i/>
          <w:sz w:val="24"/>
          <w:szCs w:val="24"/>
        </w:rPr>
        <w:t>SSRN Electronic Journal</w:t>
      </w:r>
      <w:r w:rsidRPr="000E555F">
        <w:rPr>
          <w:rFonts w:ascii="Times New Roman" w:hAnsi="Times New Roman" w:cs="Times New Roman"/>
          <w:sz w:val="24"/>
          <w:szCs w:val="24"/>
        </w:rPr>
        <w:t>, http://doi.org/10.2139/ssrn.757186.</w:t>
      </w:r>
    </w:p>
    <w:p w14:paraId="0586E3CB" w14:textId="77777777" w:rsidR="00827966" w:rsidRPr="000E555F" w:rsidRDefault="00827966" w:rsidP="00827966">
      <w:pPr>
        <w:autoSpaceDE w:val="0"/>
        <w:autoSpaceDN w:val="0"/>
        <w:adjustRightInd w:val="0"/>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lastRenderedPageBreak/>
        <w:t xml:space="preserve">Douglas, E.M., Niyogi, D., Frolking, S., Yeluripati, J.B., Pielke Sr., R.A., Niyogi, N., Vörösmarty, C.J., and Mohanty, U.C. (2006), Changes in moisture and energy fluxes due to agricultural land use and irrigation in the Indian Monsoon Belt, </w:t>
      </w:r>
      <w:r w:rsidRPr="000E555F">
        <w:rPr>
          <w:rFonts w:ascii="Times New Roman" w:hAnsi="Times New Roman" w:cs="Times New Roman"/>
          <w:i/>
          <w:sz w:val="24"/>
          <w:szCs w:val="24"/>
        </w:rPr>
        <w:t>Geophys. Res. Lett</w:t>
      </w:r>
      <w:r w:rsidRPr="000E555F">
        <w:rPr>
          <w:rFonts w:ascii="Times New Roman" w:hAnsi="Times New Roman" w:cs="Times New Roman"/>
          <w:sz w:val="24"/>
          <w:szCs w:val="24"/>
        </w:rPr>
        <w:t>., 33, L14403, doi:10.1029/2006GL026550.</w:t>
      </w:r>
    </w:p>
    <w:p w14:paraId="22DDA582" w14:textId="77777777" w:rsidR="00827966" w:rsidRPr="000E555F" w:rsidRDefault="00827966" w:rsidP="00827966">
      <w:pPr>
        <w:autoSpaceDE w:val="0"/>
        <w:autoSpaceDN w:val="0"/>
        <w:adjustRightInd w:val="0"/>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Douglas, E.M., Wood, S., Sebastian, K., Vörösmarty, C.J., Chomnitz, K.M., Tomich, T.P. (2007) Policy implications of a pan-tropic assessment of the simultaneous hydrological and biodiversity impacts of deforestation, </w:t>
      </w:r>
      <w:r w:rsidRPr="000E555F">
        <w:rPr>
          <w:rFonts w:ascii="Times New Roman" w:hAnsi="Times New Roman" w:cs="Times New Roman"/>
          <w:i/>
          <w:sz w:val="24"/>
          <w:szCs w:val="24"/>
        </w:rPr>
        <w:t>Water Resour Manage</w:t>
      </w:r>
      <w:r w:rsidRPr="000E555F">
        <w:rPr>
          <w:rFonts w:ascii="Times New Roman" w:hAnsi="Times New Roman" w:cs="Times New Roman"/>
          <w:sz w:val="24"/>
          <w:szCs w:val="24"/>
        </w:rPr>
        <w:t>, 21: 211. https://doi.org/10.1007/s11269-006-9050-2.</w:t>
      </w:r>
    </w:p>
    <w:p w14:paraId="2C233FFF" w14:textId="77777777" w:rsidR="00827966" w:rsidRPr="000E555F" w:rsidRDefault="00827966" w:rsidP="00827966">
      <w:pPr>
        <w:autoSpaceDE w:val="0"/>
        <w:autoSpaceDN w:val="0"/>
        <w:adjustRightInd w:val="0"/>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Fekete, B. M., J. J. Gibson, P. Aggarwal, and C. J. Vörösmarty (2006) Application of isotope tracers in continental scale hydrological modeling, </w:t>
      </w:r>
      <w:r w:rsidRPr="000E555F">
        <w:rPr>
          <w:rFonts w:ascii="Times New Roman" w:hAnsi="Times New Roman" w:cs="Times New Roman"/>
          <w:i/>
          <w:sz w:val="24"/>
          <w:szCs w:val="24"/>
        </w:rPr>
        <w:t>Journal of Hydrology</w:t>
      </w:r>
      <w:r w:rsidRPr="000E555F">
        <w:rPr>
          <w:rFonts w:ascii="Times New Roman" w:hAnsi="Times New Roman" w:cs="Times New Roman"/>
          <w:sz w:val="24"/>
          <w:szCs w:val="24"/>
        </w:rPr>
        <w:t xml:space="preserve"> 330, 444-456.</w:t>
      </w:r>
    </w:p>
    <w:p w14:paraId="5F5AF652" w14:textId="77777777" w:rsidR="00827966" w:rsidRPr="000E555F" w:rsidRDefault="00827966" w:rsidP="00827966">
      <w:pPr>
        <w:autoSpaceDE w:val="0"/>
        <w:autoSpaceDN w:val="0"/>
        <w:adjustRightInd w:val="0"/>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Grogan, D.S., D. Wisser, A. Prusevich, R.B. Lammers, S. Frolking (2017) The use and re-use of unsustainable groundwater for irrigation: A global budget, </w:t>
      </w:r>
      <w:r w:rsidRPr="000E555F">
        <w:rPr>
          <w:rFonts w:ascii="Times New Roman" w:hAnsi="Times New Roman" w:cs="Times New Roman"/>
          <w:i/>
          <w:sz w:val="24"/>
          <w:szCs w:val="24"/>
        </w:rPr>
        <w:t>Environmental Research Letters</w:t>
      </w:r>
      <w:r w:rsidRPr="000E555F">
        <w:rPr>
          <w:rFonts w:ascii="Times New Roman" w:hAnsi="Times New Roman" w:cs="Times New Roman"/>
          <w:sz w:val="24"/>
          <w:szCs w:val="24"/>
        </w:rPr>
        <w:t>, 12(3), 034017, doi: 10.1088/1748-9326/aa5fb2.</w:t>
      </w:r>
    </w:p>
    <w:p w14:paraId="3FA89C14"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Grogan, D.S., F. Zhang, A. Prusevich, R.B. Lammers, D. Wisser, S. Glidden, C. Li, S. Frolking (2015) Quantifying the link between crop production and mined groundwater irrigation in China, </w:t>
      </w:r>
      <w:r w:rsidRPr="000E555F">
        <w:rPr>
          <w:rFonts w:ascii="Times New Roman" w:hAnsi="Times New Roman" w:cs="Times New Roman"/>
          <w:i/>
          <w:sz w:val="24"/>
          <w:szCs w:val="24"/>
        </w:rPr>
        <w:t>Science of the Total Environment</w:t>
      </w:r>
      <w:r w:rsidRPr="000E555F">
        <w:rPr>
          <w:rFonts w:ascii="Times New Roman" w:hAnsi="Times New Roman" w:cs="Times New Roman"/>
          <w:sz w:val="24"/>
          <w:szCs w:val="24"/>
        </w:rPr>
        <w:t>, 511:161-175; doi:10.1016/j.scitotenv.2014.11.076.</w:t>
      </w:r>
    </w:p>
    <w:p w14:paraId="42788182"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Grogan, D.S. (2016) Global and regional assessments of unsustainable groundwater use in irrigated agriculture (doctoral dissertation). Available at Doctoral Dissertations. 2. http://scholars.unh.edu/dissertation/2.</w:t>
      </w:r>
    </w:p>
    <w:p w14:paraId="240D34B1"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Groisman, P.; Bulygina, O.; Henebry, G.; Speranskaya, N.; Shiklomanov, A. et al. (2018) Dry land belt of Northern Eurasia: Contemporary environmental changes and their consequences. </w:t>
      </w:r>
      <w:r w:rsidRPr="000E555F">
        <w:rPr>
          <w:rFonts w:ascii="Times New Roman" w:hAnsi="Times New Roman" w:cs="Times New Roman"/>
          <w:i/>
          <w:sz w:val="24"/>
          <w:szCs w:val="24"/>
        </w:rPr>
        <w:t>Environ. Res. Lett</w:t>
      </w:r>
      <w:r w:rsidRPr="000E555F">
        <w:rPr>
          <w:rFonts w:ascii="Times New Roman" w:hAnsi="Times New Roman" w:cs="Times New Roman"/>
          <w:sz w:val="24"/>
          <w:szCs w:val="24"/>
        </w:rPr>
        <w:t>., 13 115008.</w:t>
      </w:r>
    </w:p>
    <w:p w14:paraId="29AB2353"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Huss, M. and R. Hock (2015) A new model for global glacier change and sea-level rise. </w:t>
      </w:r>
      <w:r w:rsidRPr="000E555F">
        <w:rPr>
          <w:rFonts w:ascii="Times New Roman" w:hAnsi="Times New Roman" w:cs="Times New Roman"/>
          <w:i/>
          <w:sz w:val="24"/>
          <w:szCs w:val="24"/>
        </w:rPr>
        <w:t>Frontiers in Earth Sciences</w:t>
      </w:r>
      <w:r w:rsidRPr="000E555F">
        <w:rPr>
          <w:rFonts w:ascii="Times New Roman" w:hAnsi="Times New Roman" w:cs="Times New Roman"/>
          <w:sz w:val="24"/>
          <w:szCs w:val="24"/>
        </w:rPr>
        <w:t xml:space="preserve"> 3:54, doi: 10.3389/feart.2015.00054.</w:t>
      </w:r>
    </w:p>
    <w:p w14:paraId="2576E366"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Liu, J., T. Hertel, R. Lammers, A. Prusevich, U. Baldos, D. Grogan, S. Frolking (2017) Achieving Sustainable Irrigation Water Withdrawals: Global Impacts on Food Production and Land Use, </w:t>
      </w:r>
      <w:r w:rsidRPr="000E555F">
        <w:rPr>
          <w:rFonts w:ascii="Times New Roman" w:hAnsi="Times New Roman" w:cs="Times New Roman"/>
          <w:i/>
          <w:sz w:val="24"/>
          <w:szCs w:val="24"/>
        </w:rPr>
        <w:t>Environmental Research Letters</w:t>
      </w:r>
      <w:r w:rsidRPr="000E555F">
        <w:rPr>
          <w:rFonts w:ascii="Times New Roman" w:hAnsi="Times New Roman" w:cs="Times New Roman"/>
          <w:sz w:val="24"/>
          <w:szCs w:val="24"/>
        </w:rPr>
        <w:t>, 12(10):104009, http://stacks.iop.org/1748-9326/12/i=10/a=104009.</w:t>
      </w:r>
    </w:p>
    <w:p w14:paraId="5CFE7507"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Rawlins, M.A., R.B. Lammers, S. Frolking, B.M. Fekete, C.J. Vörösmarty (2003) Simulating Pan-Arctic Runoff with a Macro-Scale Terrestrial Water Balance Model, </w:t>
      </w:r>
      <w:r w:rsidRPr="000E555F">
        <w:rPr>
          <w:rFonts w:ascii="Times New Roman" w:hAnsi="Times New Roman" w:cs="Times New Roman"/>
          <w:i/>
          <w:iCs/>
          <w:sz w:val="24"/>
          <w:szCs w:val="24"/>
        </w:rPr>
        <w:t>Hydrological Processes</w:t>
      </w:r>
      <w:r w:rsidRPr="000E555F">
        <w:rPr>
          <w:rFonts w:ascii="Times New Roman" w:hAnsi="Times New Roman" w:cs="Times New Roman"/>
          <w:sz w:val="24"/>
          <w:szCs w:val="24"/>
        </w:rPr>
        <w:t>, 17(13):2521-2539</w:t>
      </w:r>
    </w:p>
    <w:p w14:paraId="28DC777E"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Rawlins, M.A., K.C. McDonald, S. Frolking, R.B. Lammers, M. Fahnestock, J.S. Kimball, C.J. Vörösmarty (2005) Remote sensing of snow thaw at the pan-Arctic scale using the SeaWinds scatterometer, </w:t>
      </w:r>
      <w:r w:rsidRPr="000E555F">
        <w:rPr>
          <w:rFonts w:ascii="Times New Roman" w:hAnsi="Times New Roman" w:cs="Times New Roman"/>
          <w:i/>
          <w:sz w:val="24"/>
          <w:szCs w:val="24"/>
        </w:rPr>
        <w:t>Journal of Hydrology</w:t>
      </w:r>
      <w:r w:rsidRPr="000E555F">
        <w:rPr>
          <w:rFonts w:ascii="Times New Roman" w:hAnsi="Times New Roman" w:cs="Times New Roman"/>
          <w:sz w:val="24"/>
          <w:szCs w:val="24"/>
        </w:rPr>
        <w:t>, 312(1-4):294-311.</w:t>
      </w:r>
    </w:p>
    <w:p w14:paraId="2CE0F078"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Rawlins, M.A., C.J. Willmott, A. Shiklomanov, E. Linder, S. Frolking, R.B. Lammers, C.J. Vörösmarty (2006a) Evaluation of Trends in Derived snowfall and rainfall across Eurasia </w:t>
      </w:r>
      <w:r w:rsidRPr="000E555F">
        <w:rPr>
          <w:rFonts w:ascii="Times New Roman" w:hAnsi="Times New Roman" w:cs="Times New Roman"/>
          <w:sz w:val="24"/>
          <w:szCs w:val="24"/>
        </w:rPr>
        <w:lastRenderedPageBreak/>
        <w:t xml:space="preserve">and linkages with Discharge to the Arctic Ocean, </w:t>
      </w:r>
      <w:r w:rsidRPr="000E555F">
        <w:rPr>
          <w:rFonts w:ascii="Times New Roman" w:hAnsi="Times New Roman" w:cs="Times New Roman"/>
          <w:i/>
          <w:iCs/>
          <w:sz w:val="24"/>
          <w:szCs w:val="24"/>
        </w:rPr>
        <w:t>Geophysical Research Letters</w:t>
      </w:r>
      <w:r w:rsidRPr="000E555F">
        <w:rPr>
          <w:rFonts w:ascii="Times New Roman" w:hAnsi="Times New Roman" w:cs="Times New Roman"/>
          <w:sz w:val="24"/>
          <w:szCs w:val="24"/>
        </w:rPr>
        <w:t>, Vol. 33, L07403, doi:10.1029/2005GL025231.</w:t>
      </w:r>
    </w:p>
    <w:p w14:paraId="4C760150"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eastAsia="Courier New" w:hAnsi="Times New Roman" w:cs="Times New Roman"/>
          <w:sz w:val="24"/>
          <w:szCs w:val="24"/>
        </w:rPr>
        <w:t xml:space="preserve">Rawlins, M.A., Frolking, S., Lammers, R.B., Vörösmarty, C.J. (2006b) Effects of Uncertainty in Climate Inputs on Simulated Evapotranspiration and Runoff in the Western Arctic, </w:t>
      </w:r>
      <w:r w:rsidRPr="000E555F">
        <w:rPr>
          <w:rFonts w:ascii="Times New Roman" w:eastAsia="Courier New" w:hAnsi="Times New Roman" w:cs="Times New Roman"/>
          <w:i/>
          <w:sz w:val="24"/>
          <w:szCs w:val="24"/>
        </w:rPr>
        <w:t>Earth Interactions</w:t>
      </w:r>
      <w:r w:rsidRPr="000E555F">
        <w:rPr>
          <w:rFonts w:ascii="Times New Roman" w:eastAsia="Courier New" w:hAnsi="Times New Roman" w:cs="Times New Roman"/>
          <w:sz w:val="24"/>
          <w:szCs w:val="24"/>
        </w:rPr>
        <w:t>, 10:1-18, doi: 10.1175/EI182.1.</w:t>
      </w:r>
    </w:p>
    <w:p w14:paraId="661D2C1B"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Rawlins, M.A., M. Steele, M.C. Serreze, C.J. Vörösmarty, W. Ermold, R.B. Lammers, K.C. McDonald, T.M. Pavelsky, A. Shiklomanov and J. Zhang (2009) Tracing freshwater anomalies through the air-land-ocean system: A case study from the Mackenzie River basin and the Beaufort Gyre, </w:t>
      </w:r>
      <w:r w:rsidRPr="000E555F">
        <w:rPr>
          <w:rFonts w:ascii="Times New Roman" w:hAnsi="Times New Roman" w:cs="Times New Roman"/>
          <w:i/>
          <w:sz w:val="24"/>
          <w:szCs w:val="24"/>
        </w:rPr>
        <w:t>Atmosphere-Ocean</w:t>
      </w:r>
      <w:r w:rsidRPr="000E555F">
        <w:rPr>
          <w:rFonts w:ascii="Times New Roman" w:hAnsi="Times New Roman" w:cs="Times New Roman"/>
          <w:sz w:val="24"/>
          <w:szCs w:val="24"/>
        </w:rPr>
        <w:t>, 47(1), 79–97, doi:10.3137/OC301.2009.</w:t>
      </w:r>
    </w:p>
    <w:p w14:paraId="4D217C0A" w14:textId="0ABC0B84" w:rsidR="00927DC2" w:rsidRDefault="00927DC2" w:rsidP="00827966">
      <w:pPr>
        <w:spacing w:after="120"/>
        <w:ind w:left="360" w:hanging="360"/>
        <w:rPr>
          <w:rFonts w:ascii="Times New Roman" w:hAnsi="Times New Roman" w:cs="Times New Roman"/>
          <w:iCs/>
          <w:sz w:val="24"/>
          <w:szCs w:val="24"/>
        </w:rPr>
      </w:pPr>
      <w:r w:rsidRPr="00927DC2">
        <w:rPr>
          <w:rFonts w:ascii="Times New Roman" w:hAnsi="Times New Roman" w:cs="Times New Roman"/>
          <w:iCs/>
          <w:sz w:val="24"/>
          <w:szCs w:val="24"/>
        </w:rPr>
        <w:t>Rounce, D. R., Hock, R., &amp; Shean, D. E. (2020). Glacier Mass Change in High Mountain Asia Through 2100 Using the Open-Source Python Glacier Evolution Model (</w:t>
      </w:r>
      <w:proofErr w:type="spellStart"/>
      <w:r w:rsidRPr="00927DC2">
        <w:rPr>
          <w:rFonts w:ascii="Times New Roman" w:hAnsi="Times New Roman" w:cs="Times New Roman"/>
          <w:iCs/>
          <w:sz w:val="24"/>
          <w:szCs w:val="24"/>
        </w:rPr>
        <w:t>PyGEM</w:t>
      </w:r>
      <w:proofErr w:type="spellEnd"/>
      <w:r w:rsidRPr="00927DC2">
        <w:rPr>
          <w:rFonts w:ascii="Times New Roman" w:hAnsi="Times New Roman" w:cs="Times New Roman"/>
          <w:iCs/>
          <w:sz w:val="24"/>
          <w:szCs w:val="24"/>
        </w:rPr>
        <w:t>). Frontiers in Earth Science, 7. https://www.frontiersin.org/article/10.3389/feart.2019.00331</w:t>
      </w:r>
    </w:p>
    <w:p w14:paraId="01D1D39F" w14:textId="418602AD" w:rsidR="00827966" w:rsidRPr="000E555F" w:rsidRDefault="00827966" w:rsidP="00827966">
      <w:pPr>
        <w:spacing w:after="120"/>
        <w:ind w:left="360" w:hanging="360"/>
        <w:rPr>
          <w:rFonts w:ascii="Times New Roman" w:hAnsi="Times New Roman" w:cs="Times New Roman"/>
          <w:iCs/>
          <w:sz w:val="24"/>
          <w:szCs w:val="24"/>
        </w:rPr>
      </w:pPr>
      <w:r w:rsidRPr="000E555F">
        <w:rPr>
          <w:rFonts w:ascii="Times New Roman" w:hAnsi="Times New Roman" w:cs="Times New Roman"/>
          <w:iCs/>
          <w:sz w:val="24"/>
          <w:szCs w:val="24"/>
        </w:rPr>
        <w:t>Samal, N.R., Wollheim, W.M., Zuidema, S., Stewart, R.J., Zhou, Z., Mineau, M.M., Borsuk, M.E., Gardner, K.H., Glidden, S., Huang, T., Lutz, D.A., Mavrommati, G., Thor</w:t>
      </w:r>
      <w:r w:rsidR="00EF4382">
        <w:rPr>
          <w:rFonts w:ascii="Times New Roman" w:hAnsi="Times New Roman" w:cs="Times New Roman"/>
          <w:iCs/>
          <w:sz w:val="24"/>
          <w:szCs w:val="24"/>
        </w:rPr>
        <w:t>n</w:t>
      </w:r>
      <w:r w:rsidRPr="000E555F">
        <w:rPr>
          <w:rFonts w:ascii="Times New Roman" w:hAnsi="Times New Roman" w:cs="Times New Roman"/>
          <w:iCs/>
          <w:sz w:val="24"/>
          <w:szCs w:val="24"/>
        </w:rPr>
        <w:t xml:space="preserve">, A.M., Wake, C.P., &amp; Huber, M. (2017) A coupled terrestrial and aquatic biogeophysical model of the Upper Merrimack River watershed, New Hampshire, to inform ecosystem services evaluation and management under climate and land-cover change, </w:t>
      </w:r>
      <w:r w:rsidRPr="000E555F">
        <w:rPr>
          <w:rFonts w:ascii="Times New Roman" w:hAnsi="Times New Roman" w:cs="Times New Roman"/>
          <w:i/>
          <w:iCs/>
          <w:sz w:val="24"/>
          <w:szCs w:val="24"/>
        </w:rPr>
        <w:t>Ecology and Society</w:t>
      </w:r>
      <w:r w:rsidRPr="000E555F">
        <w:rPr>
          <w:rFonts w:ascii="Times New Roman" w:hAnsi="Times New Roman" w:cs="Times New Roman"/>
          <w:iCs/>
          <w:sz w:val="24"/>
          <w:szCs w:val="24"/>
        </w:rPr>
        <w:t>, 22(4), 18. https://doi.org/10.5751/ES-09662-220418.</w:t>
      </w:r>
    </w:p>
    <w:p w14:paraId="69B02206"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Shiklomanov A.I., R.B. Lammers, D.P. Lettenmaier, Y.M. Polischuk, O. Savichev, L.C. Smith, A.V. Chernokulsky (2012) Hydrological changes: historical analysis, contemporary status and future projections, pp. 111-154, in Groisman, P.Ya. and G. Gutman (eds.) </w:t>
      </w:r>
      <w:r w:rsidRPr="000E555F">
        <w:rPr>
          <w:rFonts w:ascii="Times New Roman" w:hAnsi="Times New Roman" w:cs="Times New Roman"/>
          <w:i/>
          <w:sz w:val="24"/>
          <w:szCs w:val="24"/>
        </w:rPr>
        <w:t>Regional Environmental Changes in Siberia and Their Global Consequences</w:t>
      </w:r>
      <w:r w:rsidRPr="000E555F">
        <w:rPr>
          <w:rFonts w:ascii="Times New Roman" w:hAnsi="Times New Roman" w:cs="Times New Roman"/>
          <w:sz w:val="24"/>
          <w:szCs w:val="24"/>
        </w:rPr>
        <w:t>, Springer Environmental Science and Engineering, Springer, Dordrecht, 357 pp.</w:t>
      </w:r>
    </w:p>
    <w:p w14:paraId="251620EB" w14:textId="77777777" w:rsidR="00827966" w:rsidRPr="000E555F" w:rsidRDefault="00827966" w:rsidP="00827966">
      <w:pPr>
        <w:spacing w:after="120"/>
        <w:ind w:left="360" w:hanging="360"/>
        <w:rPr>
          <w:rFonts w:ascii="Times New Roman" w:hAnsi="Times New Roman" w:cs="Times New Roman"/>
          <w:iCs/>
          <w:sz w:val="24"/>
          <w:szCs w:val="24"/>
        </w:rPr>
      </w:pPr>
      <w:r w:rsidRPr="000E555F">
        <w:rPr>
          <w:rFonts w:ascii="Times New Roman" w:hAnsi="Times New Roman" w:cs="Times New Roman"/>
          <w:iCs/>
          <w:sz w:val="24"/>
          <w:szCs w:val="24"/>
        </w:rPr>
        <w:t xml:space="preserve">Stewart, R.J., W.M. Wollheim, M.N. Gooseff, M.A. Briggs, J.M. Jacobs, B.J. Peterson, and C.S. Hopkinson (2011) Separation of river network–scale nitrogen removal among the main channel and two transient storage compartments, </w:t>
      </w:r>
      <w:r w:rsidRPr="000E555F">
        <w:rPr>
          <w:rFonts w:ascii="Times New Roman" w:hAnsi="Times New Roman" w:cs="Times New Roman"/>
          <w:i/>
          <w:iCs/>
          <w:sz w:val="24"/>
          <w:szCs w:val="24"/>
        </w:rPr>
        <w:t>Water Resour. Res</w:t>
      </w:r>
      <w:r w:rsidRPr="000E555F">
        <w:rPr>
          <w:rFonts w:ascii="Times New Roman" w:hAnsi="Times New Roman" w:cs="Times New Roman"/>
          <w:iCs/>
          <w:sz w:val="24"/>
          <w:szCs w:val="24"/>
        </w:rPr>
        <w:t>., 47, W00J10, doi:10.1029/2010WR009896.</w:t>
      </w:r>
    </w:p>
    <w:p w14:paraId="5CF98E98" w14:textId="77777777" w:rsidR="00827966" w:rsidRPr="000E555F" w:rsidRDefault="00827966" w:rsidP="00827966">
      <w:pPr>
        <w:spacing w:after="120"/>
        <w:ind w:left="360" w:hanging="360"/>
        <w:rPr>
          <w:rFonts w:ascii="Times New Roman" w:hAnsi="Times New Roman" w:cs="Times New Roman"/>
          <w:iCs/>
          <w:sz w:val="24"/>
          <w:szCs w:val="24"/>
        </w:rPr>
      </w:pPr>
      <w:r w:rsidRPr="000E555F">
        <w:rPr>
          <w:rFonts w:ascii="Times New Roman" w:hAnsi="Times New Roman" w:cs="Times New Roman"/>
          <w:iCs/>
          <w:sz w:val="24"/>
          <w:szCs w:val="24"/>
        </w:rPr>
        <w:t xml:space="preserve">Stewart, R.J., W.M. Wollheim, A. Miara, C.J. Vörösmarty, B. Fekete, R.B. Lammers, B. Rosenzweig (2013) Horizontal Cooling Towers:  Riverine Ecosystem Services and the Fate of Thermoelectric Heat in the Contemporary Northeast U.S., </w:t>
      </w:r>
      <w:r w:rsidRPr="000E555F">
        <w:rPr>
          <w:rFonts w:ascii="Times New Roman" w:hAnsi="Times New Roman" w:cs="Times New Roman"/>
          <w:i/>
          <w:iCs/>
          <w:sz w:val="24"/>
          <w:szCs w:val="24"/>
        </w:rPr>
        <w:t>Environmental Research Letters</w:t>
      </w:r>
      <w:r w:rsidRPr="000E555F">
        <w:rPr>
          <w:rFonts w:ascii="Times New Roman" w:hAnsi="Times New Roman" w:cs="Times New Roman"/>
          <w:iCs/>
          <w:sz w:val="24"/>
          <w:szCs w:val="24"/>
        </w:rPr>
        <w:t>, 8:025010, doi:10.1088/1748-9326/8/2/025010.</w:t>
      </w:r>
    </w:p>
    <w:p w14:paraId="6CE03209"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Vörösmarty, C.J., B. Moore, M.P. Gildea, B. Peterson, J. Melillo, D. Kicklighter, J. Raich, E. Rastetter, and P. Steudler (1989) A continental-scale model of water balance and fluvial transport: Application to South America. </w:t>
      </w:r>
      <w:r w:rsidRPr="000E555F">
        <w:rPr>
          <w:rFonts w:ascii="Times New Roman" w:hAnsi="Times New Roman" w:cs="Times New Roman"/>
          <w:i/>
          <w:sz w:val="24"/>
          <w:szCs w:val="24"/>
        </w:rPr>
        <w:t>Global Biogeochemical Cycles</w:t>
      </w:r>
      <w:r w:rsidRPr="000E555F">
        <w:rPr>
          <w:rFonts w:ascii="Times New Roman" w:hAnsi="Times New Roman" w:cs="Times New Roman"/>
          <w:sz w:val="24"/>
          <w:szCs w:val="24"/>
        </w:rPr>
        <w:t xml:space="preserve"> 3:241-65.</w:t>
      </w:r>
    </w:p>
    <w:p w14:paraId="6FEC74C9"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Vörösmarty, C.J., C.A. Federer and A. Schloss (1998) Potential evaporation functions compared on U.S. watersheds: Implications for global-scale water balance and terrestrial ecosystem modeling. </w:t>
      </w:r>
      <w:r w:rsidRPr="000E555F">
        <w:rPr>
          <w:rFonts w:ascii="Times New Roman" w:hAnsi="Times New Roman" w:cs="Times New Roman"/>
          <w:i/>
          <w:sz w:val="24"/>
          <w:szCs w:val="24"/>
        </w:rPr>
        <w:t>Journal of Hydrology</w:t>
      </w:r>
      <w:r w:rsidRPr="000E555F">
        <w:rPr>
          <w:rFonts w:ascii="Times New Roman" w:hAnsi="Times New Roman" w:cs="Times New Roman"/>
          <w:sz w:val="24"/>
          <w:szCs w:val="24"/>
        </w:rPr>
        <w:t xml:space="preserve"> 207: 147-69.</w:t>
      </w:r>
    </w:p>
    <w:p w14:paraId="5D49240D"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lastRenderedPageBreak/>
        <w:t xml:space="preserve">Vörösmarty, C.J. P. Green, J. Salisbury, R.B. Lammers (2000) Global Water Resources: Vulnerability from Climate Change and Population Growth, </w:t>
      </w:r>
      <w:r w:rsidRPr="000E555F">
        <w:rPr>
          <w:rFonts w:ascii="Times New Roman" w:hAnsi="Times New Roman" w:cs="Times New Roman"/>
          <w:i/>
          <w:iCs/>
          <w:sz w:val="24"/>
          <w:szCs w:val="24"/>
        </w:rPr>
        <w:t>Science</w:t>
      </w:r>
      <w:r w:rsidRPr="000E555F">
        <w:rPr>
          <w:rFonts w:ascii="Times New Roman" w:hAnsi="Times New Roman" w:cs="Times New Roman"/>
          <w:sz w:val="24"/>
          <w:szCs w:val="24"/>
        </w:rPr>
        <w:t>, 289:284-288, July 14, 2000.</w:t>
      </w:r>
    </w:p>
    <w:p w14:paraId="59F8E941"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Vörösmarty, C.J., E.M. Douglas, P.A. Green, C. Revenga (2005) Geospatial indicators of emerging water stress: An application to Africa. </w:t>
      </w:r>
      <w:r w:rsidRPr="000E555F">
        <w:rPr>
          <w:rFonts w:ascii="Times New Roman" w:hAnsi="Times New Roman" w:cs="Times New Roman"/>
          <w:i/>
          <w:sz w:val="24"/>
          <w:szCs w:val="24"/>
        </w:rPr>
        <w:t>Ambio</w:t>
      </w:r>
      <w:r w:rsidRPr="000E555F">
        <w:rPr>
          <w:rFonts w:ascii="Times New Roman" w:hAnsi="Times New Roman" w:cs="Times New Roman"/>
          <w:sz w:val="24"/>
          <w:szCs w:val="24"/>
        </w:rPr>
        <w:t>. 34: 230-236.</w:t>
      </w:r>
    </w:p>
    <w:p w14:paraId="3D1936FC"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Vorosmarty, C.J., P.B. McIntyre, Prusevich A.A., et al. (2010). Global threats to human water security and river biodiversity, </w:t>
      </w:r>
      <w:r w:rsidRPr="000E555F">
        <w:rPr>
          <w:rFonts w:ascii="Times New Roman" w:hAnsi="Times New Roman" w:cs="Times New Roman"/>
          <w:i/>
          <w:sz w:val="24"/>
          <w:szCs w:val="24"/>
        </w:rPr>
        <w:t>Nature</w:t>
      </w:r>
      <w:r w:rsidRPr="000E555F">
        <w:rPr>
          <w:rFonts w:ascii="Times New Roman" w:hAnsi="Times New Roman" w:cs="Times New Roman"/>
          <w:sz w:val="24"/>
          <w:szCs w:val="24"/>
        </w:rPr>
        <w:t xml:space="preserve"> 467(7315): 555-561.</w:t>
      </w:r>
    </w:p>
    <w:p w14:paraId="0B5F2942"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Wisser D, S Frolking, EM Douglas, BM Fekete, CJ Vörösmarty, AH Schumann (2008) Global irrigation water demand: Variability and uncertainties arising from agricultural and climate data sets, </w:t>
      </w:r>
      <w:r w:rsidRPr="000E555F">
        <w:rPr>
          <w:rFonts w:ascii="Times New Roman" w:hAnsi="Times New Roman" w:cs="Times New Roman"/>
          <w:i/>
          <w:sz w:val="24"/>
          <w:szCs w:val="24"/>
        </w:rPr>
        <w:t>Geophysical Research Letters</w:t>
      </w:r>
      <w:r w:rsidRPr="000E555F">
        <w:rPr>
          <w:rFonts w:ascii="Times New Roman" w:hAnsi="Times New Roman" w:cs="Times New Roman"/>
          <w:sz w:val="24"/>
          <w:szCs w:val="24"/>
        </w:rPr>
        <w:t xml:space="preserve">, 35, L24408, doi:10.1029/2008GL035296. </w:t>
      </w:r>
    </w:p>
    <w:p w14:paraId="5CBE75EF"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Wisser D, S Frolking, EM Douglas, BM Fekete, AH Schumann, CJ Vörösmarty (2009) The significance of local water resources captured in small reservoirs for crop production – A global-scale analysis. </w:t>
      </w:r>
      <w:r w:rsidRPr="000E555F">
        <w:rPr>
          <w:rFonts w:ascii="Times New Roman" w:hAnsi="Times New Roman" w:cs="Times New Roman"/>
          <w:i/>
          <w:sz w:val="24"/>
          <w:szCs w:val="24"/>
        </w:rPr>
        <w:t>Journal of Hydrology</w:t>
      </w:r>
      <w:r w:rsidRPr="000E555F">
        <w:rPr>
          <w:rFonts w:ascii="Times New Roman" w:hAnsi="Times New Roman" w:cs="Times New Roman"/>
          <w:sz w:val="24"/>
          <w:szCs w:val="24"/>
        </w:rPr>
        <w:t xml:space="preserve">, doi:10.1016/j.jhydrol.2009.07.032. </w:t>
      </w:r>
    </w:p>
    <w:p w14:paraId="11BF2B11"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Wisser D, BM Fekete, CJ Vörösmarty, AH Schumann (2010) Reconstructing 20th century global hydrography: a contribution to the Global Terrestrial Network- Hydrology (GTN-H), </w:t>
      </w:r>
      <w:r w:rsidRPr="000E555F">
        <w:rPr>
          <w:rFonts w:ascii="Times New Roman" w:hAnsi="Times New Roman" w:cs="Times New Roman"/>
          <w:i/>
          <w:sz w:val="24"/>
          <w:szCs w:val="24"/>
        </w:rPr>
        <w:t>Hydrology and Earth System Science</w:t>
      </w:r>
      <w:r w:rsidRPr="000E555F">
        <w:rPr>
          <w:rFonts w:ascii="Times New Roman" w:hAnsi="Times New Roman" w:cs="Times New Roman"/>
          <w:sz w:val="24"/>
          <w:szCs w:val="24"/>
        </w:rPr>
        <w:t xml:space="preserve">, 14, 1-24. </w:t>
      </w:r>
    </w:p>
    <w:p w14:paraId="6DE3EB76"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Wollheim, W.M., C.J. Vorosmarty, A.F. Bouwman, P.A. Green, J. Harrison, E. Linder, B.J. Peterson, S. Seitzinger, and J.P.M. Syvitski (2008). Global N removal by freshwater aquatic systems: a spatially distributed, within-basin approach. </w:t>
      </w:r>
      <w:r w:rsidRPr="000E555F">
        <w:rPr>
          <w:rFonts w:ascii="Times New Roman" w:hAnsi="Times New Roman" w:cs="Times New Roman"/>
          <w:i/>
          <w:sz w:val="24"/>
          <w:szCs w:val="24"/>
        </w:rPr>
        <w:t>Global Biogeochemical Cycles</w:t>
      </w:r>
      <w:r w:rsidRPr="000E555F">
        <w:rPr>
          <w:rFonts w:ascii="Times New Roman" w:hAnsi="Times New Roman" w:cs="Times New Roman"/>
          <w:sz w:val="24"/>
          <w:szCs w:val="24"/>
        </w:rPr>
        <w:t>. GB2026, doi:10.1029/2007GB002963.</w:t>
      </w:r>
    </w:p>
    <w:p w14:paraId="5BCD0839"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Zaveri, E., D.S. Grogan, K. Fisher-Vanden, S. Frolking, R.B. Lammers, D.H. Wrenn, A. Prusevich, R.E. Nicholas (2016) Invisible water, visible impact: Groundwater use and Indian agriculture under climate change, </w:t>
      </w:r>
      <w:r w:rsidRPr="000E555F">
        <w:rPr>
          <w:rFonts w:ascii="Times New Roman" w:hAnsi="Times New Roman" w:cs="Times New Roman"/>
          <w:i/>
          <w:sz w:val="24"/>
          <w:szCs w:val="24"/>
        </w:rPr>
        <w:t>Environmental Research Letters</w:t>
      </w:r>
      <w:r w:rsidRPr="000E555F">
        <w:rPr>
          <w:rFonts w:ascii="Times New Roman" w:hAnsi="Times New Roman" w:cs="Times New Roman"/>
          <w:sz w:val="24"/>
          <w:szCs w:val="24"/>
        </w:rPr>
        <w:t xml:space="preserve">, </w:t>
      </w:r>
      <w:r w:rsidRPr="000E555F">
        <w:rPr>
          <w:rFonts w:ascii="Times New Roman" w:hAnsi="Times New Roman" w:cs="Times New Roman"/>
          <w:bCs/>
          <w:sz w:val="24"/>
          <w:szCs w:val="24"/>
        </w:rPr>
        <w:t>11,</w:t>
      </w:r>
      <w:r w:rsidRPr="000E555F">
        <w:rPr>
          <w:rFonts w:ascii="Times New Roman" w:hAnsi="Times New Roman" w:cs="Times New Roman"/>
          <w:sz w:val="24"/>
          <w:szCs w:val="24"/>
        </w:rPr>
        <w:t xml:space="preserve"> 084005.</w:t>
      </w:r>
    </w:p>
    <w:p w14:paraId="63C1645F" w14:textId="77777777" w:rsidR="00827966" w:rsidRPr="000E555F" w:rsidRDefault="00827966" w:rsidP="00827966">
      <w:pPr>
        <w:spacing w:after="120"/>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Zuidema, S. W.M. Wollheim, M.M. Mineau, M.B. Green, R.J. Stewart (2018) Chloride impairment in a New England river network: regional assessment using a dynamic watershed transport model. </w:t>
      </w:r>
      <w:r w:rsidRPr="000E555F">
        <w:rPr>
          <w:rFonts w:ascii="Times New Roman" w:hAnsi="Times New Roman" w:cs="Times New Roman"/>
          <w:i/>
          <w:sz w:val="24"/>
          <w:szCs w:val="24"/>
        </w:rPr>
        <w:t>Journal of Environmental Quality</w:t>
      </w:r>
      <w:r w:rsidRPr="000E555F">
        <w:rPr>
          <w:rFonts w:ascii="Times New Roman" w:hAnsi="Times New Roman" w:cs="Times New Roman"/>
          <w:sz w:val="24"/>
          <w:szCs w:val="24"/>
        </w:rPr>
        <w:t>. doi:10.2134/jeq2017.11.0418.</w:t>
      </w:r>
    </w:p>
    <w:p w14:paraId="15B4E837" w14:textId="77777777" w:rsidR="00DA31E9" w:rsidRPr="00BB2993" w:rsidRDefault="00DA31E9" w:rsidP="00DA31E9"/>
    <w:p w14:paraId="583D3BED" w14:textId="77777777" w:rsidR="00DA31E9" w:rsidRDefault="00DA31E9" w:rsidP="00DA31E9"/>
    <w:p w14:paraId="4030EAE9" w14:textId="77777777" w:rsidR="00DD7549" w:rsidRDefault="00DD7549">
      <w:pPr>
        <w:pStyle w:val="Normal1"/>
        <w:rPr>
          <w:b/>
          <w:sz w:val="28"/>
          <w:szCs w:val="28"/>
        </w:rPr>
      </w:pPr>
    </w:p>
    <w:p w14:paraId="2FB0B121" w14:textId="77777777" w:rsidR="00DA31E9" w:rsidRDefault="00DA31E9">
      <w:pPr>
        <w:rPr>
          <w:b/>
          <w:sz w:val="28"/>
          <w:szCs w:val="28"/>
          <w:u w:val="single"/>
        </w:rPr>
      </w:pPr>
      <w:r>
        <w:rPr>
          <w:b/>
          <w:sz w:val="28"/>
          <w:szCs w:val="28"/>
          <w:u w:val="single"/>
        </w:rPr>
        <w:br w:type="page"/>
      </w:r>
    </w:p>
    <w:p w14:paraId="28881994" w14:textId="77777777" w:rsidR="00DD7549" w:rsidRPr="000E555F" w:rsidRDefault="00757A28">
      <w:pPr>
        <w:pStyle w:val="Normal1"/>
        <w:rPr>
          <w:rFonts w:ascii="Times New Roman" w:hAnsi="Times New Roman" w:cs="Times New Roman"/>
          <w:b/>
          <w:sz w:val="36"/>
          <w:szCs w:val="36"/>
          <w:u w:val="single"/>
        </w:rPr>
      </w:pPr>
      <w:r w:rsidRPr="000E555F">
        <w:rPr>
          <w:rFonts w:ascii="Times New Roman" w:hAnsi="Times New Roman" w:cs="Times New Roman"/>
          <w:b/>
          <w:sz w:val="36"/>
          <w:szCs w:val="36"/>
          <w:u w:val="single"/>
        </w:rPr>
        <w:lastRenderedPageBreak/>
        <w:t>Core water balance functions</w:t>
      </w:r>
    </w:p>
    <w:p w14:paraId="6C321D7E" w14:textId="77777777" w:rsidR="000E555F" w:rsidRPr="000E555F" w:rsidRDefault="000E555F">
      <w:pPr>
        <w:pStyle w:val="Normal1"/>
        <w:rPr>
          <w:rFonts w:ascii="Times New Roman" w:hAnsi="Times New Roman" w:cs="Times New Roman"/>
          <w:b/>
          <w:sz w:val="36"/>
          <w:szCs w:val="36"/>
        </w:rPr>
      </w:pPr>
    </w:p>
    <w:p w14:paraId="084A0D66" w14:textId="2BBB215E" w:rsidR="00DD7549" w:rsidRPr="000E555F" w:rsidRDefault="00757A28" w:rsidP="000E555F">
      <w:pPr>
        <w:pStyle w:val="Normal1"/>
        <w:numPr>
          <w:ilvl w:val="0"/>
          <w:numId w:val="33"/>
        </w:numPr>
        <w:ind w:left="360"/>
        <w:rPr>
          <w:rFonts w:ascii="Times New Roman" w:hAnsi="Times New Roman" w:cs="Times New Roman"/>
          <w:b/>
          <w:sz w:val="36"/>
          <w:szCs w:val="36"/>
        </w:rPr>
      </w:pPr>
      <w:r w:rsidRPr="000E555F">
        <w:rPr>
          <w:rFonts w:ascii="Times New Roman" w:hAnsi="Times New Roman" w:cs="Times New Roman"/>
          <w:b/>
          <w:sz w:val="36"/>
          <w:szCs w:val="36"/>
        </w:rPr>
        <w:t>Potential evapotranspiration</w:t>
      </w:r>
      <w:ins w:id="18" w:author="Shan Zuidema" w:date="2022-02-17T18:04:00Z">
        <w:r w:rsidR="00122FAA">
          <w:rPr>
            <w:rFonts w:ascii="Times New Roman" w:hAnsi="Times New Roman" w:cs="Times New Roman"/>
            <w:b/>
            <w:sz w:val="36"/>
            <w:szCs w:val="36"/>
          </w:rPr>
          <w:t xml:space="preserve"> (PET)</w:t>
        </w:r>
      </w:ins>
    </w:p>
    <w:p w14:paraId="2870DFE3" w14:textId="52E1C4D4" w:rsidR="00415CEB" w:rsidRPr="00F8581A" w:rsidRDefault="000E555F" w:rsidP="00F8581A">
      <w:pPr>
        <w:pStyle w:val="Heading2"/>
      </w:pPr>
      <w:r w:rsidRPr="00F8581A">
        <w:rPr>
          <w:rStyle w:val="Heading2Char"/>
          <w:b/>
        </w:rPr>
        <w:t>2.1</w:t>
      </w:r>
      <w:r w:rsidRPr="00F8581A">
        <w:t xml:space="preserve"> </w:t>
      </w:r>
      <w:r w:rsidR="00415CEB" w:rsidRPr="00F8581A">
        <w:t xml:space="preserve">Hamon </w:t>
      </w:r>
      <w:commentRangeStart w:id="19"/>
      <w:r w:rsidR="00415CEB" w:rsidRPr="00F8581A">
        <w:t>PET</w:t>
      </w:r>
      <w:commentRangeEnd w:id="19"/>
      <w:r w:rsidR="00F8581A">
        <w:rPr>
          <w:rStyle w:val="CommentReference"/>
          <w:rFonts w:ascii="Arial" w:hAnsi="Arial"/>
          <w:b w:val="0"/>
        </w:rPr>
        <w:commentReference w:id="19"/>
      </w:r>
    </w:p>
    <w:p w14:paraId="2A15B119" w14:textId="4275E500" w:rsidR="00415CEB" w:rsidRPr="000E555F" w:rsidRDefault="00415CEB" w:rsidP="00415CEB">
      <w:pPr>
        <w:widowControl w:val="0"/>
        <w:autoSpaceDE w:val="0"/>
        <w:autoSpaceDN w:val="0"/>
        <w:adjustRightInd w:val="0"/>
        <w:spacing w:after="240" w:line="240" w:lineRule="auto"/>
        <w:rPr>
          <w:rFonts w:ascii="Times New Roman" w:hAnsi="Times New Roman" w:cs="Times New Roman"/>
          <w:sz w:val="24"/>
          <w:szCs w:val="24"/>
          <w:lang w:val="en-US"/>
        </w:rPr>
      </w:pPr>
      <w:r w:rsidRPr="000E555F">
        <w:rPr>
          <w:rFonts w:ascii="Times New Roman" w:hAnsi="Times New Roman" w:cs="Times New Roman"/>
          <w:sz w:val="24"/>
          <w:szCs w:val="24"/>
          <w:lang w:val="en-US"/>
        </w:rPr>
        <w:t xml:space="preserve">Potential evapotranspiration, PET, is the maximum amount of water that can be lost from soil through combined evaporation and transpiration, assuming no shortage of soil water. It provides an upper bound on non-irrigated actual </w:t>
      </w:r>
      <w:r w:rsidR="000E555F" w:rsidRPr="000E555F">
        <w:rPr>
          <w:rFonts w:ascii="Times New Roman" w:hAnsi="Times New Roman" w:cs="Times New Roman"/>
          <w:sz w:val="24"/>
          <w:szCs w:val="24"/>
          <w:lang w:val="en-US"/>
        </w:rPr>
        <w:t>evapotranspiration and</w:t>
      </w:r>
      <w:r w:rsidRPr="000E555F">
        <w:rPr>
          <w:rFonts w:ascii="Times New Roman" w:hAnsi="Times New Roman" w:cs="Times New Roman"/>
          <w:sz w:val="24"/>
          <w:szCs w:val="24"/>
          <w:lang w:val="en-US"/>
        </w:rPr>
        <w:t xml:space="preserve"> is used as a baseline reference for calculating irrigated evapotranspiration. </w:t>
      </w:r>
    </w:p>
    <w:p w14:paraId="0C050978" w14:textId="6E681817" w:rsidR="00415CEB" w:rsidRPr="000E555F" w:rsidRDefault="00415CEB" w:rsidP="00415CEB">
      <w:pPr>
        <w:widowControl w:val="0"/>
        <w:autoSpaceDE w:val="0"/>
        <w:autoSpaceDN w:val="0"/>
        <w:adjustRightInd w:val="0"/>
        <w:spacing w:after="240" w:line="240" w:lineRule="auto"/>
        <w:rPr>
          <w:rFonts w:ascii="Times New Roman" w:hAnsi="Times New Roman" w:cs="Times New Roman"/>
          <w:sz w:val="24"/>
          <w:szCs w:val="24"/>
          <w:lang w:val="en-US"/>
        </w:rPr>
      </w:pPr>
      <w:r w:rsidRPr="000E555F">
        <w:rPr>
          <w:rFonts w:ascii="Times New Roman" w:hAnsi="Times New Roman" w:cs="Times New Roman"/>
          <w:sz w:val="24"/>
          <w:szCs w:val="24"/>
          <w:lang w:val="en-US"/>
        </w:rPr>
        <w:t>WBM can use the Hamon method (Hamon,1963) to calc</w:t>
      </w:r>
      <w:r w:rsidR="00591352" w:rsidRPr="000E555F">
        <w:rPr>
          <w:rFonts w:ascii="Times New Roman" w:hAnsi="Times New Roman" w:cs="Times New Roman"/>
          <w:sz w:val="24"/>
          <w:szCs w:val="24"/>
          <w:lang w:val="en-US"/>
        </w:rPr>
        <w:t>u</w:t>
      </w:r>
      <w:r w:rsidRPr="000E555F">
        <w:rPr>
          <w:rFonts w:ascii="Times New Roman" w:hAnsi="Times New Roman" w:cs="Times New Roman"/>
          <w:sz w:val="24"/>
          <w:szCs w:val="24"/>
          <w:lang w:val="en-US"/>
        </w:rPr>
        <w:t>l</w:t>
      </w:r>
      <w:r w:rsidR="00591352" w:rsidRPr="000E555F">
        <w:rPr>
          <w:rFonts w:ascii="Times New Roman" w:hAnsi="Times New Roman" w:cs="Times New Roman"/>
          <w:sz w:val="24"/>
          <w:szCs w:val="24"/>
          <w:lang w:val="en-US"/>
        </w:rPr>
        <w:t>a</w:t>
      </w:r>
      <w:r w:rsidRPr="000E555F">
        <w:rPr>
          <w:rFonts w:ascii="Times New Roman" w:hAnsi="Times New Roman" w:cs="Times New Roman"/>
          <w:sz w:val="24"/>
          <w:szCs w:val="24"/>
          <w:lang w:val="en-US"/>
        </w:rPr>
        <w:t>te PET</w:t>
      </w:r>
      <w:r w:rsidRPr="000E555F">
        <w:rPr>
          <w:rFonts w:ascii="Times New Roman" w:hAnsi="Times New Roman" w:cs="Times New Roman"/>
          <w:position w:val="-6"/>
          <w:sz w:val="24"/>
          <w:szCs w:val="24"/>
          <w:lang w:val="en-US"/>
        </w:rPr>
        <w:t xml:space="preserve"> </w:t>
      </w:r>
      <w:r w:rsidRPr="000E555F">
        <w:rPr>
          <w:rFonts w:ascii="Times New Roman" w:hAnsi="Times New Roman" w:cs="Times New Roman"/>
          <w:sz w:val="24"/>
          <w:szCs w:val="24"/>
          <w:lang w:val="en-US"/>
        </w:rPr>
        <w:t>[mm]. This is the least data-intensive method, and it was found to estimate global average PET as well as other, more data-intensive methods. Additionally, Vorosmarty (1998) found that amongst the reference-surface PET methods, the Hamon method produced both the lowest mean annual error and the smallest bias when compared to observation data.</w:t>
      </w:r>
    </w:p>
    <w:p w14:paraId="0F3D5C4E" w14:textId="4A59B018" w:rsidR="00415CEB" w:rsidRPr="000E555F" w:rsidRDefault="00415CEB" w:rsidP="00415CEB">
      <w:pPr>
        <w:widowControl w:val="0"/>
        <w:autoSpaceDE w:val="0"/>
        <w:autoSpaceDN w:val="0"/>
        <w:adjustRightInd w:val="0"/>
        <w:spacing w:after="240" w:line="240" w:lineRule="auto"/>
        <w:rPr>
          <w:rFonts w:ascii="Times New Roman" w:hAnsi="Times New Roman" w:cs="Times New Roman"/>
          <w:sz w:val="24"/>
          <w:szCs w:val="24"/>
          <w:lang w:val="en-US"/>
        </w:rPr>
      </w:pPr>
      <m:oMath>
        <m:r>
          <w:rPr>
            <w:rFonts w:ascii="Cambria Math" w:hAnsi="Cambria Math" w:cs="Times New Roman"/>
            <w:sz w:val="24"/>
            <w:szCs w:val="24"/>
            <w:lang w:val="en-US"/>
          </w:rPr>
          <m:t xml:space="preserve">PET=330.2 Λ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ρ</m:t>
            </m:r>
          </m:e>
          <m:sub>
            <m:r>
              <w:rPr>
                <w:rFonts w:ascii="Cambria Math" w:hAnsi="Cambria Math" w:cs="Times New Roman"/>
                <w:sz w:val="24"/>
                <w:szCs w:val="24"/>
                <w:lang w:val="en-US"/>
              </w:rPr>
              <m:t>sat</m:t>
            </m:r>
          </m:sub>
        </m:sSub>
      </m:oMath>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t xml:space="preserve"> (2.1-1)</w:t>
      </w:r>
    </w:p>
    <w:p w14:paraId="1D37C375" w14:textId="5ABE9AA2" w:rsidR="00415CEB" w:rsidRPr="000E555F" w:rsidRDefault="00F27D7F" w:rsidP="00415CEB">
      <w:pPr>
        <w:widowControl w:val="0"/>
        <w:autoSpaceDE w:val="0"/>
        <w:autoSpaceDN w:val="0"/>
        <w:adjustRightInd w:val="0"/>
        <w:spacing w:after="240" w:line="240" w:lineRule="auto"/>
        <w:rPr>
          <w:rFonts w:ascii="Times New Roman" w:hAnsi="Times New Roman" w:cs="Times New Roman"/>
          <w:sz w:val="24"/>
          <w:szCs w:val="24"/>
          <w:lang w:val="en-US"/>
        </w:rPr>
      </w:pPr>
      <w:r w:rsidRPr="000E555F">
        <w:rPr>
          <w:rFonts w:ascii="Times New Roman" w:hAnsi="Times New Roman" w:cs="Times New Roman"/>
          <w:sz w:val="24"/>
          <w:szCs w:val="24"/>
          <w:lang w:val="en-US"/>
        </w:rPr>
        <w:t>where</w:t>
      </w:r>
    </w:p>
    <w:p w14:paraId="7D69B12A" w14:textId="49AC4975" w:rsidR="00F27D7F" w:rsidRPr="000E555F" w:rsidRDefault="00F27D7F" w:rsidP="00415CEB">
      <w:pPr>
        <w:widowControl w:val="0"/>
        <w:autoSpaceDE w:val="0"/>
        <w:autoSpaceDN w:val="0"/>
        <w:adjustRightInd w:val="0"/>
        <w:spacing w:after="240" w:line="240" w:lineRule="auto"/>
        <w:rPr>
          <w:rFonts w:ascii="Times New Roman" w:hAnsi="Times New Roman" w:cs="Times New Roman"/>
          <w:color w:val="000000"/>
          <w:sz w:val="24"/>
          <w:szCs w:val="24"/>
        </w:rPr>
      </w:pPr>
      <w:r w:rsidRPr="000E555F">
        <w:rPr>
          <w:rFonts w:ascii="Times New Roman" w:hAnsi="Times New Roman" w:cs="Times New Roman"/>
          <w:b/>
          <w:color w:val="000000"/>
          <w:sz w:val="24"/>
          <w:szCs w:val="24"/>
        </w:rPr>
        <w:t xml:space="preserve">Λ = </w:t>
      </w:r>
      <w:r w:rsidRPr="000E555F">
        <w:rPr>
          <w:rFonts w:ascii="Times New Roman" w:hAnsi="Times New Roman" w:cs="Times New Roman"/>
          <w:color w:val="000000"/>
          <w:sz w:val="24"/>
          <w:szCs w:val="24"/>
        </w:rPr>
        <w:t>day length, expressed as a fraction of a 12-hour period</w:t>
      </w:r>
    </w:p>
    <w:p w14:paraId="69416441" w14:textId="3A847680" w:rsidR="00F27D7F" w:rsidRPr="000E555F" w:rsidRDefault="00000000" w:rsidP="00415CEB">
      <w:pPr>
        <w:widowControl w:val="0"/>
        <w:autoSpaceDE w:val="0"/>
        <w:autoSpaceDN w:val="0"/>
        <w:adjustRightInd w:val="0"/>
        <w:spacing w:after="240" w:line="240" w:lineRule="auto"/>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ρ</m:t>
            </m:r>
          </m:e>
          <m:sub>
            <m:r>
              <w:rPr>
                <w:rFonts w:ascii="Cambria Math" w:hAnsi="Cambria Math" w:cs="Times New Roman"/>
                <w:sz w:val="24"/>
                <w:szCs w:val="24"/>
                <w:lang w:val="en-US"/>
              </w:rPr>
              <m:t>sat</m:t>
            </m:r>
          </m:sub>
        </m:sSub>
        <m:r>
          <w:rPr>
            <w:rFonts w:ascii="Cambria Math" w:hAnsi="Cambria Math" w:cs="Times New Roman"/>
            <w:sz w:val="24"/>
            <w:szCs w:val="24"/>
            <w:lang w:val="en-US"/>
          </w:rPr>
          <m:t>=2.167</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sat</m:t>
                </m:r>
              </m:sub>
            </m:sSub>
          </m:num>
          <m:den>
            <m:r>
              <w:rPr>
                <w:rFonts w:ascii="Cambria Math" w:hAnsi="Cambria Math" w:cs="Times New Roman"/>
                <w:sz w:val="24"/>
                <w:szCs w:val="24"/>
                <w:lang w:val="en-US"/>
              </w:rPr>
              <m:t>T+273.15</m:t>
            </m:r>
          </m:den>
        </m:f>
      </m:oMath>
      <w:r w:rsidR="00F27D7F" w:rsidRPr="000E555F">
        <w:rPr>
          <w:rFonts w:ascii="Times New Roman" w:hAnsi="Times New Roman" w:cs="Times New Roman"/>
          <w:sz w:val="24"/>
          <w:szCs w:val="24"/>
          <w:lang w:val="en-US"/>
        </w:rPr>
        <w:t xml:space="preserve"> [g m</w:t>
      </w:r>
      <w:r w:rsidR="00F27D7F" w:rsidRPr="000E555F">
        <w:rPr>
          <w:rFonts w:ascii="Times New Roman" w:hAnsi="Times New Roman" w:cs="Times New Roman"/>
          <w:sz w:val="24"/>
          <w:szCs w:val="24"/>
          <w:vertAlign w:val="superscript"/>
          <w:lang w:val="en-US"/>
        </w:rPr>
        <w:t>-3</w:t>
      </w:r>
      <w:r w:rsidR="00F27D7F" w:rsidRPr="000E555F">
        <w:rPr>
          <w:rFonts w:ascii="Times New Roman" w:hAnsi="Times New Roman" w:cs="Times New Roman"/>
          <w:sz w:val="24"/>
          <w:szCs w:val="24"/>
          <w:lang w:val="en-US"/>
        </w:rPr>
        <w:t>]</w:t>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t xml:space="preserve"> (2.1-2)</w:t>
      </w:r>
    </w:p>
    <w:p w14:paraId="5F5AB548" w14:textId="4FCFE5E2" w:rsidR="00286786" w:rsidRPr="000E555F" w:rsidRDefault="00F27D7F" w:rsidP="000E555F">
      <w:pPr>
        <w:widowControl w:val="0"/>
        <w:autoSpaceDE w:val="0"/>
        <w:autoSpaceDN w:val="0"/>
        <w:adjustRightInd w:val="0"/>
        <w:spacing w:after="240" w:line="240" w:lineRule="auto"/>
        <w:rPr>
          <w:rFonts w:ascii="Times New Roman" w:hAnsi="Times New Roman" w:cs="Times New Roman"/>
          <w:sz w:val="24"/>
          <w:szCs w:val="24"/>
          <w:lang w:val="en-US"/>
        </w:rPr>
      </w:pPr>
      <w:r w:rsidRPr="000E555F">
        <w:rPr>
          <w:rFonts w:ascii="Times New Roman" w:hAnsi="Times New Roman" w:cs="Times New Roman"/>
          <w:i/>
          <w:sz w:val="24"/>
          <w:szCs w:val="24"/>
          <w:lang w:val="en-US"/>
        </w:rPr>
        <w:t>T</w:t>
      </w:r>
      <w:r w:rsidRPr="000E555F">
        <w:rPr>
          <w:rFonts w:ascii="Times New Roman" w:hAnsi="Times New Roman" w:cs="Times New Roman"/>
          <w:sz w:val="24"/>
          <w:szCs w:val="24"/>
          <w:lang w:val="en-US"/>
        </w:rPr>
        <w:t xml:space="preserve"> = daily mean temperature [</w:t>
      </w:r>
      <w:r w:rsidRPr="000E555F">
        <w:rPr>
          <w:rFonts w:ascii="Times New Roman" w:hAnsi="Times New Roman" w:cs="Times New Roman"/>
          <w:b/>
          <w:color w:val="000000"/>
          <w:sz w:val="24"/>
          <w:szCs w:val="24"/>
        </w:rPr>
        <w:t>°</w:t>
      </w:r>
      <w:r w:rsidRPr="000E555F">
        <w:rPr>
          <w:rFonts w:ascii="Times New Roman" w:hAnsi="Times New Roman" w:cs="Times New Roman"/>
          <w:sz w:val="24"/>
          <w:szCs w:val="24"/>
          <w:lang w:val="en-US"/>
        </w:rPr>
        <w:t>C]</w:t>
      </w:r>
    </w:p>
    <w:p w14:paraId="01AB3422" w14:textId="2DC215B1" w:rsidR="000E555F" w:rsidRDefault="00000000">
      <w:pPr>
        <w:rPr>
          <w:rFonts w:ascii="Times New Roman" w:hAnsi="Times New Roman" w:cs="Times New Roman"/>
          <w:sz w:val="24"/>
          <w:szCs w:val="24"/>
          <w:lang w:val="en-US"/>
        </w:rPr>
      </w:pPr>
      <m:oMath>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sat</m:t>
            </m:r>
          </m:sub>
        </m:sSub>
        <m:r>
          <w:rPr>
            <w:rFonts w:ascii="Cambria Math" w:hAnsi="Cambria Math" w:cs="Times New Roman"/>
            <w:sz w:val="24"/>
            <w:szCs w:val="24"/>
          </w:rPr>
          <m:t>=</m:t>
        </m:r>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r>
                  <w:rPr>
                    <w:rFonts w:ascii="Cambria Math" w:hAnsi="Cambria Math" w:cs="Times New Roman"/>
                    <w:sz w:val="24"/>
                    <w:szCs w:val="24"/>
                  </w:rPr>
                  <m:t xml:space="preserve">0.61078 </m:t>
                </m:r>
                <m:sSup>
                  <m:sSupPr>
                    <m:ctrlPr>
                      <w:rPr>
                        <w:rFonts w:ascii="Cambria Math" w:hAnsi="Cambria Math" w:cs="Times New Roman"/>
                        <w:bCs/>
                        <w:i/>
                        <w:sz w:val="24"/>
                        <w:szCs w:val="24"/>
                      </w:rPr>
                    </m:ctrlPr>
                  </m:sSupPr>
                  <m:e>
                    <m:r>
                      <w:rPr>
                        <w:rFonts w:ascii="Cambria Math" w:hAnsi="Cambria Math" w:cs="Times New Roman"/>
                        <w:sz w:val="24"/>
                        <w:szCs w:val="24"/>
                      </w:rPr>
                      <m:t>e</m:t>
                    </m:r>
                  </m:e>
                  <m:sup>
                    <m:f>
                      <m:fPr>
                        <m:ctrlPr>
                          <w:rPr>
                            <w:rFonts w:ascii="Cambria Math" w:hAnsi="Cambria Math" w:cs="Times New Roman"/>
                            <w:bCs/>
                            <w:i/>
                            <w:sz w:val="24"/>
                            <w:szCs w:val="24"/>
                          </w:rPr>
                        </m:ctrlPr>
                      </m:fPr>
                      <m:num>
                        <m:r>
                          <w:rPr>
                            <w:rFonts w:ascii="Cambria Math" w:hAnsi="Cambria Math" w:cs="Times New Roman"/>
                            <w:sz w:val="24"/>
                            <w:szCs w:val="24"/>
                          </w:rPr>
                          <m:t>T</m:t>
                        </m:r>
                      </m:num>
                      <m:den>
                        <m:r>
                          <w:rPr>
                            <w:rFonts w:ascii="Cambria Math" w:hAnsi="Cambria Math" w:cs="Times New Roman"/>
                            <w:sz w:val="24"/>
                            <w:szCs w:val="24"/>
                          </w:rPr>
                          <m:t>t+237.3</m:t>
                        </m:r>
                      </m:den>
                    </m:f>
                  </m:sup>
                </m:sSup>
                <m:r>
                  <w:rPr>
                    <w:rFonts w:ascii="Cambria Math" w:hAnsi="Cambria Math" w:cs="Times New Roman"/>
                    <w:sz w:val="24"/>
                    <w:szCs w:val="24"/>
                  </w:rPr>
                  <m:t xml:space="preserve">  if 0≤T</m:t>
                </m:r>
              </m:e>
              <m:e>
                <m:r>
                  <w:rPr>
                    <w:rFonts w:ascii="Cambria Math" w:hAnsi="Cambria Math" w:cs="Times New Roman"/>
                    <w:sz w:val="24"/>
                    <w:szCs w:val="24"/>
                  </w:rPr>
                  <m:t xml:space="preserve">0.61078 </m:t>
                </m:r>
                <m:sSup>
                  <m:sSupPr>
                    <m:ctrlPr>
                      <w:rPr>
                        <w:rFonts w:ascii="Cambria Math" w:hAnsi="Cambria Math" w:cs="Times New Roman"/>
                        <w:bCs/>
                        <w:i/>
                        <w:sz w:val="24"/>
                        <w:szCs w:val="24"/>
                      </w:rPr>
                    </m:ctrlPr>
                  </m:sSupPr>
                  <m:e>
                    <m:r>
                      <w:rPr>
                        <w:rFonts w:ascii="Cambria Math" w:hAnsi="Cambria Math" w:cs="Times New Roman"/>
                        <w:sz w:val="24"/>
                        <w:szCs w:val="24"/>
                      </w:rPr>
                      <m:t>e</m:t>
                    </m:r>
                  </m:e>
                  <m:sup>
                    <m:f>
                      <m:fPr>
                        <m:ctrlPr>
                          <w:rPr>
                            <w:rFonts w:ascii="Cambria Math" w:hAnsi="Cambria Math" w:cs="Times New Roman"/>
                            <w:bCs/>
                            <w:i/>
                            <w:sz w:val="24"/>
                            <w:szCs w:val="24"/>
                          </w:rPr>
                        </m:ctrlPr>
                      </m:fPr>
                      <m:num>
                        <m:r>
                          <w:rPr>
                            <w:rFonts w:ascii="Cambria Math" w:hAnsi="Cambria Math" w:cs="Times New Roman"/>
                            <w:sz w:val="24"/>
                            <w:szCs w:val="24"/>
                          </w:rPr>
                          <m:t>T</m:t>
                        </m:r>
                      </m:num>
                      <m:den>
                        <m:r>
                          <w:rPr>
                            <w:rFonts w:ascii="Cambria Math" w:hAnsi="Cambria Math" w:cs="Times New Roman"/>
                            <w:sz w:val="24"/>
                            <w:szCs w:val="24"/>
                          </w:rPr>
                          <m:t>t+265.5</m:t>
                        </m:r>
                      </m:den>
                    </m:f>
                  </m:sup>
                </m:sSup>
                <m:r>
                  <w:rPr>
                    <w:rFonts w:ascii="Cambria Math" w:hAnsi="Cambria Math" w:cs="Times New Roman"/>
                    <w:sz w:val="24"/>
                    <w:szCs w:val="24"/>
                  </w:rPr>
                  <m:t xml:space="preserve">  if 0&gt;T</m:t>
                </m:r>
              </m:e>
            </m:eqArr>
          </m:e>
        </m:d>
      </m:oMath>
      <w:r w:rsidR="000E555F">
        <w:rPr>
          <w:rFonts w:ascii="Times New Roman" w:hAnsi="Times New Roman" w:cs="Times New Roman"/>
          <w:bCs/>
          <w:sz w:val="24"/>
          <w:szCs w:val="24"/>
        </w:rPr>
        <w:tab/>
      </w:r>
      <w:r w:rsidR="000E555F" w:rsidRPr="000E555F">
        <w:rPr>
          <w:rFonts w:ascii="Times New Roman" w:hAnsi="Times New Roman" w:cs="Times New Roman"/>
          <w:sz w:val="24"/>
          <w:szCs w:val="24"/>
          <w:lang w:val="en-US"/>
        </w:rPr>
        <w:t>[kg m</w:t>
      </w:r>
      <w:r w:rsidR="000E555F" w:rsidRPr="000E555F">
        <w:rPr>
          <w:rFonts w:ascii="Times New Roman" w:hAnsi="Times New Roman" w:cs="Times New Roman"/>
          <w:sz w:val="24"/>
          <w:szCs w:val="24"/>
          <w:vertAlign w:val="superscript"/>
          <w:lang w:val="en-US"/>
        </w:rPr>
        <w:t>-1</w:t>
      </w:r>
      <w:r w:rsidR="000E555F" w:rsidRPr="000E555F">
        <w:rPr>
          <w:rFonts w:ascii="Times New Roman" w:hAnsi="Times New Roman" w:cs="Times New Roman"/>
          <w:sz w:val="24"/>
          <w:szCs w:val="24"/>
          <w:lang w:val="en-US"/>
        </w:rPr>
        <w:t>s</w:t>
      </w:r>
      <w:r w:rsidR="000E555F" w:rsidRPr="000E555F">
        <w:rPr>
          <w:rFonts w:ascii="Times New Roman" w:hAnsi="Times New Roman" w:cs="Times New Roman"/>
          <w:sz w:val="24"/>
          <w:szCs w:val="24"/>
          <w:vertAlign w:val="superscript"/>
          <w:lang w:val="en-US"/>
        </w:rPr>
        <w:t>-2</w:t>
      </w:r>
      <w:r w:rsidR="000E555F" w:rsidRPr="000E555F">
        <w:rPr>
          <w:rFonts w:ascii="Times New Roman" w:hAnsi="Times New Roman" w:cs="Times New Roman"/>
          <w:sz w:val="24"/>
          <w:szCs w:val="24"/>
          <w:lang w:val="en-US"/>
        </w:rPr>
        <w:t>]</w:t>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r>
      <w:r w:rsidR="000E555F">
        <w:rPr>
          <w:rFonts w:ascii="Times New Roman" w:hAnsi="Times New Roman" w:cs="Times New Roman"/>
          <w:sz w:val="24"/>
          <w:szCs w:val="24"/>
          <w:lang w:val="en-US"/>
        </w:rPr>
        <w:tab/>
        <w:t xml:space="preserve"> (2.1-3)</w:t>
      </w:r>
    </w:p>
    <w:p w14:paraId="13A10032" w14:textId="77777777" w:rsidR="000E555F" w:rsidRDefault="000E555F">
      <w:pPr>
        <w:rPr>
          <w:rFonts w:ascii="Times New Roman" w:hAnsi="Times New Roman" w:cs="Times New Roman"/>
          <w:sz w:val="24"/>
          <w:szCs w:val="24"/>
          <w:lang w:val="en-US"/>
        </w:rPr>
      </w:pPr>
    </w:p>
    <w:p w14:paraId="38C53FC2" w14:textId="77777777" w:rsidR="000E555F" w:rsidRDefault="000E555F">
      <w:pPr>
        <w:rPr>
          <w:rFonts w:ascii="Times New Roman" w:hAnsi="Times New Roman" w:cs="Times New Roman"/>
          <w:sz w:val="24"/>
          <w:szCs w:val="24"/>
          <w:lang w:val="en-US"/>
        </w:rPr>
      </w:pPr>
    </w:p>
    <w:p w14:paraId="7966ECDE" w14:textId="77777777" w:rsidR="000E555F" w:rsidRDefault="000E555F" w:rsidP="000E555F">
      <w:pPr>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4F905CB6" w14:textId="047244E7" w:rsidR="000E555F" w:rsidRDefault="000E555F" w:rsidP="005F6BF0">
      <w:pPr>
        <w:ind w:left="360" w:hanging="360"/>
        <w:rPr>
          <w:rFonts w:ascii="Times New Roman" w:hAnsi="Times New Roman" w:cs="Times New Roman"/>
          <w:sz w:val="24"/>
          <w:szCs w:val="24"/>
        </w:rPr>
      </w:pPr>
      <w:r w:rsidRPr="000E555F">
        <w:rPr>
          <w:rFonts w:ascii="Times New Roman" w:hAnsi="Times New Roman" w:cs="Times New Roman"/>
          <w:sz w:val="24"/>
          <w:szCs w:val="24"/>
        </w:rPr>
        <w:t xml:space="preserve">Hamon, W. R. (1963) Computation of direct runoff amounts from storm rain- fall, International Association of </w:t>
      </w:r>
      <w:r w:rsidR="005F6BF0">
        <w:rPr>
          <w:rFonts w:ascii="Times New Roman" w:hAnsi="Times New Roman" w:cs="Times New Roman"/>
          <w:sz w:val="24"/>
          <w:szCs w:val="24"/>
        </w:rPr>
        <w:t xml:space="preserve">Hydrological </w:t>
      </w:r>
      <w:r w:rsidR="005F6BF0" w:rsidRPr="000E555F">
        <w:rPr>
          <w:rFonts w:ascii="Times New Roman" w:hAnsi="Times New Roman" w:cs="Times New Roman"/>
          <w:sz w:val="24"/>
          <w:szCs w:val="24"/>
        </w:rPr>
        <w:t>Sciences</w:t>
      </w:r>
      <w:r w:rsidRPr="000E555F">
        <w:rPr>
          <w:rFonts w:ascii="Times New Roman" w:hAnsi="Times New Roman" w:cs="Times New Roman"/>
          <w:sz w:val="24"/>
          <w:szCs w:val="24"/>
        </w:rPr>
        <w:t xml:space="preserve"> Publications, 63, 52-62. </w:t>
      </w:r>
    </w:p>
    <w:p w14:paraId="3B7D2163" w14:textId="77777777" w:rsidR="005F6BF0" w:rsidRPr="000E555F" w:rsidRDefault="005F6BF0" w:rsidP="000E555F">
      <w:pPr>
        <w:rPr>
          <w:rFonts w:ascii="Times New Roman" w:hAnsi="Times New Roman" w:cs="Times New Roman"/>
          <w:b/>
          <w:bCs/>
          <w:sz w:val="24"/>
          <w:szCs w:val="24"/>
          <w:lang w:val="en-US"/>
        </w:rPr>
      </w:pPr>
    </w:p>
    <w:p w14:paraId="677172C1" w14:textId="534825D1" w:rsidR="00827966" w:rsidRPr="000E555F" w:rsidRDefault="00286786" w:rsidP="000E555F">
      <w:pPr>
        <w:pStyle w:val="ListParagraph"/>
        <w:numPr>
          <w:ilvl w:val="1"/>
          <w:numId w:val="33"/>
        </w:numPr>
        <w:ind w:left="540" w:hanging="540"/>
        <w:rPr>
          <w:rFonts w:ascii="Times New Roman" w:hAnsi="Times New Roman" w:cs="Times New Roman"/>
          <w:b/>
          <w:sz w:val="32"/>
          <w:szCs w:val="32"/>
        </w:rPr>
      </w:pPr>
      <w:r w:rsidRPr="000E555F">
        <w:rPr>
          <w:rFonts w:ascii="Times New Roman" w:hAnsi="Times New Roman" w:cs="Times New Roman"/>
          <w:bCs/>
          <w:sz w:val="24"/>
          <w:szCs w:val="24"/>
        </w:rPr>
        <w:br w:type="page"/>
      </w:r>
      <w:r w:rsidRPr="000E555F">
        <w:rPr>
          <w:rFonts w:ascii="Times New Roman" w:hAnsi="Times New Roman" w:cs="Times New Roman"/>
          <w:b/>
          <w:sz w:val="32"/>
          <w:szCs w:val="32"/>
        </w:rPr>
        <w:lastRenderedPageBreak/>
        <w:t>Penman-Montieth PET</w:t>
      </w:r>
      <w:r w:rsidR="00827966" w:rsidRPr="000E555F">
        <w:rPr>
          <w:rFonts w:ascii="Times New Roman" w:hAnsi="Times New Roman" w:cs="Times New Roman"/>
          <w:b/>
          <w:sz w:val="32"/>
          <w:szCs w:val="32"/>
        </w:rPr>
        <w:t xml:space="preserve"> </w:t>
      </w:r>
    </w:p>
    <w:p w14:paraId="37B3EDE2" w14:textId="372195C4" w:rsidR="00827966" w:rsidRPr="000E555F" w:rsidRDefault="00827966" w:rsidP="00827966">
      <w:pPr>
        <w:rPr>
          <w:rFonts w:ascii="Times New Roman" w:hAnsi="Times New Roman" w:cs="Times New Roman"/>
          <w:sz w:val="24"/>
          <w:szCs w:val="24"/>
        </w:rPr>
      </w:pPr>
      <w:r w:rsidRPr="000E555F">
        <w:rPr>
          <w:rFonts w:ascii="Times New Roman" w:hAnsi="Times New Roman" w:cs="Times New Roman"/>
          <w:sz w:val="24"/>
          <w:szCs w:val="24"/>
        </w:rPr>
        <w:t>WBM can calculate potential evapotranspiration (</w:t>
      </w: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oMath>
      <w:r w:rsidRPr="000E555F">
        <w:rPr>
          <w:rFonts w:ascii="Times New Roman" w:eastAsiaTheme="minorEastAsia" w:hAnsi="Times New Roman" w:cs="Times New Roman"/>
          <w:sz w:val="24"/>
          <w:szCs w:val="24"/>
        </w:rPr>
        <w:t xml:space="preserve"> [mm d</w:t>
      </w:r>
      <w:r w:rsidRPr="000E555F">
        <w:rPr>
          <w:rFonts w:ascii="Times New Roman" w:eastAsiaTheme="minorEastAsia" w:hAnsi="Times New Roman" w:cs="Times New Roman"/>
          <w:sz w:val="24"/>
          <w:szCs w:val="24"/>
          <w:vertAlign w:val="superscript"/>
        </w:rPr>
        <w:t>-1</w:t>
      </w:r>
      <w:r w:rsidRPr="000E555F">
        <w:rPr>
          <w:rFonts w:ascii="Times New Roman" w:eastAsiaTheme="minorEastAsia" w:hAnsi="Times New Roman" w:cs="Times New Roman"/>
          <w:sz w:val="24"/>
          <w:szCs w:val="24"/>
        </w:rPr>
        <w:t>]</w:t>
      </w:r>
      <w:r w:rsidRPr="000E555F">
        <w:rPr>
          <w:rFonts w:ascii="Times New Roman" w:hAnsi="Times New Roman" w:cs="Times New Roman"/>
          <w:sz w:val="24"/>
          <w:szCs w:val="24"/>
        </w:rPr>
        <w:t xml:space="preserve">) using derivatives of the combination equations pioneered by Penman (1948) and Monteith (1965) as described in Dingman (2002).  Penman-Monteith potential </w:t>
      </w:r>
      <w:r w:rsidR="00EF4382" w:rsidRPr="000E555F">
        <w:rPr>
          <w:rFonts w:ascii="Times New Roman" w:hAnsi="Times New Roman" w:cs="Times New Roman"/>
          <w:sz w:val="24"/>
          <w:szCs w:val="24"/>
        </w:rPr>
        <w:t>evapotranspiration</w:t>
      </w:r>
      <w:r w:rsidRPr="000E555F">
        <w:rPr>
          <w:rFonts w:ascii="Times New Roman" w:hAnsi="Times New Roman" w:cs="Times New Roman"/>
          <w:sz w:val="24"/>
          <w:szCs w:val="24"/>
        </w:rPr>
        <w:t xml:space="preserve"> (</w:t>
      </w: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oMath>
      <w:r w:rsidRPr="000E555F">
        <w:rPr>
          <w:rFonts w:ascii="Times New Roman" w:hAnsi="Times New Roman" w:cs="Times New Roman"/>
          <w:sz w:val="24"/>
          <w:szCs w:val="24"/>
        </w:rPr>
        <w:t xml:space="preserve">) is given by equation </w:t>
      </w:r>
      <w:r w:rsidR="000E555F">
        <w:rPr>
          <w:rFonts w:ascii="Times New Roman" w:hAnsi="Times New Roman" w:cs="Times New Roman"/>
          <w:sz w:val="24"/>
          <w:szCs w:val="24"/>
        </w:rPr>
        <w:t>2.2-1</w:t>
      </w:r>
      <w:r w:rsidRPr="000E555F">
        <w:rPr>
          <w:rFonts w:ascii="Times New Roman" w:hAnsi="Times New Roman" w:cs="Times New Roman"/>
          <w:sz w:val="24"/>
          <w:szCs w:val="24"/>
        </w:rPr>
        <w:t xml:space="preserve"> below, and is calculated for soil area of each pixel at a daily time-step.</w:t>
      </w:r>
    </w:p>
    <w:tbl>
      <w:tblPr>
        <w:tblW w:w="5000" w:type="pct"/>
        <w:tblCellMar>
          <w:left w:w="29" w:type="dxa"/>
          <w:right w:w="29" w:type="dxa"/>
        </w:tblCellMar>
        <w:tblLook w:val="04A0" w:firstRow="1" w:lastRow="0" w:firstColumn="1" w:lastColumn="0" w:noHBand="0" w:noVBand="1"/>
      </w:tblPr>
      <w:tblGrid>
        <w:gridCol w:w="1404"/>
        <w:gridCol w:w="6552"/>
        <w:gridCol w:w="1404"/>
      </w:tblGrid>
      <w:tr w:rsidR="00827966" w:rsidRPr="000E555F" w14:paraId="3853EA7C" w14:textId="77777777" w:rsidTr="00F8581A">
        <w:tc>
          <w:tcPr>
            <w:tcW w:w="750" w:type="pct"/>
            <w:vAlign w:val="center"/>
          </w:tcPr>
          <w:p w14:paraId="0CB9CE53" w14:textId="77777777" w:rsidR="00827966" w:rsidRPr="000E555F" w:rsidRDefault="00827966" w:rsidP="00F8581A">
            <w:pPr>
              <w:spacing w:after="240"/>
              <w:rPr>
                <w:rFonts w:ascii="Times New Roman" w:hAnsi="Times New Roman" w:cs="Times New Roman"/>
                <w:sz w:val="24"/>
                <w:szCs w:val="24"/>
              </w:rPr>
            </w:pPr>
          </w:p>
        </w:tc>
        <w:tc>
          <w:tcPr>
            <w:tcW w:w="3500" w:type="pct"/>
            <w:vAlign w:val="center"/>
          </w:tcPr>
          <w:p w14:paraId="4F2CEF36" w14:textId="46E271F0" w:rsidR="00827966" w:rsidRPr="000E555F" w:rsidRDefault="00000000" w:rsidP="000E555F">
            <w:pPr>
              <w:spacing w:after="240"/>
              <w:ind w:left="-1427"/>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ET</m:t>
                    </m:r>
                  </m:e>
                  <m:sub>
                    <m:r>
                      <w:rPr>
                        <w:rFonts w:ascii="Cambria Math" w:hAnsi="Cambria Math" w:cs="Times New Roman"/>
                        <w:sz w:val="24"/>
                        <w:szCs w:val="24"/>
                      </w:rPr>
                      <m:t>p</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K-G-</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at</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v</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 γ∙</m:t>
                        </m:r>
                        <m:d>
                          <m:dPr>
                            <m:ctrlPr>
                              <w:rPr>
                                <w:rFonts w:ascii="Cambria Math" w:hAnsi="Cambria Math" w:cs="Times New Roman"/>
                                <w:i/>
                                <w:sz w:val="24"/>
                                <w:szCs w:val="24"/>
                              </w:rPr>
                            </m:ctrlPr>
                          </m:dPr>
                          <m:e>
                            <m:r>
                              <w:rPr>
                                <w:rFonts w:ascii="Cambria Math" w:hAnsi="Cambria Math" w:cs="Times New Roman"/>
                                <w:sz w:val="24"/>
                                <w:szCs w:val="24"/>
                              </w:rPr>
                              <m:t>1+</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at</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can</m:t>
                                    </m:r>
                                  </m:sub>
                                </m:sSub>
                              </m:den>
                            </m:f>
                          </m:e>
                        </m:d>
                      </m:e>
                    </m:d>
                    <m:r>
                      <w:rPr>
                        <w:rFonts w:ascii="Cambria Math" w:hAnsi="Cambria Math" w:cs="Times New Roman"/>
                        <w:sz w:val="24"/>
                        <w:szCs w:val="24"/>
                      </w:rPr>
                      <m:t xml:space="preserve"> </m:t>
                    </m:r>
                  </m:den>
                </m:f>
              </m:oMath>
            </m:oMathPara>
          </w:p>
        </w:tc>
        <w:tc>
          <w:tcPr>
            <w:tcW w:w="750" w:type="pct"/>
            <w:vAlign w:val="center"/>
          </w:tcPr>
          <w:p w14:paraId="09E1D924" w14:textId="2702AD64" w:rsidR="00827966" w:rsidRPr="000E555F" w:rsidRDefault="000E555F" w:rsidP="00F8581A">
            <w:pPr>
              <w:spacing w:after="240"/>
              <w:jc w:val="right"/>
              <w:rPr>
                <w:rFonts w:ascii="Times New Roman" w:hAnsi="Times New Roman" w:cs="Times New Roman"/>
                <w:sz w:val="24"/>
                <w:szCs w:val="24"/>
              </w:rPr>
            </w:pPr>
            <w:r>
              <w:rPr>
                <w:rFonts w:ascii="Times New Roman" w:hAnsi="Times New Roman" w:cs="Times New Roman"/>
                <w:sz w:val="24"/>
                <w:szCs w:val="24"/>
              </w:rPr>
              <w:t>2.2-1</w:t>
            </w:r>
          </w:p>
        </w:tc>
      </w:tr>
    </w:tbl>
    <w:p w14:paraId="06575790" w14:textId="759B8F9A" w:rsidR="00827966" w:rsidRPr="000E555F" w:rsidRDefault="00827966" w:rsidP="00827966">
      <w:pPr>
        <w:jc w:val="both"/>
        <w:rPr>
          <w:rFonts w:ascii="Times New Roman" w:hAnsi="Times New Roman" w:cs="Times New Roman"/>
          <w:noProof/>
          <w:sz w:val="24"/>
          <w:szCs w:val="24"/>
        </w:rPr>
      </w:pPr>
      <w:r w:rsidRPr="000E555F">
        <w:rPr>
          <w:rFonts w:ascii="Times New Roman" w:hAnsi="Times New Roman" w:cs="Times New Roman"/>
          <w:noProof/>
          <w:sz w:val="24"/>
          <w:szCs w:val="24"/>
        </w:rPr>
        <w:t xml:space="preserve">Variables in the above equation </w:t>
      </w:r>
      <w:r w:rsidR="00C10A5C">
        <w:rPr>
          <w:rFonts w:ascii="Times New Roman" w:hAnsi="Times New Roman" w:cs="Times New Roman"/>
          <w:noProof/>
          <w:sz w:val="24"/>
          <w:szCs w:val="24"/>
        </w:rPr>
        <w:t xml:space="preserve">are defined </w:t>
      </w:r>
      <w:r w:rsidRPr="000E555F">
        <w:rPr>
          <w:rFonts w:ascii="Times New Roman" w:hAnsi="Times New Roman" w:cs="Times New Roman"/>
          <w:noProof/>
          <w:sz w:val="24"/>
          <w:szCs w:val="24"/>
        </w:rPr>
        <w:t>along with methods of derivation in Table 1.</w:t>
      </w:r>
    </w:p>
    <w:p w14:paraId="7691FF20" w14:textId="77777777" w:rsidR="00F8581A" w:rsidRDefault="00F8581A" w:rsidP="00827966">
      <w:pPr>
        <w:jc w:val="both"/>
        <w:rPr>
          <w:rFonts w:ascii="Times New Roman" w:hAnsi="Times New Roman" w:cs="Times New Roman"/>
          <w:b/>
          <w:noProof/>
          <w:sz w:val="32"/>
          <w:szCs w:val="24"/>
        </w:rPr>
      </w:pPr>
    </w:p>
    <w:p w14:paraId="5FC6F1D9" w14:textId="60220E97" w:rsidR="00827966" w:rsidRPr="00F8581A" w:rsidRDefault="00F8581A" w:rsidP="00827966">
      <w:pPr>
        <w:jc w:val="both"/>
        <w:rPr>
          <w:rFonts w:ascii="Times New Roman" w:hAnsi="Times New Roman" w:cs="Times New Roman"/>
          <w:b/>
          <w:noProof/>
          <w:sz w:val="32"/>
          <w:szCs w:val="24"/>
        </w:rPr>
      </w:pPr>
      <w:r>
        <w:rPr>
          <w:rFonts w:ascii="Times New Roman" w:hAnsi="Times New Roman" w:cs="Times New Roman"/>
          <w:b/>
          <w:noProof/>
          <w:sz w:val="32"/>
          <w:szCs w:val="24"/>
        </w:rPr>
        <w:t>2.</w:t>
      </w:r>
      <w:r w:rsidR="00122FAA">
        <w:rPr>
          <w:rFonts w:ascii="Times New Roman" w:hAnsi="Times New Roman" w:cs="Times New Roman"/>
          <w:b/>
          <w:noProof/>
          <w:sz w:val="32"/>
          <w:szCs w:val="24"/>
        </w:rPr>
        <w:t>3</w:t>
      </w:r>
      <w:r w:rsidRPr="00F8581A">
        <w:rPr>
          <w:rFonts w:ascii="Times New Roman" w:hAnsi="Times New Roman" w:cs="Times New Roman"/>
          <w:b/>
          <w:noProof/>
          <w:sz w:val="32"/>
          <w:szCs w:val="24"/>
        </w:rPr>
        <w:t xml:space="preserve"> </w:t>
      </w:r>
      <w:r w:rsidR="00827966" w:rsidRPr="00F8581A">
        <w:rPr>
          <w:rFonts w:ascii="Times New Roman" w:hAnsi="Times New Roman" w:cs="Times New Roman"/>
          <w:b/>
          <w:noProof/>
          <w:sz w:val="32"/>
          <w:szCs w:val="24"/>
        </w:rPr>
        <w:t xml:space="preserve">FAO Drainge Paper No. 56 </w:t>
      </w:r>
      <w:r w:rsidR="00122FAA">
        <w:rPr>
          <w:rFonts w:ascii="Times New Roman" w:hAnsi="Times New Roman" w:cs="Times New Roman"/>
          <w:b/>
          <w:noProof/>
          <w:sz w:val="32"/>
          <w:szCs w:val="24"/>
        </w:rPr>
        <w:t>Penman-Monteith</w:t>
      </w:r>
    </w:p>
    <w:p w14:paraId="4E686A2F" w14:textId="1A2699CC" w:rsidR="00F8581A" w:rsidRPr="00F8581A" w:rsidRDefault="00F8581A" w:rsidP="00827966">
      <w:pPr>
        <w:jc w:val="both"/>
        <w:rPr>
          <w:rFonts w:ascii="Times New Roman" w:hAnsi="Times New Roman" w:cs="Times New Roman"/>
          <w:noProof/>
          <w:sz w:val="24"/>
          <w:szCs w:val="24"/>
        </w:rPr>
      </w:pPr>
      <w:r w:rsidRPr="00F8581A">
        <w:rPr>
          <w:rFonts w:ascii="Times New Roman" w:hAnsi="Times New Roman" w:cs="Times New Roman"/>
          <w:noProof/>
          <w:sz w:val="24"/>
          <w:szCs w:val="24"/>
        </w:rPr>
        <w:t xml:space="preserve">An alternative implementation of potential evapotransipiration that utilizes the Penman-Monteith fomulation of Allen et al. (1998) is also implemented in WBM.  The model solves potential evapotransipiration using the form presented by Zotarelli et al. (2018) in equation </w:t>
      </w:r>
      <w:r>
        <w:rPr>
          <w:rFonts w:ascii="Times New Roman" w:hAnsi="Times New Roman" w:cs="Times New Roman"/>
          <w:noProof/>
          <w:sz w:val="24"/>
          <w:szCs w:val="24"/>
        </w:rPr>
        <w:t>2.2-2</w:t>
      </w:r>
      <w:r w:rsidRPr="00F8581A">
        <w:rPr>
          <w:rFonts w:ascii="Times New Roman" w:hAnsi="Times New Roman" w:cs="Times New Roman"/>
          <w:noProof/>
          <w:sz w:val="24"/>
          <w:szCs w:val="24"/>
        </w:rPr>
        <w:t xml:space="preserve"> below.</w:t>
      </w:r>
    </w:p>
    <w:tbl>
      <w:tblPr>
        <w:tblW w:w="5000" w:type="pct"/>
        <w:tblCellMar>
          <w:left w:w="29" w:type="dxa"/>
          <w:right w:w="29" w:type="dxa"/>
        </w:tblCellMar>
        <w:tblLook w:val="04A0" w:firstRow="1" w:lastRow="0" w:firstColumn="1" w:lastColumn="0" w:noHBand="0" w:noVBand="1"/>
      </w:tblPr>
      <w:tblGrid>
        <w:gridCol w:w="1404"/>
        <w:gridCol w:w="6552"/>
        <w:gridCol w:w="1404"/>
      </w:tblGrid>
      <w:tr w:rsidR="00F8581A" w14:paraId="58823EC2" w14:textId="77777777" w:rsidTr="00F8581A">
        <w:tc>
          <w:tcPr>
            <w:tcW w:w="750" w:type="pct"/>
            <w:vAlign w:val="center"/>
          </w:tcPr>
          <w:p w14:paraId="16BE6139" w14:textId="77777777" w:rsidR="00F8581A" w:rsidRDefault="00F8581A" w:rsidP="00F8581A">
            <w:pPr>
              <w:spacing w:after="240"/>
              <w:rPr>
                <w:rFonts w:asciiTheme="majorHAnsi" w:hAnsiTheme="majorHAnsi"/>
              </w:rPr>
            </w:pPr>
          </w:p>
        </w:tc>
        <w:tc>
          <w:tcPr>
            <w:tcW w:w="3500" w:type="pct"/>
            <w:vAlign w:val="center"/>
          </w:tcPr>
          <w:p w14:paraId="20A47A83" w14:textId="176121F2" w:rsidR="00F8581A" w:rsidRDefault="00000000" w:rsidP="00F8581A">
            <w:pPr>
              <w:spacing w:after="240"/>
              <w:jc w:val="center"/>
              <w:rPr>
                <w:rFonts w:asciiTheme="majorHAnsi" w:hAnsiTheme="majorHAnsi"/>
              </w:rPr>
            </w:pPr>
            <m:oMathPara>
              <m:oMath>
                <m:sSub>
                  <m:sSubPr>
                    <m:ctrlPr>
                      <w:rPr>
                        <w:rFonts w:ascii="Cambria Math" w:hAnsi="Cambria Math"/>
                        <w:i/>
                        <w:sz w:val="24"/>
                      </w:rPr>
                    </m:ctrlPr>
                  </m:sSubPr>
                  <m:e>
                    <m:r>
                      <m:rPr>
                        <m:sty m:val="p"/>
                      </m:rPr>
                      <w:rPr>
                        <w:rFonts w:ascii="Cambria Math" w:hAnsi="Cambria Math"/>
                        <w:sz w:val="24"/>
                      </w:rPr>
                      <m:t>ET</m:t>
                    </m:r>
                  </m:e>
                  <m:sub>
                    <m:r>
                      <w:rPr>
                        <w:rFonts w:ascii="Cambria Math" w:hAnsi="Cambria Math"/>
                        <w:sz w:val="24"/>
                      </w:rPr>
                      <m:t>p</m:t>
                    </m:r>
                  </m:sub>
                </m:sSub>
                <m:r>
                  <m:rPr>
                    <m:sty m:val="p"/>
                  </m:rPr>
                  <w:rPr>
                    <w:rFonts w:ascii="Cambria Math" w:hAnsi="Cambria Math"/>
                    <w:sz w:val="24"/>
                  </w:rPr>
                  <m:t>=</m:t>
                </m:r>
                <m:r>
                  <w:rPr>
                    <w:rFonts w:ascii="Cambria Math" w:hAnsi="Cambria Math"/>
                    <w:sz w:val="24"/>
                  </w:rPr>
                  <m:t>DT∙</m:t>
                </m:r>
                <m:d>
                  <m:dPr>
                    <m:ctrlPr>
                      <w:rPr>
                        <w:rFonts w:ascii="Cambria Math" w:hAnsi="Cambria Math"/>
                        <w:i/>
                        <w:sz w:val="24"/>
                      </w:rPr>
                    </m:ctrlPr>
                  </m:dPr>
                  <m:e>
                    <m:r>
                      <w:rPr>
                        <w:rFonts w:ascii="Cambria Math" w:hAnsi="Cambria Math"/>
                        <w:sz w:val="24"/>
                      </w:rPr>
                      <m:t>K-G-</m:t>
                    </m:r>
                    <m:sSub>
                      <m:sSubPr>
                        <m:ctrlPr>
                          <w:rPr>
                            <w:rFonts w:ascii="Cambria Math" w:hAnsi="Cambria Math"/>
                            <w:i/>
                            <w:sz w:val="24"/>
                          </w:rPr>
                        </m:ctrlPr>
                      </m:sSubPr>
                      <m:e>
                        <m:r>
                          <w:rPr>
                            <w:rFonts w:ascii="Cambria Math" w:hAnsi="Cambria Math"/>
                            <w:sz w:val="24"/>
                          </w:rPr>
                          <m:t>L</m:t>
                        </m:r>
                      </m:e>
                      <m:sub>
                        <m:r>
                          <w:rPr>
                            <w:rFonts w:ascii="Cambria Math" w:hAnsi="Cambria Math"/>
                            <w:sz w:val="24"/>
                          </w:rPr>
                          <m:t>O</m:t>
                        </m:r>
                      </m:sub>
                    </m:sSub>
                  </m:e>
                </m:d>
                <m:r>
                  <w:rPr>
                    <w:rFonts w:ascii="Cambria Math" w:hAnsi="Cambria Math"/>
                    <w:sz w:val="24"/>
                  </w:rPr>
                  <m:t xml:space="preserve">+PT ∙TT </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e</m:t>
                        </m:r>
                      </m:e>
                      <m:sub>
                        <m:r>
                          <w:rPr>
                            <w:rFonts w:ascii="Cambria Math" w:hAnsi="Cambria Math"/>
                            <w:sz w:val="24"/>
                          </w:rPr>
                          <m:t>a</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e>
                </m:d>
                <m:r>
                  <w:rPr>
                    <w:rFonts w:ascii="Cambria Math" w:hAnsi="Cambria Math"/>
                    <w:sz w:val="24"/>
                  </w:rPr>
                  <m:t> </m:t>
                </m:r>
              </m:oMath>
            </m:oMathPara>
          </w:p>
        </w:tc>
        <w:tc>
          <w:tcPr>
            <w:tcW w:w="750" w:type="pct"/>
            <w:vAlign w:val="center"/>
          </w:tcPr>
          <w:p w14:paraId="60FCACE9" w14:textId="45F341DC" w:rsidR="00F8581A" w:rsidRPr="00F8581A" w:rsidRDefault="00F8581A" w:rsidP="00F8581A">
            <w:pPr>
              <w:spacing w:after="240"/>
              <w:jc w:val="right"/>
              <w:rPr>
                <w:rFonts w:ascii="Times New Roman" w:hAnsi="Times New Roman" w:cs="Times New Roman"/>
              </w:rPr>
            </w:pPr>
            <w:r w:rsidRPr="00F8581A">
              <w:rPr>
                <w:rFonts w:ascii="Times New Roman" w:hAnsi="Times New Roman" w:cs="Times New Roman"/>
                <w:sz w:val="24"/>
              </w:rPr>
              <w:t>2.</w:t>
            </w:r>
            <w:r>
              <w:rPr>
                <w:rFonts w:ascii="Times New Roman" w:hAnsi="Times New Roman" w:cs="Times New Roman"/>
                <w:sz w:val="24"/>
              </w:rPr>
              <w:t>2</w:t>
            </w:r>
            <w:r w:rsidRPr="00F8581A">
              <w:rPr>
                <w:rFonts w:ascii="Times New Roman" w:hAnsi="Times New Roman" w:cs="Times New Roman"/>
                <w:sz w:val="24"/>
              </w:rPr>
              <w:t>-</w:t>
            </w:r>
            <w:r>
              <w:rPr>
                <w:rFonts w:ascii="Times New Roman" w:hAnsi="Times New Roman" w:cs="Times New Roman"/>
                <w:sz w:val="24"/>
              </w:rPr>
              <w:t>2</w:t>
            </w:r>
          </w:p>
        </w:tc>
      </w:tr>
    </w:tbl>
    <w:p w14:paraId="2A1D3259" w14:textId="77777777" w:rsidR="00F8581A" w:rsidRPr="000E555F" w:rsidRDefault="00F8581A" w:rsidP="00F8581A">
      <w:pPr>
        <w:jc w:val="both"/>
        <w:rPr>
          <w:rFonts w:ascii="Times New Roman" w:hAnsi="Times New Roman" w:cs="Times New Roman"/>
          <w:noProof/>
          <w:sz w:val="24"/>
          <w:szCs w:val="24"/>
        </w:rPr>
      </w:pPr>
      <w:r w:rsidRPr="000E555F">
        <w:rPr>
          <w:rFonts w:ascii="Times New Roman" w:hAnsi="Times New Roman" w:cs="Times New Roman"/>
          <w:noProof/>
          <w:sz w:val="24"/>
          <w:szCs w:val="24"/>
        </w:rPr>
        <w:t>Variables in the above equation along with methods of derivation are provided in Table 1.</w:t>
      </w:r>
    </w:p>
    <w:p w14:paraId="49B54DAF" w14:textId="1FFD2B07" w:rsidR="00827966" w:rsidRDefault="00827966" w:rsidP="00827966">
      <w:pPr>
        <w:jc w:val="both"/>
        <w:rPr>
          <w:rFonts w:asciiTheme="majorHAnsi" w:hAnsiTheme="majorHAnsi"/>
          <w:noProof/>
        </w:rPr>
      </w:pPr>
    </w:p>
    <w:p w14:paraId="72EE1DAF" w14:textId="5DE38419" w:rsidR="00827966" w:rsidRDefault="00827966" w:rsidP="00827966">
      <w:pPr>
        <w:jc w:val="both"/>
      </w:pPr>
    </w:p>
    <w:p w14:paraId="7C4F9828" w14:textId="148D3803" w:rsidR="00827966" w:rsidRDefault="00827966">
      <w:r>
        <w:br w:type="page"/>
      </w:r>
    </w:p>
    <w:p w14:paraId="25C2E170" w14:textId="77777777" w:rsidR="00827966" w:rsidRDefault="00827966" w:rsidP="00827966">
      <w:pPr>
        <w:tabs>
          <w:tab w:val="left" w:pos="6390"/>
        </w:tabs>
        <w:spacing w:before="120"/>
        <w:rPr>
          <w:rFonts w:asciiTheme="majorHAnsi" w:hAnsiTheme="majorHAnsi"/>
          <w:b/>
        </w:rPr>
        <w:sectPr w:rsidR="00827966">
          <w:headerReference w:type="default" r:id="rId13"/>
          <w:footerReference w:type="even" r:id="rId14"/>
          <w:footerReference w:type="default" r:id="rId15"/>
          <w:footerReference w:type="first" r:id="rId16"/>
          <w:pgSz w:w="12240" w:h="15840"/>
          <w:pgMar w:top="1440" w:right="1440" w:bottom="1440" w:left="1440" w:header="720" w:footer="720" w:gutter="0"/>
          <w:pgNumType w:start="1"/>
          <w:cols w:space="720"/>
          <w:titlePg/>
        </w:sectPr>
      </w:pPr>
    </w:p>
    <w:p w14:paraId="1323768D" w14:textId="77777777" w:rsidR="00827966" w:rsidRPr="000E555F" w:rsidRDefault="00827966" w:rsidP="00827966">
      <w:pPr>
        <w:tabs>
          <w:tab w:val="left" w:pos="6390"/>
        </w:tabs>
        <w:spacing w:before="120"/>
        <w:rPr>
          <w:rFonts w:ascii="Times New Roman" w:hAnsi="Times New Roman" w:cs="Times New Roman"/>
          <w:noProof/>
          <w:sz w:val="24"/>
          <w:szCs w:val="24"/>
        </w:rPr>
      </w:pPr>
      <w:r w:rsidRPr="000E555F">
        <w:rPr>
          <w:rFonts w:ascii="Times New Roman" w:hAnsi="Times New Roman" w:cs="Times New Roman"/>
          <w:b/>
          <w:sz w:val="24"/>
          <w:szCs w:val="24"/>
        </w:rPr>
        <w:lastRenderedPageBreak/>
        <w:t>Table 1:</w:t>
      </w:r>
      <w:r w:rsidRPr="000E555F">
        <w:rPr>
          <w:rFonts w:ascii="Times New Roman" w:hAnsi="Times New Roman" w:cs="Times New Roman"/>
          <w:sz w:val="24"/>
          <w:szCs w:val="24"/>
        </w:rPr>
        <w:t xml:space="preserve">  </w:t>
      </w:r>
      <w:r w:rsidRPr="000E555F">
        <w:rPr>
          <w:rFonts w:ascii="Times New Roman" w:hAnsi="Times New Roman" w:cs="Times New Roman"/>
          <w:noProof/>
          <w:sz w:val="24"/>
          <w:szCs w:val="24"/>
        </w:rPr>
        <w:t>Definitions of terms used in evapotranspiration calculation.  Compiled by Dingman [2002] unless stated otherwise.</w:t>
      </w:r>
    </w:p>
    <w:tbl>
      <w:tblPr>
        <w:tblStyle w:val="TableGrid"/>
        <w:tblpPr w:leftFromText="180" w:rightFromText="180" w:vertAnchor="page" w:horzAnchor="margin" w:tblpY="2101"/>
        <w:tblW w:w="12870"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CellMar>
          <w:left w:w="115" w:type="dxa"/>
          <w:right w:w="115" w:type="dxa"/>
        </w:tblCellMar>
        <w:tblLook w:val="04A0" w:firstRow="1" w:lastRow="0" w:firstColumn="1" w:lastColumn="0" w:noHBand="0" w:noVBand="1"/>
      </w:tblPr>
      <w:tblGrid>
        <w:gridCol w:w="641"/>
        <w:gridCol w:w="1429"/>
        <w:gridCol w:w="5890"/>
        <w:gridCol w:w="4910"/>
      </w:tblGrid>
      <w:tr w:rsidR="000E555F" w:rsidRPr="000E555F" w14:paraId="6CF5F54A" w14:textId="77777777" w:rsidTr="000E555F">
        <w:trPr>
          <w:trHeight w:hRule="exact" w:val="451"/>
        </w:trPr>
        <w:tc>
          <w:tcPr>
            <w:tcW w:w="641" w:type="dxa"/>
            <w:tcBorders>
              <w:bottom w:val="single" w:sz="4" w:space="0" w:color="auto"/>
            </w:tcBorders>
            <w:tcMar>
              <w:top w:w="0" w:type="dxa"/>
              <w:left w:w="0" w:type="dxa"/>
              <w:bottom w:w="0" w:type="dxa"/>
              <w:right w:w="0" w:type="dxa"/>
            </w:tcMar>
          </w:tcPr>
          <w:p w14:paraId="4DC92252"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Term</w:t>
            </w:r>
          </w:p>
        </w:tc>
        <w:tc>
          <w:tcPr>
            <w:tcW w:w="1429" w:type="dxa"/>
            <w:tcBorders>
              <w:bottom w:val="single" w:sz="4" w:space="0" w:color="auto"/>
            </w:tcBorders>
            <w:tcMar>
              <w:top w:w="0" w:type="dxa"/>
              <w:left w:w="0" w:type="dxa"/>
              <w:bottom w:w="0" w:type="dxa"/>
              <w:right w:w="0" w:type="dxa"/>
            </w:tcMar>
          </w:tcPr>
          <w:p w14:paraId="383676CF"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Units</w:t>
            </w:r>
          </w:p>
        </w:tc>
        <w:tc>
          <w:tcPr>
            <w:tcW w:w="5890" w:type="dxa"/>
            <w:tcBorders>
              <w:bottom w:val="single" w:sz="4" w:space="0" w:color="auto"/>
            </w:tcBorders>
            <w:tcMar>
              <w:top w:w="0" w:type="dxa"/>
              <w:left w:w="0" w:type="dxa"/>
              <w:bottom w:w="0" w:type="dxa"/>
              <w:right w:w="0" w:type="dxa"/>
            </w:tcMar>
          </w:tcPr>
          <w:p w14:paraId="1C78C6EE"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Description</w:t>
            </w:r>
          </w:p>
        </w:tc>
        <w:tc>
          <w:tcPr>
            <w:tcW w:w="4910" w:type="dxa"/>
            <w:tcBorders>
              <w:bottom w:val="single" w:sz="4" w:space="0" w:color="auto"/>
            </w:tcBorders>
            <w:tcMar>
              <w:top w:w="0" w:type="dxa"/>
              <w:left w:w="0" w:type="dxa"/>
              <w:bottom w:w="0" w:type="dxa"/>
              <w:right w:w="0" w:type="dxa"/>
            </w:tcMar>
          </w:tcPr>
          <w:p w14:paraId="6074693B"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Formulation</w:t>
            </w:r>
          </w:p>
        </w:tc>
      </w:tr>
      <w:tr w:rsidR="000E555F" w:rsidRPr="000E555F" w14:paraId="4548AED1" w14:textId="77777777" w:rsidTr="000E555F">
        <w:tc>
          <w:tcPr>
            <w:tcW w:w="641" w:type="dxa"/>
            <w:tcBorders>
              <w:top w:val="single" w:sz="4" w:space="0" w:color="auto"/>
            </w:tcBorders>
            <w:tcMar>
              <w:top w:w="0" w:type="dxa"/>
              <w:left w:w="0" w:type="dxa"/>
              <w:bottom w:w="0" w:type="dxa"/>
              <w:right w:w="0" w:type="dxa"/>
            </w:tcMar>
            <w:vAlign w:val="center"/>
          </w:tcPr>
          <w:p w14:paraId="32D01790"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Δ</w:t>
            </w:r>
          </w:p>
        </w:tc>
        <w:tc>
          <w:tcPr>
            <w:tcW w:w="1429" w:type="dxa"/>
            <w:tcBorders>
              <w:top w:val="single" w:sz="4" w:space="0" w:color="auto"/>
            </w:tcBorders>
            <w:tcMar>
              <w:top w:w="0" w:type="dxa"/>
              <w:left w:w="0" w:type="dxa"/>
              <w:bottom w:w="0" w:type="dxa"/>
              <w:right w:w="0" w:type="dxa"/>
            </w:tcMar>
            <w:vAlign w:val="center"/>
          </w:tcPr>
          <w:p w14:paraId="7424B691"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kPa K</w:t>
            </w:r>
            <w:r w:rsidRPr="000E555F">
              <w:rPr>
                <w:rFonts w:ascii="Times New Roman" w:hAnsi="Times New Roman"/>
                <w:noProof/>
                <w:sz w:val="24"/>
                <w:szCs w:val="24"/>
                <w:vertAlign w:val="superscript"/>
              </w:rPr>
              <w:t>-1</w:t>
            </w:r>
          </w:p>
        </w:tc>
        <w:tc>
          <w:tcPr>
            <w:tcW w:w="5890" w:type="dxa"/>
            <w:tcBorders>
              <w:top w:val="single" w:sz="4" w:space="0" w:color="auto"/>
            </w:tcBorders>
            <w:tcMar>
              <w:top w:w="0" w:type="dxa"/>
              <w:left w:w="0" w:type="dxa"/>
              <w:bottom w:w="0" w:type="dxa"/>
              <w:right w:w="0" w:type="dxa"/>
            </w:tcMar>
            <w:vAlign w:val="center"/>
          </w:tcPr>
          <w:p w14:paraId="3F7CCEEA"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slope of the ratio between saturation vapor pressure and air temperature (in K)</w:t>
            </w:r>
          </w:p>
        </w:tc>
        <w:tc>
          <w:tcPr>
            <w:tcW w:w="4910" w:type="dxa"/>
            <w:tcBorders>
              <w:top w:val="single" w:sz="4" w:space="0" w:color="auto"/>
            </w:tcBorders>
            <w:tcMar>
              <w:top w:w="0" w:type="dxa"/>
              <w:left w:w="0" w:type="dxa"/>
              <w:bottom w:w="0" w:type="dxa"/>
              <w:right w:w="0" w:type="dxa"/>
            </w:tcMar>
            <w:vAlign w:val="center"/>
          </w:tcPr>
          <w:p w14:paraId="321AB2C3" w14:textId="0A7BFC30" w:rsidR="000E555F" w:rsidRPr="000E555F" w:rsidRDefault="00000000" w:rsidP="000E555F">
            <w:pPr>
              <w:tabs>
                <w:tab w:val="left" w:pos="6390"/>
              </w:tabs>
              <w:spacing w:before="120" w:line="276" w:lineRule="auto"/>
              <w:jc w:val="center"/>
              <w:rPr>
                <w:rFonts w:ascii="Times New Roman" w:hAnsi="Times New Roman"/>
                <w:noProof/>
                <w:sz w:val="24"/>
                <w:szCs w:val="24"/>
              </w:rPr>
            </w:pPr>
            <m:oMathPara>
              <m:oMath>
                <m:f>
                  <m:fPr>
                    <m:ctrlPr>
                      <w:rPr>
                        <w:rFonts w:ascii="Cambria Math" w:hAnsi="Cambria Math"/>
                        <w:sz w:val="24"/>
                        <w:szCs w:val="24"/>
                      </w:rPr>
                    </m:ctrlPr>
                  </m:fPr>
                  <m:num>
                    <m:r>
                      <w:rPr>
                        <w:rFonts w:ascii="Cambria Math" w:hAnsi="Cambria Math"/>
                        <w:sz w:val="24"/>
                        <w:szCs w:val="24"/>
                      </w:rPr>
                      <m:t>2508.3</m:t>
                    </m:r>
                  </m:num>
                  <m:den>
                    <m:r>
                      <w:rPr>
                        <w:rFonts w:ascii="Cambria Math" w:hAnsi="Cambria Math"/>
                        <w:sz w:val="24"/>
                        <w:szCs w:val="24"/>
                      </w:rPr>
                      <m:t xml:space="preserve"> </m:t>
                    </m:r>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r>
                              <w:rPr>
                                <w:rFonts w:ascii="Cambria Math" w:hAnsi="Cambria Math"/>
                                <w:sz w:val="24"/>
                                <w:szCs w:val="24"/>
                              </w:rPr>
                              <m:t>+237.3</m:t>
                            </m:r>
                          </m:e>
                        </m:d>
                      </m:e>
                      <m:sup>
                        <m:r>
                          <w:rPr>
                            <w:rFonts w:ascii="Cambria Math" w:hAnsi="Cambria Math"/>
                            <w:sz w:val="24"/>
                            <w:szCs w:val="24"/>
                          </w:rPr>
                          <m:t>2</m:t>
                        </m:r>
                      </m:sup>
                    </m:sSup>
                    <m:r>
                      <w:rPr>
                        <w:rFonts w:ascii="Cambria Math" w:hAnsi="Cambria Math"/>
                        <w:sz w:val="24"/>
                        <w:szCs w:val="24"/>
                      </w:rPr>
                      <m:t xml:space="preserve"> </m:t>
                    </m:r>
                  </m:den>
                </m:f>
                <m:func>
                  <m:funcPr>
                    <m:ctrlPr>
                      <w:rPr>
                        <w:rFonts w:ascii="Cambria Math" w:hAnsi="Cambria Math"/>
                        <w:i/>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17.3</m:t>
                            </m:r>
                            <m:r>
                              <w:rPr>
                                <w:rFonts w:ascii="Cambria Math" w:hAnsi="Cambria Math"/>
                                <w:noProof/>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num>
                          <m:den>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r>
                                  <w:rPr>
                                    <w:rFonts w:ascii="Cambria Math" w:hAnsi="Cambria Math"/>
                                    <w:sz w:val="24"/>
                                    <w:szCs w:val="24"/>
                                  </w:rPr>
                                  <m:t>+237.3</m:t>
                                </m:r>
                              </m:e>
                            </m:eqArr>
                          </m:den>
                        </m:f>
                      </m:e>
                    </m:d>
                  </m:e>
                </m:func>
              </m:oMath>
            </m:oMathPara>
          </w:p>
        </w:tc>
      </w:tr>
      <w:tr w:rsidR="000E555F" w:rsidRPr="000E555F" w14:paraId="06A01067" w14:textId="77777777" w:rsidTr="000E555F">
        <w:tc>
          <w:tcPr>
            <w:tcW w:w="641" w:type="dxa"/>
            <w:tcMar>
              <w:top w:w="0" w:type="dxa"/>
              <w:left w:w="0" w:type="dxa"/>
              <w:bottom w:w="0" w:type="dxa"/>
              <w:right w:w="0" w:type="dxa"/>
            </w:tcMar>
            <w:vAlign w:val="center"/>
          </w:tcPr>
          <w:p w14:paraId="106768D0"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T</w:t>
            </w:r>
            <w:r w:rsidRPr="000E555F">
              <w:rPr>
                <w:rFonts w:ascii="Times New Roman" w:hAnsi="Times New Roman"/>
                <w:noProof/>
                <w:sz w:val="24"/>
                <w:szCs w:val="24"/>
                <w:vertAlign w:val="subscript"/>
              </w:rPr>
              <w:t>a</w:t>
            </w:r>
          </w:p>
        </w:tc>
        <w:tc>
          <w:tcPr>
            <w:tcW w:w="1429" w:type="dxa"/>
            <w:tcMar>
              <w:top w:w="0" w:type="dxa"/>
              <w:left w:w="0" w:type="dxa"/>
              <w:bottom w:w="0" w:type="dxa"/>
              <w:right w:w="0" w:type="dxa"/>
            </w:tcMar>
            <w:vAlign w:val="center"/>
          </w:tcPr>
          <w:p w14:paraId="6A2CA1B7"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°C</w:t>
            </w:r>
          </w:p>
        </w:tc>
        <w:tc>
          <w:tcPr>
            <w:tcW w:w="5890" w:type="dxa"/>
            <w:tcMar>
              <w:top w:w="0" w:type="dxa"/>
              <w:left w:w="0" w:type="dxa"/>
              <w:bottom w:w="0" w:type="dxa"/>
              <w:right w:w="0" w:type="dxa"/>
            </w:tcMar>
            <w:vAlign w:val="center"/>
          </w:tcPr>
          <w:p w14:paraId="4D44E57C" w14:textId="78448E21" w:rsidR="000E555F" w:rsidRPr="000E555F" w:rsidRDefault="004F22B2" w:rsidP="000E555F">
            <w:pPr>
              <w:spacing w:before="120" w:line="276" w:lineRule="auto"/>
              <w:jc w:val="center"/>
              <w:rPr>
                <w:rFonts w:ascii="Times New Roman" w:hAnsi="Times New Roman"/>
                <w:noProof/>
                <w:sz w:val="24"/>
                <w:szCs w:val="24"/>
              </w:rPr>
            </w:pPr>
            <w:r>
              <w:rPr>
                <w:rFonts w:ascii="Times New Roman" w:hAnsi="Times New Roman"/>
                <w:noProof/>
                <w:sz w:val="24"/>
                <w:szCs w:val="24"/>
              </w:rPr>
              <w:t>M</w:t>
            </w:r>
            <w:r w:rsidR="000E555F" w:rsidRPr="000E555F">
              <w:rPr>
                <w:rFonts w:ascii="Times New Roman" w:hAnsi="Times New Roman"/>
                <w:noProof/>
                <w:sz w:val="24"/>
                <w:szCs w:val="24"/>
              </w:rPr>
              <w:t>ean air temperature in degrees centigrade</w:t>
            </w:r>
          </w:p>
        </w:tc>
        <w:tc>
          <w:tcPr>
            <w:tcW w:w="4910" w:type="dxa"/>
            <w:tcMar>
              <w:top w:w="0" w:type="dxa"/>
              <w:left w:w="0" w:type="dxa"/>
              <w:bottom w:w="0" w:type="dxa"/>
              <w:right w:w="0" w:type="dxa"/>
            </w:tcMar>
            <w:vAlign w:val="center"/>
          </w:tcPr>
          <w:p w14:paraId="6724B77C"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Input</w:t>
            </w:r>
          </w:p>
        </w:tc>
      </w:tr>
      <w:tr w:rsidR="000E555F" w:rsidRPr="000E555F" w14:paraId="67CC45E2" w14:textId="77777777" w:rsidTr="000E555F">
        <w:tc>
          <w:tcPr>
            <w:tcW w:w="641" w:type="dxa"/>
            <w:tcMar>
              <w:top w:w="0" w:type="dxa"/>
              <w:left w:w="0" w:type="dxa"/>
              <w:bottom w:w="0" w:type="dxa"/>
              <w:right w:w="0" w:type="dxa"/>
            </w:tcMar>
            <w:vAlign w:val="center"/>
          </w:tcPr>
          <w:p w14:paraId="45A1F8AA"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K</w:t>
            </w:r>
          </w:p>
        </w:tc>
        <w:tc>
          <w:tcPr>
            <w:tcW w:w="1429" w:type="dxa"/>
            <w:tcMar>
              <w:top w:w="0" w:type="dxa"/>
              <w:left w:w="0" w:type="dxa"/>
              <w:bottom w:w="0" w:type="dxa"/>
              <w:right w:w="0" w:type="dxa"/>
            </w:tcMar>
            <w:vAlign w:val="center"/>
          </w:tcPr>
          <w:p w14:paraId="71CD62E7"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MJ m</w:t>
            </w:r>
            <w:r w:rsidRPr="000E555F">
              <w:rPr>
                <w:rFonts w:ascii="Times New Roman" w:hAnsi="Times New Roman"/>
                <w:noProof/>
                <w:sz w:val="24"/>
                <w:szCs w:val="24"/>
                <w:vertAlign w:val="superscript"/>
              </w:rPr>
              <w:t>-2</w:t>
            </w:r>
            <w:r w:rsidRPr="000E555F">
              <w:rPr>
                <w:rFonts w:ascii="Times New Roman" w:hAnsi="Times New Roman"/>
                <w:noProof/>
                <w:sz w:val="24"/>
                <w:szCs w:val="24"/>
              </w:rPr>
              <w:t xml:space="preserve"> h</w:t>
            </w:r>
            <w:r w:rsidRPr="000E555F">
              <w:rPr>
                <w:rFonts w:ascii="Times New Roman" w:hAnsi="Times New Roman"/>
                <w:noProof/>
                <w:sz w:val="24"/>
                <w:szCs w:val="24"/>
                <w:vertAlign w:val="superscript"/>
              </w:rPr>
              <w:t>-1</w:t>
            </w:r>
          </w:p>
        </w:tc>
        <w:tc>
          <w:tcPr>
            <w:tcW w:w="5890" w:type="dxa"/>
            <w:tcMar>
              <w:top w:w="0" w:type="dxa"/>
              <w:left w:w="0" w:type="dxa"/>
              <w:bottom w:w="0" w:type="dxa"/>
              <w:right w:w="0" w:type="dxa"/>
            </w:tcMar>
            <w:vAlign w:val="center"/>
          </w:tcPr>
          <w:p w14:paraId="6F582D41"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Net incoming solar radiation</w:t>
            </w:r>
            <w:r w:rsidRPr="000E555F">
              <w:rPr>
                <w:rFonts w:ascii="Times New Roman" w:hAnsi="Times New Roman"/>
                <w:noProof/>
                <w:sz w:val="24"/>
                <w:szCs w:val="24"/>
              </w:rPr>
              <w:br/>
              <w:t>(From ?)</w:t>
            </w:r>
          </w:p>
        </w:tc>
        <w:tc>
          <w:tcPr>
            <w:tcW w:w="4910" w:type="dxa"/>
            <w:tcMar>
              <w:top w:w="0" w:type="dxa"/>
              <w:left w:w="0" w:type="dxa"/>
              <w:bottom w:w="0" w:type="dxa"/>
              <w:right w:w="0" w:type="dxa"/>
            </w:tcMar>
            <w:vAlign w:val="center"/>
          </w:tcPr>
          <w:p w14:paraId="24CD01D6" w14:textId="77777777" w:rsidR="000E555F" w:rsidRPr="000E555F" w:rsidRDefault="00000000" w:rsidP="000E555F">
            <w:pPr>
              <w:tabs>
                <w:tab w:val="left" w:pos="5720"/>
              </w:tabs>
              <w:spacing w:before="120" w:line="276" w:lineRule="auto"/>
              <w:jc w:val="center"/>
              <w:rPr>
                <w:rFonts w:ascii="Times New Roman" w:hAnsi="Times New Roman"/>
                <w:i/>
                <w:caps/>
                <w:noProof/>
                <w:sz w:val="24"/>
                <w:szCs w:val="24"/>
                <w:vertAlign w:val="subscript"/>
              </w:rPr>
            </w:pPr>
            <m:oMathPara>
              <m:oMath>
                <m:sSub>
                  <m:sSubPr>
                    <m:ctrlPr>
                      <w:rPr>
                        <w:rFonts w:ascii="Cambria Math" w:hAnsi="Cambria Math"/>
                        <w:caps/>
                        <w:noProof/>
                        <w:sz w:val="24"/>
                        <w:szCs w:val="24"/>
                        <w:vertAlign w:val="subscript"/>
                      </w:rPr>
                    </m:ctrlPr>
                  </m:sSubPr>
                  <m:e>
                    <m:r>
                      <w:rPr>
                        <w:rFonts w:ascii="Cambria Math" w:hAnsi="Cambria Math"/>
                        <w:caps/>
                        <w:noProof/>
                        <w:sz w:val="24"/>
                        <w:szCs w:val="24"/>
                        <w:vertAlign w:val="subscript"/>
                      </w:rPr>
                      <m:t>K</m:t>
                    </m:r>
                  </m:e>
                  <m:sub>
                    <m:r>
                      <w:rPr>
                        <w:rFonts w:ascii="Cambria Math" w:hAnsi="Cambria Math"/>
                        <w:caps/>
                        <w:noProof/>
                        <w:sz w:val="24"/>
                        <w:szCs w:val="24"/>
                        <w:vertAlign w:val="subscript"/>
                      </w:rPr>
                      <m:t>CS</m:t>
                    </m:r>
                  </m:sub>
                </m:sSub>
                <m:r>
                  <w:rPr>
                    <w:rFonts w:ascii="Cambria Math" w:hAnsi="Cambria Math"/>
                    <w:caps/>
                    <w:noProof/>
                    <w:sz w:val="24"/>
                    <w:szCs w:val="24"/>
                    <w:vertAlign w:val="subscript"/>
                  </w:rPr>
                  <m:t xml:space="preserve"> </m:t>
                </m:r>
                <m:d>
                  <m:dPr>
                    <m:ctrlPr>
                      <w:rPr>
                        <w:rFonts w:ascii="Cambria Math" w:hAnsi="Cambria Math"/>
                        <w:caps/>
                        <w:noProof/>
                        <w:sz w:val="24"/>
                        <w:szCs w:val="24"/>
                        <w:vertAlign w:val="subscript"/>
                      </w:rPr>
                    </m:ctrlPr>
                  </m:dPr>
                  <m:e>
                    <m:r>
                      <w:rPr>
                        <w:rFonts w:ascii="Cambria Math" w:hAnsi="Cambria Math"/>
                        <w:caps/>
                        <w:noProof/>
                        <w:sz w:val="24"/>
                        <w:szCs w:val="24"/>
                        <w:vertAlign w:val="subscript"/>
                      </w:rPr>
                      <m:t xml:space="preserve">0.803-0.34 </m:t>
                    </m:r>
                    <m:sSub>
                      <m:sSubPr>
                        <m:ctrlPr>
                          <w:rPr>
                            <w:rFonts w:ascii="Cambria Math" w:hAnsi="Cambria Math"/>
                            <w:caps/>
                            <w:noProof/>
                            <w:sz w:val="24"/>
                            <w:szCs w:val="24"/>
                            <w:vertAlign w:val="subscript"/>
                          </w:rPr>
                        </m:ctrlPr>
                      </m:sSubPr>
                      <m:e>
                        <m:r>
                          <w:rPr>
                            <w:rFonts w:ascii="Cambria Math" w:hAnsi="Cambria Math"/>
                            <w:caps/>
                            <w:noProof/>
                            <w:sz w:val="24"/>
                            <w:szCs w:val="24"/>
                            <w:vertAlign w:val="subscript"/>
                          </w:rPr>
                          <m:t>k</m:t>
                        </m:r>
                      </m:e>
                      <m:sub>
                        <m:r>
                          <w:rPr>
                            <w:rFonts w:ascii="Cambria Math" w:hAnsi="Cambria Math"/>
                            <w:caps/>
                            <w:noProof/>
                            <w:sz w:val="24"/>
                            <w:szCs w:val="24"/>
                            <w:vertAlign w:val="subscript"/>
                          </w:rPr>
                          <m:t>cld</m:t>
                        </m:r>
                      </m:sub>
                    </m:sSub>
                    <m:r>
                      <w:rPr>
                        <w:rFonts w:ascii="Cambria Math" w:hAnsi="Cambria Math"/>
                        <w:caps/>
                        <w:noProof/>
                        <w:sz w:val="24"/>
                        <w:szCs w:val="24"/>
                        <w:vertAlign w:val="subscript"/>
                      </w:rPr>
                      <m:t xml:space="preserve">-0.458 </m:t>
                    </m:r>
                    <m:sSup>
                      <m:sSupPr>
                        <m:ctrlPr>
                          <w:rPr>
                            <w:rFonts w:ascii="Cambria Math" w:hAnsi="Cambria Math"/>
                            <w:caps/>
                            <w:noProof/>
                            <w:sz w:val="24"/>
                            <w:szCs w:val="24"/>
                            <w:vertAlign w:val="subscript"/>
                          </w:rPr>
                        </m:ctrlPr>
                      </m:sSupPr>
                      <m:e>
                        <m:sSub>
                          <m:sSubPr>
                            <m:ctrlPr>
                              <w:rPr>
                                <w:rFonts w:ascii="Cambria Math" w:hAnsi="Cambria Math"/>
                                <w:caps/>
                                <w:noProof/>
                                <w:sz w:val="24"/>
                                <w:szCs w:val="24"/>
                                <w:vertAlign w:val="subscript"/>
                              </w:rPr>
                            </m:ctrlPr>
                          </m:sSubPr>
                          <m:e>
                            <m:r>
                              <w:rPr>
                                <w:rFonts w:ascii="Cambria Math" w:hAnsi="Cambria Math"/>
                                <w:caps/>
                                <w:noProof/>
                                <w:sz w:val="24"/>
                                <w:szCs w:val="24"/>
                                <w:vertAlign w:val="subscript"/>
                              </w:rPr>
                              <m:t>k</m:t>
                            </m:r>
                          </m:e>
                          <m:sub>
                            <m:r>
                              <w:rPr>
                                <w:rFonts w:ascii="Cambria Math" w:hAnsi="Cambria Math"/>
                                <w:caps/>
                                <w:noProof/>
                                <w:sz w:val="24"/>
                                <w:szCs w:val="24"/>
                                <w:vertAlign w:val="subscript"/>
                              </w:rPr>
                              <m:t>cld</m:t>
                            </m:r>
                          </m:sub>
                        </m:sSub>
                      </m:e>
                      <m:sup>
                        <m:r>
                          <w:rPr>
                            <w:rFonts w:ascii="Cambria Math" w:hAnsi="Cambria Math"/>
                            <w:caps/>
                            <w:noProof/>
                            <w:sz w:val="24"/>
                            <w:szCs w:val="24"/>
                            <w:vertAlign w:val="subscript"/>
                          </w:rPr>
                          <m:t>2</m:t>
                        </m:r>
                      </m:sup>
                    </m:sSup>
                  </m:e>
                </m:d>
                <m:d>
                  <m:dPr>
                    <m:ctrlPr>
                      <w:rPr>
                        <w:rFonts w:ascii="Cambria Math" w:hAnsi="Cambria Math"/>
                        <w:caps/>
                        <w:noProof/>
                        <w:sz w:val="24"/>
                        <w:szCs w:val="24"/>
                        <w:vertAlign w:val="subscript"/>
                      </w:rPr>
                    </m:ctrlPr>
                  </m:dPr>
                  <m:e>
                    <m:r>
                      <w:rPr>
                        <w:rFonts w:ascii="Cambria Math" w:hAnsi="Cambria Math"/>
                        <w:caps/>
                        <w:noProof/>
                        <w:sz w:val="24"/>
                        <w:szCs w:val="24"/>
                        <w:vertAlign w:val="subscript"/>
                      </w:rPr>
                      <m:t>1-a</m:t>
                    </m:r>
                  </m:e>
                </m:d>
                <m:r>
                  <w:rPr>
                    <w:rFonts w:ascii="Cambria Math" w:hAnsi="Cambria Math"/>
                    <w:caps/>
                    <w:noProof/>
                    <w:sz w:val="24"/>
                    <w:szCs w:val="24"/>
                    <w:vertAlign w:val="subscript"/>
                  </w:rPr>
                  <m:t xml:space="preserve">  </m:t>
                </m:r>
              </m:oMath>
            </m:oMathPara>
          </w:p>
        </w:tc>
      </w:tr>
      <w:tr w:rsidR="000E555F" w:rsidRPr="000E555F" w14:paraId="76AD2A50" w14:textId="77777777" w:rsidTr="000E555F">
        <w:tc>
          <w:tcPr>
            <w:tcW w:w="641" w:type="dxa"/>
            <w:tcMar>
              <w:top w:w="0" w:type="dxa"/>
              <w:left w:w="0" w:type="dxa"/>
              <w:bottom w:w="0" w:type="dxa"/>
              <w:right w:w="0" w:type="dxa"/>
            </w:tcMar>
            <w:vAlign w:val="center"/>
          </w:tcPr>
          <w:p w14:paraId="22A1D275"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K</w:t>
            </w:r>
            <w:r w:rsidRPr="000E555F">
              <w:rPr>
                <w:rFonts w:ascii="Times New Roman" w:hAnsi="Times New Roman"/>
                <w:noProof/>
                <w:sz w:val="24"/>
                <w:szCs w:val="24"/>
                <w:vertAlign w:val="subscript"/>
              </w:rPr>
              <w:t>cs</w:t>
            </w:r>
          </w:p>
        </w:tc>
        <w:tc>
          <w:tcPr>
            <w:tcW w:w="1429" w:type="dxa"/>
            <w:tcMar>
              <w:top w:w="0" w:type="dxa"/>
              <w:left w:w="0" w:type="dxa"/>
              <w:bottom w:w="0" w:type="dxa"/>
              <w:right w:w="0" w:type="dxa"/>
            </w:tcMar>
            <w:vAlign w:val="center"/>
          </w:tcPr>
          <w:p w14:paraId="3513A6CD"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MJ m</w:t>
            </w:r>
            <w:r w:rsidRPr="000E555F">
              <w:rPr>
                <w:rFonts w:ascii="Times New Roman" w:hAnsi="Times New Roman"/>
                <w:noProof/>
                <w:sz w:val="24"/>
                <w:szCs w:val="24"/>
                <w:vertAlign w:val="superscript"/>
              </w:rPr>
              <w:t>-2</w:t>
            </w:r>
            <w:r w:rsidRPr="000E555F">
              <w:rPr>
                <w:rFonts w:ascii="Times New Roman" w:hAnsi="Times New Roman"/>
                <w:noProof/>
                <w:sz w:val="24"/>
                <w:szCs w:val="24"/>
              </w:rPr>
              <w:t xml:space="preserve"> h</w:t>
            </w:r>
            <w:r w:rsidRPr="000E555F">
              <w:rPr>
                <w:rFonts w:ascii="Times New Roman" w:hAnsi="Times New Roman"/>
                <w:noProof/>
                <w:sz w:val="24"/>
                <w:szCs w:val="24"/>
                <w:vertAlign w:val="superscript"/>
              </w:rPr>
              <w:t>-1</w:t>
            </w:r>
          </w:p>
        </w:tc>
        <w:tc>
          <w:tcPr>
            <w:tcW w:w="5890" w:type="dxa"/>
            <w:tcMar>
              <w:top w:w="0" w:type="dxa"/>
              <w:left w:w="0" w:type="dxa"/>
              <w:bottom w:w="0" w:type="dxa"/>
              <w:right w:w="0" w:type="dxa"/>
            </w:tcMar>
            <w:vAlign w:val="center"/>
          </w:tcPr>
          <w:p w14:paraId="4DF2C736" w14:textId="790D88DD" w:rsidR="000E555F" w:rsidRPr="000E555F" w:rsidRDefault="00E62EAE" w:rsidP="000E555F">
            <w:pPr>
              <w:spacing w:before="120"/>
              <w:jc w:val="center"/>
              <w:rPr>
                <w:rFonts w:ascii="Times New Roman" w:hAnsi="Times New Roman"/>
                <w:noProof/>
                <w:sz w:val="24"/>
                <w:szCs w:val="24"/>
              </w:rPr>
            </w:pPr>
            <w:r>
              <w:rPr>
                <w:rFonts w:ascii="Times New Roman" w:hAnsi="Times New Roman"/>
                <w:noProof/>
                <w:sz w:val="24"/>
                <w:szCs w:val="24"/>
              </w:rPr>
              <w:t>C</w:t>
            </w:r>
            <w:r w:rsidR="000E555F" w:rsidRPr="000E555F">
              <w:rPr>
                <w:rFonts w:ascii="Times New Roman" w:hAnsi="Times New Roman"/>
                <w:noProof/>
                <w:sz w:val="24"/>
                <w:szCs w:val="24"/>
              </w:rPr>
              <w:t>lear sky radiation</w:t>
            </w:r>
          </w:p>
        </w:tc>
        <w:tc>
          <w:tcPr>
            <w:tcW w:w="4910" w:type="dxa"/>
            <w:tcMar>
              <w:top w:w="0" w:type="dxa"/>
              <w:left w:w="0" w:type="dxa"/>
              <w:bottom w:w="0" w:type="dxa"/>
              <w:right w:w="0" w:type="dxa"/>
            </w:tcMar>
            <w:vAlign w:val="center"/>
          </w:tcPr>
          <w:p w14:paraId="75D13A0E" w14:textId="77777777" w:rsidR="000E555F" w:rsidRPr="000E555F" w:rsidRDefault="000E555F" w:rsidP="000E555F">
            <w:pPr>
              <w:tabs>
                <w:tab w:val="left" w:pos="5720"/>
              </w:tabs>
              <w:spacing w:before="120"/>
              <w:jc w:val="center"/>
              <w:rPr>
                <w:rFonts w:ascii="Times New Roman" w:hAnsi="Times New Roman"/>
                <w:i/>
                <w:caps/>
                <w:noProof/>
                <w:sz w:val="24"/>
                <w:szCs w:val="24"/>
                <w:vertAlign w:val="subscript"/>
              </w:rPr>
            </w:pPr>
            <w:r w:rsidRPr="000E555F">
              <w:rPr>
                <w:rFonts w:ascii="Times New Roman" w:hAnsi="Times New Roman"/>
                <w:sz w:val="24"/>
                <w:szCs w:val="24"/>
              </w:rPr>
              <w:t>Estimated from extraterrestrial solar radiation</w:t>
            </w:r>
          </w:p>
        </w:tc>
      </w:tr>
      <w:tr w:rsidR="000E555F" w:rsidRPr="000E555F" w14:paraId="6F666F06" w14:textId="77777777" w:rsidTr="000E555F">
        <w:tc>
          <w:tcPr>
            <w:tcW w:w="641" w:type="dxa"/>
            <w:tcMar>
              <w:top w:w="0" w:type="dxa"/>
              <w:left w:w="0" w:type="dxa"/>
              <w:bottom w:w="0" w:type="dxa"/>
              <w:right w:w="0" w:type="dxa"/>
            </w:tcMar>
            <w:vAlign w:val="center"/>
          </w:tcPr>
          <w:p w14:paraId="6C3D2962" w14:textId="77777777" w:rsidR="000E555F" w:rsidRPr="000E555F" w:rsidRDefault="00000000" w:rsidP="000E555F">
            <w:pPr>
              <w:tabs>
                <w:tab w:val="left" w:pos="6390"/>
              </w:tabs>
              <w:spacing w:before="120"/>
              <w:jc w:val="center"/>
              <w:rPr>
                <w:rFonts w:ascii="Times New Roman" w:hAnsi="Times New Roman"/>
                <w:noProof/>
                <w:sz w:val="24"/>
                <w:szCs w:val="24"/>
              </w:rPr>
            </w:pPr>
            <m:oMathPara>
              <m:oMath>
                <m:sSub>
                  <m:sSubPr>
                    <m:ctrlPr>
                      <w:rPr>
                        <w:rFonts w:ascii="Cambria Math" w:hAnsi="Cambria Math"/>
                        <w:noProof/>
                        <w:sz w:val="24"/>
                        <w:szCs w:val="24"/>
                      </w:rPr>
                    </m:ctrlPr>
                  </m:sSubPr>
                  <m:e>
                    <m:r>
                      <w:rPr>
                        <w:rFonts w:ascii="Cambria Math" w:hAnsi="Cambria Math"/>
                        <w:noProof/>
                        <w:sz w:val="24"/>
                        <w:szCs w:val="24"/>
                      </w:rPr>
                      <m:t>k</m:t>
                    </m:r>
                  </m:e>
                  <m:sub>
                    <m:r>
                      <w:rPr>
                        <w:rFonts w:ascii="Cambria Math" w:hAnsi="Cambria Math"/>
                        <w:noProof/>
                        <w:sz w:val="24"/>
                        <w:szCs w:val="24"/>
                      </w:rPr>
                      <m:t>cld</m:t>
                    </m:r>
                  </m:sub>
                </m:sSub>
              </m:oMath>
            </m:oMathPara>
          </w:p>
        </w:tc>
        <w:tc>
          <w:tcPr>
            <w:tcW w:w="1429" w:type="dxa"/>
            <w:tcMar>
              <w:top w:w="0" w:type="dxa"/>
              <w:left w:w="0" w:type="dxa"/>
              <w:bottom w:w="0" w:type="dxa"/>
              <w:right w:w="0" w:type="dxa"/>
            </w:tcMar>
            <w:vAlign w:val="center"/>
          </w:tcPr>
          <w:p w14:paraId="01698B38"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w:t>
            </w:r>
          </w:p>
        </w:tc>
        <w:tc>
          <w:tcPr>
            <w:tcW w:w="5890" w:type="dxa"/>
            <w:tcMar>
              <w:top w:w="0" w:type="dxa"/>
              <w:left w:w="0" w:type="dxa"/>
              <w:bottom w:w="0" w:type="dxa"/>
              <w:right w:w="0" w:type="dxa"/>
            </w:tcMar>
            <w:vAlign w:val="center"/>
          </w:tcPr>
          <w:p w14:paraId="490E8523" w14:textId="77777777" w:rsidR="000E555F" w:rsidRPr="000E555F" w:rsidRDefault="000E555F" w:rsidP="000E555F">
            <w:pPr>
              <w:spacing w:before="120"/>
              <w:jc w:val="center"/>
              <w:rPr>
                <w:rFonts w:ascii="Times New Roman" w:hAnsi="Times New Roman"/>
                <w:noProof/>
                <w:sz w:val="24"/>
                <w:szCs w:val="24"/>
              </w:rPr>
            </w:pPr>
            <w:r w:rsidRPr="000E555F">
              <w:rPr>
                <w:rFonts w:ascii="Times New Roman" w:hAnsi="Times New Roman"/>
                <w:noProof/>
                <w:sz w:val="24"/>
                <w:szCs w:val="24"/>
              </w:rPr>
              <w:t>Cloud/shielding factor</w:t>
            </w:r>
          </w:p>
        </w:tc>
        <w:tc>
          <w:tcPr>
            <w:tcW w:w="4910" w:type="dxa"/>
            <w:tcMar>
              <w:top w:w="0" w:type="dxa"/>
              <w:left w:w="0" w:type="dxa"/>
              <w:bottom w:w="0" w:type="dxa"/>
              <w:right w:w="0" w:type="dxa"/>
            </w:tcMar>
            <w:vAlign w:val="center"/>
          </w:tcPr>
          <w:p w14:paraId="4D16667C" w14:textId="77777777" w:rsidR="000E555F" w:rsidRPr="000E555F" w:rsidRDefault="00000000" w:rsidP="000E555F">
            <w:pPr>
              <w:tabs>
                <w:tab w:val="left" w:pos="5720"/>
              </w:tabs>
              <w:spacing w:before="120"/>
              <w:jc w:val="center"/>
              <w:rPr>
                <w:rFonts w:ascii="Times New Roman" w:hAnsi="Times New Roman"/>
                <w:i/>
                <w:caps/>
                <w:noProof/>
                <w:sz w:val="24"/>
                <w:szCs w:val="24"/>
                <w:vertAlign w:val="subscript"/>
              </w:rPr>
            </w:pPr>
            <m:oMathPara>
              <m:oMath>
                <m:sSup>
                  <m:sSupPr>
                    <m:ctrlPr>
                      <w:rPr>
                        <w:rFonts w:ascii="Cambria Math" w:hAnsi="Cambria Math"/>
                        <w:caps/>
                        <w:noProof/>
                        <w:sz w:val="24"/>
                        <w:szCs w:val="24"/>
                        <w:vertAlign w:val="subscript"/>
                      </w:rPr>
                    </m:ctrlPr>
                  </m:sSupPr>
                  <m:e>
                    <m:r>
                      <w:rPr>
                        <w:rFonts w:ascii="Cambria Math" w:hAnsi="Cambria Math"/>
                        <w:caps/>
                        <w:noProof/>
                        <w:sz w:val="24"/>
                        <w:szCs w:val="24"/>
                        <w:vertAlign w:val="subscript"/>
                      </w:rPr>
                      <m:t xml:space="preserve"> </m:t>
                    </m:r>
                    <m:d>
                      <m:dPr>
                        <m:ctrlPr>
                          <w:rPr>
                            <w:rFonts w:ascii="Cambria Math" w:hAnsi="Cambria Math"/>
                            <w:caps/>
                            <w:noProof/>
                            <w:sz w:val="24"/>
                            <w:szCs w:val="24"/>
                            <w:vertAlign w:val="subscript"/>
                          </w:rPr>
                        </m:ctrlPr>
                      </m:dPr>
                      <m:e>
                        <m:r>
                          <w:rPr>
                            <w:rFonts w:ascii="Cambria Math" w:hAnsi="Cambria Math"/>
                            <w:caps/>
                            <w:noProof/>
                            <w:sz w:val="24"/>
                            <w:szCs w:val="24"/>
                            <w:vertAlign w:val="subscript"/>
                          </w:rPr>
                          <m:t>0.9*</m:t>
                        </m:r>
                        <m:sSub>
                          <m:sSubPr>
                            <m:ctrlPr>
                              <w:rPr>
                                <w:rFonts w:ascii="Cambria Math" w:hAnsi="Cambria Math"/>
                                <w:caps/>
                                <w:noProof/>
                                <w:sz w:val="24"/>
                                <w:szCs w:val="24"/>
                                <w:vertAlign w:val="subscript"/>
                              </w:rPr>
                            </m:ctrlPr>
                          </m:sSubPr>
                          <m:e>
                            <m:r>
                              <w:rPr>
                                <w:rFonts w:ascii="Cambria Math" w:hAnsi="Cambria Math"/>
                                <w:caps/>
                                <w:noProof/>
                                <w:sz w:val="24"/>
                                <w:szCs w:val="24"/>
                                <w:vertAlign w:val="subscript"/>
                              </w:rPr>
                              <m:t>f</m:t>
                            </m:r>
                          </m:e>
                          <m:sub>
                            <m:r>
                              <w:rPr>
                                <w:rFonts w:ascii="Cambria Math" w:hAnsi="Cambria Math"/>
                                <w:caps/>
                                <w:noProof/>
                                <w:sz w:val="24"/>
                                <w:szCs w:val="24"/>
                                <w:vertAlign w:val="subscript"/>
                              </w:rPr>
                              <m:t>cloud</m:t>
                            </m:r>
                          </m:sub>
                        </m:sSub>
                      </m:e>
                    </m:d>
                  </m:e>
                  <m:sup>
                    <m:r>
                      <w:rPr>
                        <w:rFonts w:ascii="Cambria Math" w:hAnsi="Cambria Math"/>
                        <w:caps/>
                        <w:noProof/>
                        <w:sz w:val="24"/>
                        <w:szCs w:val="24"/>
                        <w:vertAlign w:val="subscript"/>
                      </w:rPr>
                      <m:t>3</m:t>
                    </m:r>
                  </m:sup>
                </m:sSup>
              </m:oMath>
            </m:oMathPara>
          </w:p>
        </w:tc>
      </w:tr>
      <w:tr w:rsidR="000E555F" w:rsidRPr="000E555F" w14:paraId="79A43DAA" w14:textId="77777777" w:rsidTr="000E555F">
        <w:tc>
          <w:tcPr>
            <w:tcW w:w="641" w:type="dxa"/>
            <w:tcMar>
              <w:top w:w="0" w:type="dxa"/>
              <w:left w:w="0" w:type="dxa"/>
              <w:bottom w:w="0" w:type="dxa"/>
              <w:right w:w="0" w:type="dxa"/>
            </w:tcMar>
            <w:vAlign w:val="center"/>
          </w:tcPr>
          <w:p w14:paraId="47BE1A10"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α</w:t>
            </w:r>
          </w:p>
        </w:tc>
        <w:tc>
          <w:tcPr>
            <w:tcW w:w="1429" w:type="dxa"/>
            <w:tcMar>
              <w:top w:w="0" w:type="dxa"/>
              <w:left w:w="0" w:type="dxa"/>
              <w:bottom w:w="0" w:type="dxa"/>
              <w:right w:w="0" w:type="dxa"/>
            </w:tcMar>
            <w:vAlign w:val="center"/>
          </w:tcPr>
          <w:p w14:paraId="62FAAC68"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w:t>
            </w:r>
          </w:p>
        </w:tc>
        <w:tc>
          <w:tcPr>
            <w:tcW w:w="5890" w:type="dxa"/>
            <w:tcMar>
              <w:top w:w="0" w:type="dxa"/>
              <w:left w:w="0" w:type="dxa"/>
              <w:bottom w:w="0" w:type="dxa"/>
              <w:right w:w="0" w:type="dxa"/>
            </w:tcMar>
            <w:vAlign w:val="center"/>
          </w:tcPr>
          <w:p w14:paraId="45B4EE65" w14:textId="3548728E" w:rsidR="000E555F" w:rsidRPr="000E555F" w:rsidRDefault="00F8581A" w:rsidP="00F8581A">
            <w:pPr>
              <w:spacing w:before="120" w:line="276" w:lineRule="auto"/>
              <w:ind w:right="-90"/>
              <w:jc w:val="center"/>
              <w:rPr>
                <w:rFonts w:ascii="Times New Roman" w:hAnsi="Times New Roman"/>
                <w:noProof/>
                <w:sz w:val="24"/>
                <w:szCs w:val="24"/>
              </w:rPr>
            </w:pPr>
            <w:r>
              <w:rPr>
                <w:rFonts w:ascii="Times New Roman" w:hAnsi="Times New Roman"/>
                <w:noProof/>
                <w:sz w:val="24"/>
                <w:szCs w:val="24"/>
              </w:rPr>
              <w:t>Albedo</w:t>
            </w:r>
          </w:p>
        </w:tc>
        <w:tc>
          <w:tcPr>
            <w:tcW w:w="4910" w:type="dxa"/>
            <w:tcMar>
              <w:top w:w="0" w:type="dxa"/>
              <w:left w:w="0" w:type="dxa"/>
              <w:bottom w:w="0" w:type="dxa"/>
              <w:right w:w="0" w:type="dxa"/>
            </w:tcMar>
            <w:vAlign w:val="center"/>
          </w:tcPr>
          <w:p w14:paraId="492A5FA6" w14:textId="6B75031C" w:rsidR="000E555F" w:rsidRPr="000E555F" w:rsidRDefault="00F8581A" w:rsidP="000E555F">
            <w:pPr>
              <w:spacing w:before="120"/>
              <w:ind w:right="-90"/>
              <w:jc w:val="center"/>
              <w:rPr>
                <w:rFonts w:ascii="Times New Roman" w:hAnsi="Times New Roman"/>
                <w:i/>
                <w:caps/>
                <w:noProof/>
                <w:sz w:val="24"/>
                <w:szCs w:val="24"/>
                <w:vertAlign w:val="subscript"/>
              </w:rPr>
            </w:pPr>
            <w:r>
              <w:rPr>
                <w:rFonts w:ascii="Times New Roman" w:hAnsi="Times New Roman"/>
                <w:noProof/>
                <w:sz w:val="24"/>
                <w:szCs w:val="24"/>
              </w:rPr>
              <w:t>Input</w:t>
            </w:r>
            <w:r w:rsidR="000E555F" w:rsidRPr="000E555F">
              <w:rPr>
                <w:rFonts w:ascii="Times New Roman" w:hAnsi="Times New Roman"/>
                <w:noProof/>
                <w:sz w:val="24"/>
                <w:szCs w:val="24"/>
              </w:rPr>
              <w:t xml:space="preserve"> </w:t>
            </w:r>
          </w:p>
        </w:tc>
      </w:tr>
      <w:tr w:rsidR="000E555F" w:rsidRPr="000E555F" w14:paraId="098DE0CF" w14:textId="77777777" w:rsidTr="000E555F">
        <w:tc>
          <w:tcPr>
            <w:tcW w:w="641" w:type="dxa"/>
            <w:tcMar>
              <w:top w:w="0" w:type="dxa"/>
              <w:left w:w="0" w:type="dxa"/>
              <w:bottom w:w="0" w:type="dxa"/>
              <w:right w:w="0" w:type="dxa"/>
            </w:tcMar>
            <w:vAlign w:val="center"/>
          </w:tcPr>
          <w:p w14:paraId="2CDEA536" w14:textId="77777777" w:rsidR="000E555F" w:rsidRPr="000E555F" w:rsidRDefault="000E555F" w:rsidP="000E555F">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G</w:t>
            </w:r>
          </w:p>
        </w:tc>
        <w:tc>
          <w:tcPr>
            <w:tcW w:w="1429" w:type="dxa"/>
            <w:tcMar>
              <w:top w:w="0" w:type="dxa"/>
              <w:left w:w="0" w:type="dxa"/>
              <w:bottom w:w="0" w:type="dxa"/>
              <w:right w:w="0" w:type="dxa"/>
            </w:tcMar>
            <w:vAlign w:val="center"/>
          </w:tcPr>
          <w:p w14:paraId="7474C53B" w14:textId="77777777" w:rsidR="000E555F" w:rsidRPr="000E555F" w:rsidRDefault="000E555F" w:rsidP="000E555F">
            <w:pPr>
              <w:tabs>
                <w:tab w:val="left" w:pos="6390"/>
              </w:tabs>
              <w:spacing w:before="120"/>
              <w:jc w:val="center"/>
              <w:rPr>
                <w:rFonts w:ascii="Times New Roman" w:hAnsi="Times New Roman"/>
                <w:noProof/>
                <w:sz w:val="24"/>
                <w:szCs w:val="24"/>
                <w:vertAlign w:val="superscript"/>
              </w:rPr>
            </w:pPr>
            <w:r w:rsidRPr="000E555F">
              <w:rPr>
                <w:rFonts w:ascii="Times New Roman" w:hAnsi="Times New Roman"/>
                <w:noProof/>
                <w:sz w:val="24"/>
                <w:szCs w:val="24"/>
              </w:rPr>
              <w:t>MJ m</w:t>
            </w:r>
            <w:r w:rsidRPr="000E555F">
              <w:rPr>
                <w:rFonts w:ascii="Times New Roman" w:hAnsi="Times New Roman"/>
                <w:noProof/>
                <w:sz w:val="24"/>
                <w:szCs w:val="24"/>
                <w:vertAlign w:val="superscript"/>
              </w:rPr>
              <w:t>-2</w:t>
            </w:r>
            <w:r w:rsidRPr="000E555F">
              <w:rPr>
                <w:rFonts w:ascii="Times New Roman" w:hAnsi="Times New Roman"/>
                <w:noProof/>
                <w:sz w:val="24"/>
                <w:szCs w:val="24"/>
              </w:rPr>
              <w:t xml:space="preserve"> h</w:t>
            </w:r>
            <w:r w:rsidRPr="000E555F">
              <w:rPr>
                <w:rFonts w:ascii="Times New Roman" w:hAnsi="Times New Roman"/>
                <w:noProof/>
                <w:sz w:val="24"/>
                <w:szCs w:val="24"/>
                <w:vertAlign w:val="superscript"/>
              </w:rPr>
              <w:t>-1</w:t>
            </w:r>
          </w:p>
        </w:tc>
        <w:tc>
          <w:tcPr>
            <w:tcW w:w="5890" w:type="dxa"/>
            <w:tcMar>
              <w:top w:w="0" w:type="dxa"/>
              <w:left w:w="0" w:type="dxa"/>
              <w:bottom w:w="0" w:type="dxa"/>
              <w:right w:w="0" w:type="dxa"/>
            </w:tcMar>
            <w:vAlign w:val="center"/>
          </w:tcPr>
          <w:p w14:paraId="3EBF669D" w14:textId="77777777" w:rsidR="000E555F" w:rsidRPr="000E555F" w:rsidRDefault="000E555F" w:rsidP="000E555F">
            <w:pPr>
              <w:spacing w:before="120"/>
              <w:jc w:val="center"/>
              <w:rPr>
                <w:rFonts w:ascii="Times New Roman" w:hAnsi="Times New Roman"/>
                <w:noProof/>
                <w:sz w:val="24"/>
                <w:szCs w:val="24"/>
              </w:rPr>
            </w:pPr>
            <w:r w:rsidRPr="000E555F">
              <w:rPr>
                <w:rFonts w:ascii="Times New Roman" w:hAnsi="Times New Roman"/>
                <w:noProof/>
                <w:sz w:val="24"/>
                <w:szCs w:val="24"/>
              </w:rPr>
              <w:t>Ground heat flux</w:t>
            </w:r>
          </w:p>
        </w:tc>
        <w:tc>
          <w:tcPr>
            <w:tcW w:w="4910" w:type="dxa"/>
            <w:tcMar>
              <w:top w:w="0" w:type="dxa"/>
              <w:left w:w="0" w:type="dxa"/>
              <w:bottom w:w="0" w:type="dxa"/>
              <w:right w:w="0" w:type="dxa"/>
            </w:tcMar>
            <w:vAlign w:val="center"/>
          </w:tcPr>
          <w:p w14:paraId="4FD06A61" w14:textId="77777777" w:rsidR="000E555F" w:rsidRPr="000E555F" w:rsidRDefault="000E555F" w:rsidP="000E555F">
            <w:pPr>
              <w:tabs>
                <w:tab w:val="left" w:pos="5720"/>
              </w:tabs>
              <w:spacing w:before="120"/>
              <w:jc w:val="center"/>
              <w:rPr>
                <w:rFonts w:ascii="Times New Roman" w:hAnsi="Times New Roman"/>
                <w:noProof/>
                <w:sz w:val="24"/>
                <w:szCs w:val="24"/>
              </w:rPr>
            </w:pPr>
            <w:r w:rsidRPr="000E555F">
              <w:rPr>
                <w:rFonts w:ascii="Times New Roman" w:hAnsi="Times New Roman"/>
                <w:noProof/>
                <w:sz w:val="24"/>
                <w:szCs w:val="24"/>
              </w:rPr>
              <w:t>Input (if available otherwise 0)</w:t>
            </w:r>
          </w:p>
        </w:tc>
      </w:tr>
      <w:tr w:rsidR="000E555F" w:rsidRPr="000E555F" w14:paraId="12C6D2DB" w14:textId="77777777" w:rsidTr="000E555F">
        <w:tc>
          <w:tcPr>
            <w:tcW w:w="641" w:type="dxa"/>
            <w:tcMar>
              <w:top w:w="0" w:type="dxa"/>
              <w:left w:w="0" w:type="dxa"/>
              <w:bottom w:w="0" w:type="dxa"/>
              <w:right w:w="0" w:type="dxa"/>
            </w:tcMar>
            <w:vAlign w:val="center"/>
          </w:tcPr>
          <w:p w14:paraId="22F62950" w14:textId="77777777" w:rsidR="000E555F" w:rsidRPr="000E555F" w:rsidRDefault="00000000" w:rsidP="000E555F">
            <w:pPr>
              <w:tabs>
                <w:tab w:val="left" w:pos="6390"/>
              </w:tabs>
              <w:spacing w:before="120"/>
              <w:jc w:val="center"/>
              <w:rPr>
                <w:rFonts w:ascii="Times New Roman" w:hAnsi="Times New Roman"/>
                <w:noProof/>
                <w:sz w:val="24"/>
                <w:szCs w:val="24"/>
              </w:rPr>
            </w:pPr>
            <m:oMathPara>
              <m:oMath>
                <m:sSub>
                  <m:sSubPr>
                    <m:ctrlPr>
                      <w:rPr>
                        <w:rFonts w:ascii="Cambria Math" w:hAnsi="Cambria Math"/>
                        <w:noProof/>
                        <w:sz w:val="24"/>
                        <w:szCs w:val="24"/>
                      </w:rPr>
                    </m:ctrlPr>
                  </m:sSubPr>
                  <m:e>
                    <m:r>
                      <w:rPr>
                        <w:rFonts w:ascii="Cambria Math" w:hAnsi="Cambria Math"/>
                        <w:noProof/>
                        <w:sz w:val="24"/>
                        <w:szCs w:val="24"/>
                      </w:rPr>
                      <m:t>L</m:t>
                    </m:r>
                    <m:ctrlPr>
                      <w:rPr>
                        <w:rFonts w:ascii="Cambria Math" w:hAnsi="Cambria Math"/>
                        <w:iCs/>
                        <w:noProof/>
                        <w:sz w:val="24"/>
                        <w:szCs w:val="24"/>
                      </w:rPr>
                    </m:ctrlPr>
                  </m:e>
                  <m:sub>
                    <m:r>
                      <w:rPr>
                        <w:rFonts w:ascii="Cambria Math" w:hAnsi="Cambria Math"/>
                        <w:noProof/>
                        <w:sz w:val="24"/>
                        <w:szCs w:val="24"/>
                      </w:rPr>
                      <m:t>0</m:t>
                    </m:r>
                  </m:sub>
                </m:sSub>
              </m:oMath>
            </m:oMathPara>
          </w:p>
        </w:tc>
        <w:tc>
          <w:tcPr>
            <w:tcW w:w="1429" w:type="dxa"/>
            <w:tcMar>
              <w:top w:w="0" w:type="dxa"/>
              <w:left w:w="0" w:type="dxa"/>
              <w:bottom w:w="0" w:type="dxa"/>
              <w:right w:w="0" w:type="dxa"/>
            </w:tcMar>
            <w:vAlign w:val="center"/>
          </w:tcPr>
          <w:p w14:paraId="589B99CF" w14:textId="77777777" w:rsidR="000E555F" w:rsidRPr="000E555F" w:rsidRDefault="000E555F" w:rsidP="000E555F">
            <w:pPr>
              <w:tabs>
                <w:tab w:val="left" w:pos="6390"/>
              </w:tabs>
              <w:spacing w:before="120"/>
              <w:rPr>
                <w:rFonts w:ascii="Times New Roman" w:hAnsi="Times New Roman"/>
                <w:noProof/>
                <w:sz w:val="24"/>
                <w:szCs w:val="24"/>
              </w:rPr>
            </w:pPr>
            <m:oMathPara>
              <m:oMath>
                <m:r>
                  <w:rPr>
                    <w:rFonts w:ascii="Cambria Math" w:hAnsi="Cambria Math"/>
                    <w:noProof/>
                    <w:sz w:val="24"/>
                    <w:szCs w:val="24"/>
                  </w:rPr>
                  <m:t xml:space="preserve">MJ </m:t>
                </m:r>
                <m:sSup>
                  <m:sSupPr>
                    <m:ctrlPr>
                      <w:rPr>
                        <w:rFonts w:ascii="Cambria Math" w:hAnsi="Cambria Math"/>
                        <w:noProof/>
                        <w:sz w:val="24"/>
                        <w:szCs w:val="24"/>
                      </w:rPr>
                    </m:ctrlPr>
                  </m:sSupPr>
                  <m:e>
                    <m:r>
                      <w:rPr>
                        <w:rFonts w:ascii="Cambria Math" w:hAnsi="Cambria Math"/>
                        <w:noProof/>
                        <w:sz w:val="24"/>
                        <w:szCs w:val="24"/>
                      </w:rPr>
                      <m:t>m</m:t>
                    </m:r>
                  </m:e>
                  <m:sup>
                    <m:r>
                      <w:rPr>
                        <w:rFonts w:ascii="Cambria Math" w:hAnsi="Cambria Math"/>
                        <w:noProof/>
                        <w:sz w:val="24"/>
                        <w:szCs w:val="24"/>
                      </w:rPr>
                      <m:t>-2</m:t>
                    </m:r>
                  </m:sup>
                </m:sSup>
                <m:r>
                  <w:rPr>
                    <w:rFonts w:ascii="Cambria Math" w:hAnsi="Cambria Math"/>
                    <w:noProof/>
                    <w:sz w:val="24"/>
                    <w:szCs w:val="24"/>
                  </w:rPr>
                  <m:t xml:space="preserve"> </m:t>
                </m:r>
                <m:sSup>
                  <m:sSupPr>
                    <m:ctrlPr>
                      <w:rPr>
                        <w:rFonts w:ascii="Cambria Math" w:hAnsi="Cambria Math"/>
                        <w:noProof/>
                        <w:sz w:val="24"/>
                        <w:szCs w:val="24"/>
                      </w:rPr>
                    </m:ctrlPr>
                  </m:sSupPr>
                  <m:e>
                    <m:r>
                      <w:rPr>
                        <w:rFonts w:ascii="Cambria Math" w:hAnsi="Cambria Math"/>
                        <w:noProof/>
                        <w:sz w:val="24"/>
                        <w:szCs w:val="24"/>
                      </w:rPr>
                      <m:t>h</m:t>
                    </m:r>
                  </m:e>
                  <m:sup>
                    <m:r>
                      <w:rPr>
                        <w:rFonts w:ascii="Cambria Math" w:hAnsi="Cambria Math"/>
                        <w:noProof/>
                        <w:sz w:val="24"/>
                        <w:szCs w:val="24"/>
                      </w:rPr>
                      <m:t>-1</m:t>
                    </m:r>
                  </m:sup>
                </m:sSup>
              </m:oMath>
            </m:oMathPara>
          </w:p>
        </w:tc>
        <w:tc>
          <w:tcPr>
            <w:tcW w:w="5890" w:type="dxa"/>
            <w:tcMar>
              <w:top w:w="0" w:type="dxa"/>
              <w:left w:w="0" w:type="dxa"/>
              <w:bottom w:w="0" w:type="dxa"/>
              <w:right w:w="0" w:type="dxa"/>
            </w:tcMar>
            <w:vAlign w:val="center"/>
          </w:tcPr>
          <w:p w14:paraId="6468796E" w14:textId="77777777" w:rsidR="000E555F" w:rsidRPr="000E555F" w:rsidRDefault="000E555F" w:rsidP="000E555F">
            <w:pPr>
              <w:spacing w:before="120"/>
              <w:jc w:val="center"/>
              <w:rPr>
                <w:rFonts w:ascii="Times New Roman" w:hAnsi="Times New Roman"/>
                <w:noProof/>
                <w:sz w:val="24"/>
                <w:szCs w:val="24"/>
              </w:rPr>
            </w:pPr>
            <w:r w:rsidRPr="000E555F">
              <w:rPr>
                <w:rFonts w:ascii="Times New Roman" w:hAnsi="Times New Roman"/>
                <w:noProof/>
                <w:sz w:val="24"/>
                <w:szCs w:val="24"/>
              </w:rPr>
              <w:t xml:space="preserve">Net out-going long-wave radiation </w:t>
            </w:r>
            <w:r w:rsidRPr="000E555F">
              <w:rPr>
                <w:rFonts w:ascii="Times New Roman" w:hAnsi="Times New Roman"/>
                <w:noProof/>
                <w:sz w:val="24"/>
                <w:szCs w:val="24"/>
              </w:rPr>
              <w:br/>
              <w:t>(From Allen et al. 1998)</w:t>
            </w:r>
          </w:p>
        </w:tc>
        <w:tc>
          <w:tcPr>
            <w:tcW w:w="4910" w:type="dxa"/>
            <w:tcMar>
              <w:top w:w="0" w:type="dxa"/>
              <w:left w:w="0" w:type="dxa"/>
              <w:bottom w:w="0" w:type="dxa"/>
              <w:right w:w="0" w:type="dxa"/>
            </w:tcMar>
            <w:vAlign w:val="center"/>
          </w:tcPr>
          <w:p w14:paraId="17076BFF" w14:textId="3935E83A" w:rsidR="000E555F" w:rsidRPr="000E555F" w:rsidRDefault="000E555F" w:rsidP="000E555F">
            <w:pPr>
              <w:autoSpaceDE w:val="0"/>
              <w:autoSpaceDN w:val="0"/>
              <w:adjustRightInd w:val="0"/>
              <w:rPr>
                <w:rFonts w:ascii="Times New Roman" w:hAnsi="Times New Roman"/>
                <w:color w:val="BFBF00"/>
                <w:sz w:val="24"/>
                <w:szCs w:val="24"/>
              </w:rPr>
            </w:pPr>
            <m:oMathPara>
              <m:oMath>
                <m:r>
                  <w:rPr>
                    <w:rFonts w:ascii="Cambria Math" w:hAnsi="Cambria Math"/>
                    <w:sz w:val="24"/>
                    <w:szCs w:val="24"/>
                  </w:rPr>
                  <m:t>4.903</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-9</m:t>
                    </m:r>
                  </m:sup>
                </m:sSup>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r>
                          <w:rPr>
                            <w:rFonts w:ascii="Cambria Math" w:hAnsi="Cambria Math"/>
                            <w:sz w:val="24"/>
                            <w:szCs w:val="24"/>
                          </w:rPr>
                          <m:t>+273.15</m:t>
                        </m:r>
                      </m:e>
                    </m:d>
                  </m:e>
                  <m:sup>
                    <m:r>
                      <w:rPr>
                        <w:rFonts w:ascii="Cambria Math" w:hAnsi="Cambria Math"/>
                        <w:sz w:val="24"/>
                        <w:szCs w:val="24"/>
                      </w:rPr>
                      <m:t>4</m:t>
                    </m:r>
                  </m:sup>
                </m:sSup>
                <m:r>
                  <w:rPr>
                    <w:rFonts w:ascii="Cambria Math" w:hAnsi="Cambria Math"/>
                    <w:sz w:val="24"/>
                    <w:szCs w:val="24"/>
                  </w:rPr>
                  <m:t>|</m:t>
                </m:r>
                <m:r>
                  <m:rPr>
                    <m:sty m:val="p"/>
                  </m:rPr>
                  <w:rPr>
                    <w:rFonts w:ascii="Cambria Math" w:hAnsi="Cambria Math"/>
                    <w:sz w:val="24"/>
                    <w:szCs w:val="24"/>
                  </w:rPr>
                  <w:br/>
                </m:r>
              </m:oMath>
              <m:oMath>
                <m:r>
                  <w:rPr>
                    <w:rFonts w:ascii="Cambria Math" w:hAnsi="Cambria Math"/>
                    <w:sz w:val="24"/>
                    <w:szCs w:val="24"/>
                  </w:rPr>
                  <m:t xml:space="preserve">× </m:t>
                </m:r>
                <m:d>
                  <m:dPr>
                    <m:ctrlPr>
                      <w:rPr>
                        <w:rFonts w:ascii="Cambria Math" w:hAnsi="Cambria Math"/>
                        <w:sz w:val="24"/>
                        <w:szCs w:val="24"/>
                      </w:rPr>
                    </m:ctrlPr>
                  </m:dPr>
                  <m:e>
                    <m:r>
                      <w:rPr>
                        <w:rFonts w:ascii="Cambria Math" w:hAnsi="Cambria Math"/>
                        <w:sz w:val="24"/>
                        <w:szCs w:val="24"/>
                      </w:rPr>
                      <m:t xml:space="preserve">0.34 - 0.14 </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a</m:t>
                            </m:r>
                          </m:sub>
                          <m:sup>
                            <m:r>
                              <w:rPr>
                                <w:rFonts w:ascii="Cambria Math" w:hAnsi="Cambria Math"/>
                                <w:sz w:val="24"/>
                                <w:szCs w:val="24"/>
                              </w:rPr>
                              <m:t>*</m:t>
                            </m:r>
                          </m:sup>
                        </m:sSubSup>
                        <m:sSub>
                          <m:sSubPr>
                            <m:ctrlPr>
                              <w:rPr>
                                <w:rFonts w:ascii="Cambria Math" w:hAnsi="Cambria Math"/>
                                <w:sz w:val="24"/>
                                <w:szCs w:val="24"/>
                              </w:rPr>
                            </m:ctrlPr>
                          </m:sSubPr>
                          <m:e>
                            <m:r>
                              <w:rPr>
                                <w:rFonts w:ascii="Cambria Math" w:hAnsi="Cambria Math"/>
                                <w:sz w:val="24"/>
                                <w:szCs w:val="24"/>
                              </w:rPr>
                              <m:t xml:space="preserve"> h</m:t>
                            </m:r>
                          </m:e>
                          <m:sub>
                            <m:r>
                              <w:rPr>
                                <w:rFonts w:ascii="Cambria Math" w:hAnsi="Cambria Math"/>
                                <w:sz w:val="24"/>
                                <w:szCs w:val="24"/>
                              </w:rPr>
                              <m:t>a</m:t>
                            </m:r>
                          </m:sub>
                        </m:sSub>
                      </m:e>
                    </m:rad>
                    <m:r>
                      <w:rPr>
                        <w:rFonts w:ascii="Cambria Math" w:hAnsi="Cambria Math"/>
                        <w:sz w:val="24"/>
                        <w:szCs w:val="24"/>
                      </w:rPr>
                      <m:t xml:space="preserve"> </m:t>
                    </m:r>
                  </m:e>
                </m:d>
                <m:r>
                  <m:rPr>
                    <m:sty m:val="p"/>
                  </m:rPr>
                  <w:rPr>
                    <w:rFonts w:ascii="Cambria Math" w:hAnsi="Cambria Math"/>
                    <w:sz w:val="24"/>
                    <w:szCs w:val="24"/>
                  </w:rPr>
                  <w:br/>
                </m:r>
              </m:oMath>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1.35×</m:t>
                    </m:r>
                    <m:f>
                      <m:fPr>
                        <m:ctrlPr>
                          <w:rPr>
                            <w:rFonts w:ascii="Cambria Math" w:hAnsi="Cambria Math"/>
                            <w:sz w:val="24"/>
                            <w:szCs w:val="24"/>
                          </w:rPr>
                        </m:ctrlPr>
                      </m:fPr>
                      <m:num>
                        <m:r>
                          <w:rPr>
                            <w:rFonts w:ascii="Cambria Math" w:hAnsi="Cambria Math"/>
                            <w:sz w:val="24"/>
                            <w:szCs w:val="24"/>
                          </w:rPr>
                          <m:t>K+0.1</m:t>
                        </m:r>
                      </m:num>
                      <m:den>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CS</m:t>
                            </m:r>
                          </m:sub>
                        </m:sSub>
                        <m:r>
                          <w:rPr>
                            <w:rFonts w:ascii="Cambria Math" w:hAnsi="Cambria Math"/>
                            <w:sz w:val="24"/>
                            <w:szCs w:val="24"/>
                          </w:rPr>
                          <m:t>+0.1</m:t>
                        </m:r>
                      </m:den>
                    </m:f>
                    <m:r>
                      <w:rPr>
                        <w:rFonts w:ascii="Cambria Math" w:hAnsi="Cambria Math"/>
                        <w:sz w:val="24"/>
                        <w:szCs w:val="24"/>
                      </w:rPr>
                      <m:t>-0.35</m:t>
                    </m:r>
                  </m:e>
                </m:d>
              </m:oMath>
            </m:oMathPara>
          </w:p>
        </w:tc>
      </w:tr>
      <w:tr w:rsidR="000E555F" w:rsidRPr="000E555F" w14:paraId="7C02B473" w14:textId="77777777" w:rsidTr="000E555F">
        <w:tc>
          <w:tcPr>
            <w:tcW w:w="641" w:type="dxa"/>
            <w:tcMar>
              <w:top w:w="0" w:type="dxa"/>
              <w:left w:w="0" w:type="dxa"/>
              <w:bottom w:w="0" w:type="dxa"/>
              <w:right w:w="0" w:type="dxa"/>
            </w:tcMar>
            <w:vAlign w:val="center"/>
          </w:tcPr>
          <w:p w14:paraId="7093DE64" w14:textId="77777777" w:rsidR="000E555F" w:rsidRPr="000E555F" w:rsidRDefault="00000000" w:rsidP="000E555F">
            <w:pPr>
              <w:tabs>
                <w:tab w:val="left" w:pos="6390"/>
              </w:tabs>
              <w:spacing w:before="120" w:line="276" w:lineRule="auto"/>
              <w:jc w:val="center"/>
              <w:rPr>
                <w:rFonts w:ascii="Times New Roman" w:hAnsi="Times New Roman"/>
                <w:noProof/>
                <w:sz w:val="24"/>
                <w:szCs w:val="24"/>
                <w:vertAlign w:val="subscript"/>
              </w:rPr>
            </w:pPr>
            <m:oMathPara>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a</m:t>
                    </m:r>
                  </m:sub>
                  <m:sup>
                    <m:r>
                      <w:rPr>
                        <w:rFonts w:ascii="Cambria Math" w:hAnsi="Cambria Math"/>
                        <w:sz w:val="24"/>
                        <w:szCs w:val="24"/>
                      </w:rPr>
                      <m:t>*</m:t>
                    </m:r>
                  </m:sup>
                </m:sSubSup>
              </m:oMath>
            </m:oMathPara>
          </w:p>
        </w:tc>
        <w:tc>
          <w:tcPr>
            <w:tcW w:w="1429" w:type="dxa"/>
            <w:tcMar>
              <w:top w:w="0" w:type="dxa"/>
              <w:left w:w="0" w:type="dxa"/>
              <w:bottom w:w="0" w:type="dxa"/>
              <w:right w:w="0" w:type="dxa"/>
            </w:tcMar>
            <w:vAlign w:val="center"/>
          </w:tcPr>
          <w:p w14:paraId="73C7A36D"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kPa</w:t>
            </w:r>
          </w:p>
        </w:tc>
        <w:tc>
          <w:tcPr>
            <w:tcW w:w="5890" w:type="dxa"/>
            <w:tcMar>
              <w:top w:w="0" w:type="dxa"/>
              <w:left w:w="0" w:type="dxa"/>
              <w:bottom w:w="0" w:type="dxa"/>
              <w:right w:w="0" w:type="dxa"/>
            </w:tcMar>
            <w:vAlign w:val="center"/>
          </w:tcPr>
          <w:p w14:paraId="4CD58B9A" w14:textId="17487050" w:rsidR="000E555F" w:rsidRPr="000E555F" w:rsidRDefault="00E62EAE" w:rsidP="000E555F">
            <w:pPr>
              <w:spacing w:before="120" w:line="276" w:lineRule="auto"/>
              <w:jc w:val="center"/>
              <w:rPr>
                <w:rFonts w:ascii="Times New Roman" w:hAnsi="Times New Roman"/>
                <w:noProof/>
                <w:sz w:val="24"/>
                <w:szCs w:val="24"/>
              </w:rPr>
            </w:pPr>
            <w:r>
              <w:rPr>
                <w:rFonts w:ascii="Times New Roman" w:hAnsi="Times New Roman"/>
                <w:noProof/>
                <w:sz w:val="24"/>
                <w:szCs w:val="24"/>
              </w:rPr>
              <w:t>S</w:t>
            </w:r>
            <w:r w:rsidR="000E555F" w:rsidRPr="000E555F">
              <w:rPr>
                <w:rFonts w:ascii="Times New Roman" w:hAnsi="Times New Roman"/>
                <w:noProof/>
                <w:sz w:val="24"/>
                <w:szCs w:val="24"/>
              </w:rPr>
              <w:t>aturation water vapor pressure</w:t>
            </w:r>
          </w:p>
        </w:tc>
        <w:tc>
          <w:tcPr>
            <w:tcW w:w="4910" w:type="dxa"/>
            <w:tcMar>
              <w:top w:w="0" w:type="dxa"/>
              <w:left w:w="0" w:type="dxa"/>
              <w:bottom w:w="0" w:type="dxa"/>
              <w:right w:w="0" w:type="dxa"/>
            </w:tcMar>
            <w:vAlign w:val="center"/>
          </w:tcPr>
          <w:p w14:paraId="2BC83808" w14:textId="753A7A96" w:rsidR="000E555F" w:rsidRDefault="000E555F" w:rsidP="000E555F">
            <w:pPr>
              <w:tabs>
                <w:tab w:val="left" w:pos="6390"/>
              </w:tabs>
              <w:spacing w:before="120" w:line="276" w:lineRule="auto"/>
              <w:jc w:val="center"/>
              <w:rPr>
                <w:rFonts w:ascii="Times New Roman" w:hAnsi="Times New Roman"/>
                <w:sz w:val="24"/>
                <w:szCs w:val="24"/>
              </w:rPr>
            </w:pPr>
            <m:oMath>
              <m:r>
                <w:rPr>
                  <w:rFonts w:ascii="Cambria Math" w:hAnsi="Cambria Math"/>
                  <w:sz w:val="24"/>
                  <w:szCs w:val="24"/>
                </w:rPr>
                <m:t>0.6108</m:t>
              </m:r>
              <m:r>
                <w:rPr>
                  <w:rFonts w:ascii="Cambria Math" w:hAnsi="Cambria Math"/>
                  <w:noProof/>
                  <w:sz w:val="24"/>
                  <w:szCs w:val="24"/>
                </w:rPr>
                <m:t>∙exp</m:t>
              </m:r>
              <m:d>
                <m:dPr>
                  <m:ctrlPr>
                    <w:rPr>
                      <w:rFonts w:ascii="Cambria Math" w:hAnsi="Cambria Math"/>
                      <w:noProof/>
                      <w:sz w:val="24"/>
                      <w:szCs w:val="24"/>
                    </w:rPr>
                  </m:ctrlPr>
                </m:dPr>
                <m:e>
                  <m:f>
                    <m:fPr>
                      <m:ctrlPr>
                        <w:rPr>
                          <w:rFonts w:ascii="Cambria Math" w:hAnsi="Cambria Math"/>
                          <w:noProof/>
                          <w:sz w:val="24"/>
                          <w:szCs w:val="24"/>
                        </w:rPr>
                      </m:ctrlPr>
                    </m:fPr>
                    <m:num>
                      <m:r>
                        <w:rPr>
                          <w:rFonts w:ascii="Cambria Math" w:hAnsi="Cambria Math"/>
                          <w:noProof/>
                          <w:sz w:val="24"/>
                          <w:szCs w:val="24"/>
                        </w:rPr>
                        <m:t>17.27∙</m:t>
                      </m:r>
                      <m:sSub>
                        <m:sSubPr>
                          <m:ctrlPr>
                            <w:rPr>
                              <w:rFonts w:ascii="Cambria Math" w:hAnsi="Cambria Math"/>
                              <w:noProof/>
                              <w:sz w:val="24"/>
                              <w:szCs w:val="24"/>
                            </w:rPr>
                          </m:ctrlPr>
                        </m:sSubPr>
                        <m:e>
                          <m:r>
                            <w:rPr>
                              <w:rFonts w:ascii="Cambria Math" w:hAnsi="Cambria Math"/>
                              <w:noProof/>
                              <w:sz w:val="24"/>
                              <w:szCs w:val="24"/>
                            </w:rPr>
                            <m:t>T</m:t>
                          </m:r>
                        </m:e>
                        <m:sub>
                          <m:r>
                            <w:rPr>
                              <w:rFonts w:ascii="Cambria Math" w:hAnsi="Cambria Math"/>
                              <w:noProof/>
                              <w:sz w:val="24"/>
                              <w:szCs w:val="24"/>
                            </w:rPr>
                            <m:t>a</m:t>
                          </m:r>
                        </m:sub>
                      </m:sSub>
                    </m:num>
                    <m:den>
                      <m:sSub>
                        <m:sSubPr>
                          <m:ctrlPr>
                            <w:rPr>
                              <w:rFonts w:ascii="Cambria Math" w:hAnsi="Cambria Math"/>
                              <w:noProof/>
                              <w:sz w:val="24"/>
                              <w:szCs w:val="24"/>
                            </w:rPr>
                          </m:ctrlPr>
                        </m:sSubPr>
                        <m:e>
                          <m:r>
                            <w:rPr>
                              <w:rFonts w:ascii="Cambria Math" w:hAnsi="Cambria Math"/>
                              <w:noProof/>
                              <w:sz w:val="24"/>
                              <w:szCs w:val="24"/>
                            </w:rPr>
                            <m:t>T</m:t>
                          </m:r>
                        </m:e>
                        <m:sub>
                          <m:r>
                            <w:rPr>
                              <w:rFonts w:ascii="Cambria Math" w:hAnsi="Cambria Math"/>
                              <w:noProof/>
                              <w:sz w:val="24"/>
                              <w:szCs w:val="24"/>
                            </w:rPr>
                            <m:t>a</m:t>
                          </m:r>
                        </m:sub>
                      </m:sSub>
                      <m:r>
                        <w:rPr>
                          <w:rFonts w:ascii="Cambria Math" w:hAnsi="Cambria Math"/>
                          <w:noProof/>
                          <w:sz w:val="24"/>
                          <w:szCs w:val="24"/>
                        </w:rPr>
                        <m:t>+237.3</m:t>
                      </m:r>
                    </m:den>
                  </m:f>
                </m:e>
              </m:d>
            </m:oMath>
            <w:r w:rsidR="005D0590">
              <w:rPr>
                <w:rFonts w:ascii="Times New Roman" w:hAnsi="Times New Roman"/>
                <w:sz w:val="24"/>
                <w:szCs w:val="24"/>
              </w:rPr>
              <w:t xml:space="preserve"> at </w:t>
            </w:r>
            <w:r w:rsidR="005D0590" w:rsidRPr="000E555F">
              <w:rPr>
                <w:rFonts w:ascii="Times New Roman" w:hAnsi="Times New Roman"/>
                <w:noProof/>
                <w:sz w:val="24"/>
                <w:szCs w:val="24"/>
              </w:rPr>
              <w:t xml:space="preserve"> T</w:t>
            </w:r>
            <w:r w:rsidR="005D0590" w:rsidRPr="000E555F">
              <w:rPr>
                <w:rFonts w:ascii="Times New Roman" w:hAnsi="Times New Roman"/>
                <w:noProof/>
                <w:sz w:val="24"/>
                <w:szCs w:val="24"/>
                <w:vertAlign w:val="subscript"/>
              </w:rPr>
              <w:t>a</w:t>
            </w:r>
            <w:r w:rsidR="005D0590">
              <w:rPr>
                <w:rFonts w:ascii="Times New Roman" w:hAnsi="Times New Roman"/>
                <w:sz w:val="24"/>
                <w:szCs w:val="24"/>
              </w:rPr>
              <w:t xml:space="preserve"> ≥ 0</w:t>
            </w:r>
          </w:p>
          <w:p w14:paraId="3759684A" w14:textId="437830C2" w:rsidR="005D0590" w:rsidRPr="000E555F" w:rsidRDefault="005D0590" w:rsidP="000E555F">
            <w:pPr>
              <w:tabs>
                <w:tab w:val="left" w:pos="6390"/>
              </w:tabs>
              <w:spacing w:before="120" w:line="276" w:lineRule="auto"/>
              <w:jc w:val="center"/>
              <w:rPr>
                <w:rFonts w:ascii="Times New Roman" w:hAnsi="Times New Roman"/>
                <w:sz w:val="24"/>
                <w:szCs w:val="24"/>
              </w:rPr>
            </w:pPr>
            <m:oMath>
              <m:r>
                <w:rPr>
                  <w:rFonts w:ascii="Cambria Math" w:hAnsi="Cambria Math"/>
                  <w:sz w:val="24"/>
                  <w:szCs w:val="24"/>
                </w:rPr>
                <m:t>0.6108</m:t>
              </m:r>
              <m:r>
                <w:rPr>
                  <w:rFonts w:ascii="Cambria Math" w:hAnsi="Cambria Math"/>
                  <w:noProof/>
                  <w:sz w:val="24"/>
                  <w:szCs w:val="24"/>
                </w:rPr>
                <m:t>∙exp</m:t>
              </m:r>
              <m:d>
                <m:dPr>
                  <m:ctrlPr>
                    <w:rPr>
                      <w:rFonts w:ascii="Cambria Math" w:hAnsi="Cambria Math"/>
                      <w:noProof/>
                      <w:sz w:val="24"/>
                      <w:szCs w:val="24"/>
                    </w:rPr>
                  </m:ctrlPr>
                </m:dPr>
                <m:e>
                  <m:f>
                    <m:fPr>
                      <m:ctrlPr>
                        <w:rPr>
                          <w:rFonts w:ascii="Cambria Math" w:hAnsi="Cambria Math"/>
                          <w:noProof/>
                          <w:sz w:val="24"/>
                          <w:szCs w:val="24"/>
                        </w:rPr>
                      </m:ctrlPr>
                    </m:fPr>
                    <m:num>
                      <m:r>
                        <w:rPr>
                          <w:rFonts w:ascii="Cambria Math" w:hAnsi="Cambria Math"/>
                          <w:noProof/>
                          <w:sz w:val="24"/>
                          <w:szCs w:val="24"/>
                        </w:rPr>
                        <m:t>21.87∙</m:t>
                      </m:r>
                      <m:sSub>
                        <m:sSubPr>
                          <m:ctrlPr>
                            <w:rPr>
                              <w:rFonts w:ascii="Cambria Math" w:hAnsi="Cambria Math"/>
                              <w:noProof/>
                              <w:sz w:val="24"/>
                              <w:szCs w:val="24"/>
                            </w:rPr>
                          </m:ctrlPr>
                        </m:sSubPr>
                        <m:e>
                          <m:r>
                            <w:rPr>
                              <w:rFonts w:ascii="Cambria Math" w:hAnsi="Cambria Math"/>
                              <w:noProof/>
                              <w:sz w:val="24"/>
                              <w:szCs w:val="24"/>
                            </w:rPr>
                            <m:t>T</m:t>
                          </m:r>
                        </m:e>
                        <m:sub>
                          <m:r>
                            <w:rPr>
                              <w:rFonts w:ascii="Cambria Math" w:hAnsi="Cambria Math"/>
                              <w:noProof/>
                              <w:sz w:val="24"/>
                              <w:szCs w:val="24"/>
                            </w:rPr>
                            <m:t>a</m:t>
                          </m:r>
                        </m:sub>
                      </m:sSub>
                    </m:num>
                    <m:den>
                      <m:sSub>
                        <m:sSubPr>
                          <m:ctrlPr>
                            <w:rPr>
                              <w:rFonts w:ascii="Cambria Math" w:hAnsi="Cambria Math"/>
                              <w:noProof/>
                              <w:sz w:val="24"/>
                              <w:szCs w:val="24"/>
                            </w:rPr>
                          </m:ctrlPr>
                        </m:sSubPr>
                        <m:e>
                          <m:r>
                            <w:rPr>
                              <w:rFonts w:ascii="Cambria Math" w:hAnsi="Cambria Math"/>
                              <w:noProof/>
                              <w:sz w:val="24"/>
                              <w:szCs w:val="24"/>
                            </w:rPr>
                            <m:t>T</m:t>
                          </m:r>
                        </m:e>
                        <m:sub>
                          <m:r>
                            <w:rPr>
                              <w:rFonts w:ascii="Cambria Math" w:hAnsi="Cambria Math"/>
                              <w:noProof/>
                              <w:sz w:val="24"/>
                              <w:szCs w:val="24"/>
                            </w:rPr>
                            <m:t>a</m:t>
                          </m:r>
                        </m:sub>
                      </m:sSub>
                      <m:r>
                        <w:rPr>
                          <w:rFonts w:ascii="Cambria Math" w:hAnsi="Cambria Math"/>
                          <w:noProof/>
                          <w:sz w:val="24"/>
                          <w:szCs w:val="24"/>
                        </w:rPr>
                        <m:t>+265.5</m:t>
                      </m:r>
                    </m:den>
                  </m:f>
                </m:e>
              </m:d>
            </m:oMath>
            <w:r>
              <w:rPr>
                <w:rFonts w:ascii="Times New Roman" w:hAnsi="Times New Roman"/>
                <w:sz w:val="24"/>
                <w:szCs w:val="24"/>
              </w:rPr>
              <w:t xml:space="preserve"> at </w:t>
            </w:r>
            <w:r w:rsidRPr="000E555F">
              <w:rPr>
                <w:rFonts w:ascii="Times New Roman" w:hAnsi="Times New Roman"/>
                <w:noProof/>
                <w:sz w:val="24"/>
                <w:szCs w:val="24"/>
              </w:rPr>
              <w:t xml:space="preserve"> T</w:t>
            </w:r>
            <w:r w:rsidRPr="000E555F">
              <w:rPr>
                <w:rFonts w:ascii="Times New Roman" w:hAnsi="Times New Roman"/>
                <w:noProof/>
                <w:sz w:val="24"/>
                <w:szCs w:val="24"/>
                <w:vertAlign w:val="subscript"/>
              </w:rPr>
              <w:t>a</w:t>
            </w:r>
            <w:r>
              <w:rPr>
                <w:rFonts w:ascii="Times New Roman" w:hAnsi="Times New Roman"/>
                <w:sz w:val="24"/>
                <w:szCs w:val="24"/>
              </w:rPr>
              <w:t xml:space="preserve"> &lt; 0</w:t>
            </w:r>
          </w:p>
        </w:tc>
      </w:tr>
      <w:tr w:rsidR="005D0590" w:rsidRPr="000E555F" w14:paraId="616F287D" w14:textId="77777777" w:rsidTr="000E555F">
        <w:tc>
          <w:tcPr>
            <w:tcW w:w="641" w:type="dxa"/>
            <w:tcMar>
              <w:top w:w="0" w:type="dxa"/>
              <w:left w:w="0" w:type="dxa"/>
              <w:bottom w:w="0" w:type="dxa"/>
              <w:right w:w="0" w:type="dxa"/>
            </w:tcMar>
            <w:vAlign w:val="center"/>
          </w:tcPr>
          <w:p w14:paraId="6CA5A14C" w14:textId="626CC649" w:rsidR="005D0590" w:rsidRPr="00B94818" w:rsidRDefault="005D0590" w:rsidP="005D0590">
            <w:pPr>
              <w:tabs>
                <w:tab w:val="left" w:pos="6390"/>
              </w:tabs>
              <w:spacing w:before="120"/>
              <w:jc w:val="center"/>
              <w:rPr>
                <w:rFonts w:ascii="Times New Roman" w:hAnsi="Times New Roman"/>
                <w:i/>
                <w:iCs/>
                <w:noProof/>
                <w:sz w:val="24"/>
                <w:szCs w:val="24"/>
              </w:rPr>
            </w:pPr>
            <w:r w:rsidRPr="00B94818">
              <w:rPr>
                <w:rFonts w:ascii="Times New Roman" w:hAnsi="Times New Roman"/>
                <w:i/>
                <w:iCs/>
                <w:noProof/>
                <w:sz w:val="24"/>
                <w:szCs w:val="24"/>
              </w:rPr>
              <w:t>e</w:t>
            </w:r>
            <w:r w:rsidRPr="00B94818">
              <w:rPr>
                <w:rFonts w:ascii="Times New Roman" w:hAnsi="Times New Roman"/>
                <w:i/>
                <w:iCs/>
                <w:noProof/>
                <w:sz w:val="24"/>
                <w:szCs w:val="24"/>
                <w:vertAlign w:val="subscript"/>
              </w:rPr>
              <w:t>a</w:t>
            </w:r>
          </w:p>
        </w:tc>
        <w:tc>
          <w:tcPr>
            <w:tcW w:w="1429" w:type="dxa"/>
            <w:tcMar>
              <w:top w:w="0" w:type="dxa"/>
              <w:left w:w="0" w:type="dxa"/>
              <w:bottom w:w="0" w:type="dxa"/>
              <w:right w:w="0" w:type="dxa"/>
            </w:tcMar>
            <w:vAlign w:val="center"/>
          </w:tcPr>
          <w:p w14:paraId="2929C683" w14:textId="521F0918" w:rsidR="005D0590" w:rsidRPr="000E555F" w:rsidRDefault="005D0590" w:rsidP="005D0590">
            <w:pPr>
              <w:tabs>
                <w:tab w:val="left" w:pos="6390"/>
              </w:tabs>
              <w:spacing w:before="120"/>
              <w:jc w:val="center"/>
              <w:rPr>
                <w:rFonts w:ascii="Times New Roman" w:hAnsi="Times New Roman"/>
                <w:noProof/>
                <w:sz w:val="24"/>
                <w:szCs w:val="24"/>
              </w:rPr>
            </w:pPr>
            <w:r w:rsidRPr="000E555F">
              <w:rPr>
                <w:rFonts w:ascii="Times New Roman" w:hAnsi="Times New Roman"/>
                <w:noProof/>
                <w:sz w:val="24"/>
                <w:szCs w:val="24"/>
              </w:rPr>
              <w:t>kPa</w:t>
            </w:r>
          </w:p>
        </w:tc>
        <w:tc>
          <w:tcPr>
            <w:tcW w:w="5890" w:type="dxa"/>
            <w:tcMar>
              <w:top w:w="0" w:type="dxa"/>
              <w:left w:w="0" w:type="dxa"/>
              <w:bottom w:w="0" w:type="dxa"/>
              <w:right w:w="0" w:type="dxa"/>
            </w:tcMar>
            <w:vAlign w:val="center"/>
          </w:tcPr>
          <w:p w14:paraId="42B16AA1" w14:textId="75497B1F" w:rsidR="005D0590" w:rsidRDefault="005D0590" w:rsidP="005D0590">
            <w:pPr>
              <w:spacing w:before="120"/>
              <w:jc w:val="center"/>
              <w:rPr>
                <w:rFonts w:ascii="Times New Roman" w:hAnsi="Times New Roman"/>
                <w:noProof/>
                <w:sz w:val="24"/>
                <w:szCs w:val="24"/>
              </w:rPr>
            </w:pPr>
            <w:r>
              <w:rPr>
                <w:rFonts w:ascii="Times New Roman" w:hAnsi="Times New Roman"/>
                <w:noProof/>
                <w:sz w:val="24"/>
                <w:szCs w:val="24"/>
              </w:rPr>
              <w:t>W</w:t>
            </w:r>
            <w:r w:rsidRPr="000E555F">
              <w:rPr>
                <w:rFonts w:ascii="Times New Roman" w:hAnsi="Times New Roman"/>
                <w:noProof/>
                <w:sz w:val="24"/>
                <w:szCs w:val="24"/>
              </w:rPr>
              <w:t>ater vapor pressure</w:t>
            </w:r>
          </w:p>
        </w:tc>
        <w:tc>
          <w:tcPr>
            <w:tcW w:w="4910" w:type="dxa"/>
            <w:tcMar>
              <w:top w:w="0" w:type="dxa"/>
              <w:left w:w="0" w:type="dxa"/>
              <w:bottom w:w="0" w:type="dxa"/>
              <w:right w:w="0" w:type="dxa"/>
            </w:tcMar>
            <w:vAlign w:val="center"/>
          </w:tcPr>
          <w:p w14:paraId="2B547091" w14:textId="421512E2" w:rsidR="005D0590" w:rsidRPr="000E555F" w:rsidRDefault="00000000" w:rsidP="005D0590">
            <w:pPr>
              <w:tabs>
                <w:tab w:val="left" w:pos="6390"/>
              </w:tabs>
              <w:spacing w:before="120"/>
              <w:jc w:val="center"/>
              <w:rPr>
                <w:rFonts w:ascii="Times New Roman" w:hAnsi="Times New Roman"/>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a</m:t>
                        </m:r>
                      </m:sub>
                    </m:sSub>
                  </m:num>
                  <m:den>
                    <m:r>
                      <w:rPr>
                        <w:rFonts w:ascii="Cambria Math" w:hAnsi="Cambria Math"/>
                        <w:sz w:val="24"/>
                        <w:szCs w:val="24"/>
                      </w:rPr>
                      <m:t xml:space="preserve">0.378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+0.622</m:t>
                    </m:r>
                  </m:den>
                </m:f>
              </m:oMath>
            </m:oMathPara>
          </w:p>
        </w:tc>
      </w:tr>
      <w:tr w:rsidR="005D0590" w:rsidRPr="000E555F" w14:paraId="16CE3ED0" w14:textId="77777777" w:rsidTr="000E555F">
        <w:tc>
          <w:tcPr>
            <w:tcW w:w="641" w:type="dxa"/>
            <w:tcMar>
              <w:top w:w="0" w:type="dxa"/>
              <w:left w:w="0" w:type="dxa"/>
              <w:bottom w:w="0" w:type="dxa"/>
              <w:right w:w="0" w:type="dxa"/>
            </w:tcMar>
            <w:vAlign w:val="center"/>
          </w:tcPr>
          <w:p w14:paraId="0ED18A41" w14:textId="77777777" w:rsidR="005D0590" w:rsidRPr="00B94818" w:rsidRDefault="005D0590" w:rsidP="005D0590">
            <w:pPr>
              <w:tabs>
                <w:tab w:val="left" w:pos="6390"/>
              </w:tabs>
              <w:spacing w:before="120" w:line="276" w:lineRule="auto"/>
              <w:jc w:val="center"/>
              <w:rPr>
                <w:rFonts w:ascii="Times New Roman" w:hAnsi="Times New Roman"/>
                <w:i/>
                <w:iCs/>
                <w:noProof/>
                <w:sz w:val="24"/>
                <w:szCs w:val="24"/>
                <w:vertAlign w:val="subscript"/>
              </w:rPr>
            </w:pPr>
            <w:r w:rsidRPr="00B94818">
              <w:rPr>
                <w:rFonts w:ascii="Times New Roman" w:hAnsi="Times New Roman"/>
                <w:i/>
                <w:iCs/>
                <w:noProof/>
                <w:sz w:val="24"/>
                <w:szCs w:val="24"/>
              </w:rPr>
              <w:t>h</w:t>
            </w:r>
            <w:r w:rsidRPr="00B94818">
              <w:rPr>
                <w:rFonts w:ascii="Times New Roman" w:hAnsi="Times New Roman"/>
                <w:i/>
                <w:iCs/>
                <w:noProof/>
                <w:sz w:val="24"/>
                <w:szCs w:val="24"/>
                <w:vertAlign w:val="subscript"/>
              </w:rPr>
              <w:t>a</w:t>
            </w:r>
          </w:p>
        </w:tc>
        <w:tc>
          <w:tcPr>
            <w:tcW w:w="1429" w:type="dxa"/>
            <w:tcMar>
              <w:top w:w="0" w:type="dxa"/>
              <w:left w:w="0" w:type="dxa"/>
              <w:bottom w:w="0" w:type="dxa"/>
              <w:right w:w="0" w:type="dxa"/>
            </w:tcMar>
            <w:vAlign w:val="center"/>
          </w:tcPr>
          <w:p w14:paraId="17B19770" w14:textId="77777777" w:rsidR="005D0590" w:rsidRPr="000E555F" w:rsidRDefault="005D0590" w:rsidP="005D0590">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w:t>
            </w:r>
          </w:p>
        </w:tc>
        <w:tc>
          <w:tcPr>
            <w:tcW w:w="5890" w:type="dxa"/>
            <w:tcMar>
              <w:top w:w="0" w:type="dxa"/>
              <w:left w:w="0" w:type="dxa"/>
              <w:bottom w:w="0" w:type="dxa"/>
              <w:right w:w="0" w:type="dxa"/>
            </w:tcMar>
            <w:vAlign w:val="center"/>
          </w:tcPr>
          <w:p w14:paraId="5E371634" w14:textId="51096170" w:rsidR="005D0590" w:rsidRDefault="005D0590" w:rsidP="00B94818">
            <w:pPr>
              <w:spacing w:line="276" w:lineRule="auto"/>
              <w:jc w:val="center"/>
              <w:rPr>
                <w:rFonts w:ascii="Times New Roman" w:hAnsi="Times New Roman"/>
                <w:noProof/>
                <w:sz w:val="24"/>
                <w:szCs w:val="24"/>
              </w:rPr>
            </w:pPr>
            <w:r>
              <w:rPr>
                <w:rFonts w:ascii="Times New Roman" w:hAnsi="Times New Roman"/>
                <w:noProof/>
                <w:sz w:val="24"/>
                <w:szCs w:val="24"/>
              </w:rPr>
              <w:t>R</w:t>
            </w:r>
            <w:r w:rsidRPr="000E555F">
              <w:rPr>
                <w:rFonts w:ascii="Times New Roman" w:hAnsi="Times New Roman"/>
                <w:noProof/>
                <w:sz w:val="24"/>
                <w:szCs w:val="24"/>
              </w:rPr>
              <w:t xml:space="preserve">elative </w:t>
            </w:r>
            <w:r>
              <w:rPr>
                <w:rFonts w:ascii="Times New Roman" w:hAnsi="Times New Roman"/>
                <w:noProof/>
                <w:sz w:val="24"/>
                <w:szCs w:val="24"/>
              </w:rPr>
              <w:t xml:space="preserve">air </w:t>
            </w:r>
            <w:r w:rsidRPr="000E555F">
              <w:rPr>
                <w:rFonts w:ascii="Times New Roman" w:hAnsi="Times New Roman"/>
                <w:noProof/>
                <w:sz w:val="24"/>
                <w:szCs w:val="24"/>
              </w:rPr>
              <w:t>humidity (fraction)</w:t>
            </w:r>
          </w:p>
          <w:p w14:paraId="130B6388" w14:textId="604FB913" w:rsidR="000D09CF" w:rsidRPr="000D09CF" w:rsidRDefault="000D09CF" w:rsidP="00B94818">
            <w:pPr>
              <w:spacing w:line="276" w:lineRule="auto"/>
              <w:jc w:val="center"/>
              <w:rPr>
                <w:rFonts w:ascii="Times New Roman" w:hAnsi="Times New Roman"/>
                <w:noProof/>
                <w:sz w:val="24"/>
                <w:szCs w:val="24"/>
              </w:rPr>
            </w:pPr>
            <w:r>
              <w:rPr>
                <w:rFonts w:ascii="Times New Roman" w:hAnsi="Times New Roman"/>
                <w:noProof/>
                <w:sz w:val="24"/>
                <w:szCs w:val="24"/>
              </w:rPr>
              <w:t xml:space="preserve">Note: In order fixing input data errors, the minimum allowed </w:t>
            </w:r>
            <w:r w:rsidRPr="000B4277">
              <w:rPr>
                <w:rFonts w:ascii="Times New Roman" w:hAnsi="Times New Roman"/>
                <w:i/>
                <w:iCs/>
                <w:noProof/>
                <w:sz w:val="24"/>
                <w:szCs w:val="24"/>
              </w:rPr>
              <w:t xml:space="preserve"> h</w:t>
            </w:r>
            <w:r w:rsidRPr="000B4277">
              <w:rPr>
                <w:rFonts w:ascii="Times New Roman" w:hAnsi="Times New Roman"/>
                <w:i/>
                <w:iCs/>
                <w:noProof/>
                <w:sz w:val="24"/>
                <w:szCs w:val="24"/>
                <w:vertAlign w:val="subscript"/>
              </w:rPr>
              <w:t>a</w:t>
            </w:r>
            <w:r>
              <w:rPr>
                <w:rFonts w:ascii="Times New Roman" w:hAnsi="Times New Roman"/>
                <w:noProof/>
                <w:sz w:val="24"/>
                <w:szCs w:val="24"/>
              </w:rPr>
              <w:t xml:space="preserve"> is set to 0.1 </w:t>
            </w:r>
          </w:p>
        </w:tc>
        <w:tc>
          <w:tcPr>
            <w:tcW w:w="4910" w:type="dxa"/>
            <w:tcMar>
              <w:top w:w="0" w:type="dxa"/>
              <w:left w:w="0" w:type="dxa"/>
              <w:bottom w:w="0" w:type="dxa"/>
              <w:right w:w="0" w:type="dxa"/>
            </w:tcMar>
            <w:vAlign w:val="center"/>
          </w:tcPr>
          <w:p w14:paraId="40B81DAE" w14:textId="77777777" w:rsidR="005D0590" w:rsidRDefault="005D0590" w:rsidP="005D0590">
            <w:pPr>
              <w:tabs>
                <w:tab w:val="left" w:pos="6390"/>
              </w:tabs>
              <w:spacing w:before="120" w:line="276" w:lineRule="auto"/>
              <w:jc w:val="center"/>
              <w:rPr>
                <w:rFonts w:ascii="Times New Roman" w:hAnsi="Times New Roman"/>
                <w:sz w:val="24"/>
                <w:szCs w:val="24"/>
              </w:rPr>
            </w:pPr>
            <w:r w:rsidRPr="000E555F">
              <w:rPr>
                <w:rFonts w:ascii="Times New Roman" w:hAnsi="Times New Roman"/>
                <w:sz w:val="24"/>
                <w:szCs w:val="24"/>
              </w:rPr>
              <w:t>Relative humidity / 100</w:t>
            </w:r>
          </w:p>
          <w:p w14:paraId="36F60297" w14:textId="22923683" w:rsidR="005D0590" w:rsidRPr="00B94818" w:rsidRDefault="005D0590" w:rsidP="005D0590">
            <w:pPr>
              <w:tabs>
                <w:tab w:val="left" w:pos="6390"/>
              </w:tabs>
              <w:spacing w:before="120" w:line="276" w:lineRule="auto"/>
              <w:jc w:val="center"/>
              <w:rPr>
                <w:rFonts w:ascii="Times New Roman" w:hAnsi="Times New Roman"/>
                <w:sz w:val="24"/>
                <w:szCs w:val="24"/>
              </w:rPr>
            </w:pPr>
            <w:r>
              <w:rPr>
                <w:rFonts w:ascii="Times New Roman" w:hAnsi="Times New Roman"/>
                <w:iCs/>
                <w:sz w:val="24"/>
                <w:szCs w:val="24"/>
              </w:rPr>
              <w:t xml:space="preserve">or  </w:t>
            </w:r>
            <m:oMath>
              <m:f>
                <m:fPr>
                  <m:type m:val="skw"/>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a</m:t>
                      </m:r>
                    </m:sub>
                  </m:sSub>
                </m:num>
                <m:den>
                  <m:sSubSup>
                    <m:sSubSupPr>
                      <m:ctrlPr>
                        <w:rPr>
                          <w:rFonts w:ascii="Cambria Math" w:hAnsi="Cambria Math"/>
                          <w:i/>
                          <w:iCs/>
                          <w:sz w:val="24"/>
                          <w:szCs w:val="24"/>
                        </w:rPr>
                      </m:ctrlPr>
                    </m:sSubSupPr>
                    <m:e>
                      <m:r>
                        <w:rPr>
                          <w:rFonts w:ascii="Cambria Math" w:hAnsi="Cambria Math"/>
                          <w:sz w:val="24"/>
                          <w:szCs w:val="24"/>
                        </w:rPr>
                        <m:t>e</m:t>
                      </m:r>
                    </m:e>
                    <m:sub>
                      <m:r>
                        <w:rPr>
                          <w:rFonts w:ascii="Cambria Math" w:hAnsi="Cambria Math"/>
                          <w:sz w:val="24"/>
                          <w:szCs w:val="24"/>
                        </w:rPr>
                        <m:t>a</m:t>
                      </m:r>
                    </m:sub>
                    <m:sup>
                      <m:r>
                        <w:rPr>
                          <w:rFonts w:ascii="Cambria Math" w:hAnsi="Cambria Math"/>
                          <w:sz w:val="24"/>
                          <w:szCs w:val="24"/>
                        </w:rPr>
                        <m:t>*</m:t>
                      </m:r>
                    </m:sup>
                  </m:sSubSup>
                </m:den>
              </m:f>
            </m:oMath>
          </w:p>
        </w:tc>
      </w:tr>
      <w:tr w:rsidR="005D0590" w:rsidRPr="000E555F" w14:paraId="3FFA442C" w14:textId="77777777" w:rsidTr="000E555F">
        <w:tc>
          <w:tcPr>
            <w:tcW w:w="641" w:type="dxa"/>
            <w:tcMar>
              <w:top w:w="0" w:type="dxa"/>
              <w:left w:w="0" w:type="dxa"/>
              <w:bottom w:w="0" w:type="dxa"/>
              <w:right w:w="0" w:type="dxa"/>
            </w:tcMar>
            <w:vAlign w:val="center"/>
          </w:tcPr>
          <w:p w14:paraId="18284EC8" w14:textId="4F44E269" w:rsidR="005D0590" w:rsidRPr="00B94818" w:rsidRDefault="005D0590" w:rsidP="005D0590">
            <w:pPr>
              <w:tabs>
                <w:tab w:val="left" w:pos="6390"/>
              </w:tabs>
              <w:spacing w:before="120"/>
              <w:jc w:val="center"/>
              <w:rPr>
                <w:rFonts w:ascii="Times New Roman" w:hAnsi="Times New Roman"/>
                <w:i/>
                <w:iCs/>
                <w:noProof/>
                <w:sz w:val="24"/>
                <w:szCs w:val="24"/>
              </w:rPr>
            </w:pPr>
            <w:r w:rsidRPr="00B94818">
              <w:rPr>
                <w:rFonts w:ascii="Times New Roman" w:hAnsi="Times New Roman"/>
                <w:i/>
                <w:iCs/>
                <w:noProof/>
                <w:sz w:val="24"/>
                <w:szCs w:val="24"/>
              </w:rPr>
              <w:t>h</w:t>
            </w:r>
            <w:r w:rsidRPr="00B94818">
              <w:rPr>
                <w:rFonts w:ascii="Times New Roman" w:hAnsi="Times New Roman"/>
                <w:i/>
                <w:iCs/>
                <w:noProof/>
                <w:sz w:val="24"/>
                <w:szCs w:val="24"/>
                <w:vertAlign w:val="subscript"/>
              </w:rPr>
              <w:t>s</w:t>
            </w:r>
          </w:p>
        </w:tc>
        <w:tc>
          <w:tcPr>
            <w:tcW w:w="1429" w:type="dxa"/>
            <w:tcMar>
              <w:top w:w="0" w:type="dxa"/>
              <w:left w:w="0" w:type="dxa"/>
              <w:bottom w:w="0" w:type="dxa"/>
              <w:right w:w="0" w:type="dxa"/>
            </w:tcMar>
            <w:vAlign w:val="center"/>
          </w:tcPr>
          <w:p w14:paraId="5D63146A" w14:textId="6D547550" w:rsidR="005D0590" w:rsidRPr="000E555F" w:rsidRDefault="005D0590" w:rsidP="005D0590">
            <w:pPr>
              <w:tabs>
                <w:tab w:val="left" w:pos="6390"/>
              </w:tabs>
              <w:spacing w:before="120"/>
              <w:jc w:val="center"/>
              <w:rPr>
                <w:rFonts w:ascii="Times New Roman" w:hAnsi="Times New Roman"/>
                <w:noProof/>
                <w:sz w:val="24"/>
                <w:szCs w:val="24"/>
              </w:rPr>
            </w:pPr>
            <w:r>
              <w:rPr>
                <w:rFonts w:ascii="Times New Roman" w:hAnsi="Times New Roman"/>
                <w:noProof/>
                <w:sz w:val="24"/>
                <w:szCs w:val="24"/>
              </w:rPr>
              <w:t>kg kg</w:t>
            </w:r>
            <w:r w:rsidRPr="00B94818">
              <w:rPr>
                <w:rFonts w:ascii="Times New Roman" w:hAnsi="Times New Roman"/>
                <w:noProof/>
                <w:sz w:val="24"/>
                <w:szCs w:val="24"/>
                <w:vertAlign w:val="superscript"/>
              </w:rPr>
              <w:t>-1</w:t>
            </w:r>
          </w:p>
        </w:tc>
        <w:tc>
          <w:tcPr>
            <w:tcW w:w="5890" w:type="dxa"/>
            <w:tcMar>
              <w:top w:w="0" w:type="dxa"/>
              <w:left w:w="0" w:type="dxa"/>
              <w:bottom w:w="0" w:type="dxa"/>
              <w:right w:w="0" w:type="dxa"/>
            </w:tcMar>
            <w:vAlign w:val="center"/>
          </w:tcPr>
          <w:p w14:paraId="3D131B79" w14:textId="7609DB6B" w:rsidR="005D0590" w:rsidRPr="000E555F" w:rsidRDefault="005D0590" w:rsidP="005D0590">
            <w:pPr>
              <w:spacing w:before="120"/>
              <w:jc w:val="center"/>
              <w:rPr>
                <w:rFonts w:ascii="Times New Roman" w:hAnsi="Times New Roman"/>
                <w:noProof/>
                <w:sz w:val="24"/>
                <w:szCs w:val="24"/>
              </w:rPr>
            </w:pPr>
            <w:r>
              <w:rPr>
                <w:rFonts w:ascii="Times New Roman" w:hAnsi="Times New Roman"/>
                <w:noProof/>
                <w:sz w:val="24"/>
                <w:szCs w:val="24"/>
              </w:rPr>
              <w:t>Specific air</w:t>
            </w:r>
            <w:r w:rsidRPr="000E555F">
              <w:rPr>
                <w:rFonts w:ascii="Times New Roman" w:hAnsi="Times New Roman"/>
                <w:noProof/>
                <w:sz w:val="24"/>
                <w:szCs w:val="24"/>
              </w:rPr>
              <w:t xml:space="preserve"> humidity</w:t>
            </w:r>
          </w:p>
        </w:tc>
        <w:tc>
          <w:tcPr>
            <w:tcW w:w="4910" w:type="dxa"/>
            <w:tcMar>
              <w:top w:w="0" w:type="dxa"/>
              <w:left w:w="0" w:type="dxa"/>
              <w:bottom w:w="0" w:type="dxa"/>
              <w:right w:w="0" w:type="dxa"/>
            </w:tcMar>
            <w:vAlign w:val="center"/>
          </w:tcPr>
          <w:p w14:paraId="2111B931" w14:textId="319F4B92" w:rsidR="005D0590" w:rsidRPr="000E555F" w:rsidRDefault="005D0590" w:rsidP="005D0590">
            <w:pPr>
              <w:tabs>
                <w:tab w:val="left" w:pos="6390"/>
              </w:tabs>
              <w:spacing w:before="120"/>
              <w:jc w:val="center"/>
              <w:rPr>
                <w:rFonts w:ascii="Times New Roman" w:hAnsi="Times New Roman"/>
                <w:sz w:val="24"/>
                <w:szCs w:val="24"/>
              </w:rPr>
            </w:pPr>
            <w:r>
              <w:rPr>
                <w:rFonts w:ascii="Times New Roman" w:hAnsi="Times New Roman"/>
                <w:sz w:val="24"/>
                <w:szCs w:val="24"/>
              </w:rPr>
              <w:t>Input</w:t>
            </w:r>
          </w:p>
        </w:tc>
      </w:tr>
      <w:tr w:rsidR="005D0590" w:rsidRPr="000E555F" w14:paraId="1B9C4A1F" w14:textId="77777777" w:rsidTr="000E555F">
        <w:tc>
          <w:tcPr>
            <w:tcW w:w="641" w:type="dxa"/>
            <w:tcMar>
              <w:top w:w="0" w:type="dxa"/>
              <w:left w:w="0" w:type="dxa"/>
              <w:bottom w:w="0" w:type="dxa"/>
              <w:right w:w="0" w:type="dxa"/>
            </w:tcMar>
            <w:vAlign w:val="center"/>
          </w:tcPr>
          <w:p w14:paraId="014C70E2" w14:textId="77777777" w:rsidR="005D0590" w:rsidRPr="000E555F" w:rsidRDefault="005D0590" w:rsidP="005D0590">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lastRenderedPageBreak/>
              <w:t>e</w:t>
            </w:r>
            <w:r w:rsidRPr="000E555F">
              <w:rPr>
                <w:rFonts w:ascii="Times New Roman" w:hAnsi="Times New Roman"/>
                <w:noProof/>
                <w:sz w:val="24"/>
                <w:szCs w:val="24"/>
                <w:vertAlign w:val="subscript"/>
              </w:rPr>
              <w:t>a</w:t>
            </w:r>
          </w:p>
        </w:tc>
        <w:tc>
          <w:tcPr>
            <w:tcW w:w="1429" w:type="dxa"/>
            <w:tcMar>
              <w:top w:w="0" w:type="dxa"/>
              <w:left w:w="0" w:type="dxa"/>
              <w:bottom w:w="0" w:type="dxa"/>
              <w:right w:w="0" w:type="dxa"/>
            </w:tcMar>
            <w:vAlign w:val="center"/>
          </w:tcPr>
          <w:p w14:paraId="6C932DDE" w14:textId="77777777" w:rsidR="005D0590" w:rsidRPr="000E555F" w:rsidRDefault="005D0590" w:rsidP="005D0590">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kPa</w:t>
            </w:r>
          </w:p>
        </w:tc>
        <w:tc>
          <w:tcPr>
            <w:tcW w:w="5890" w:type="dxa"/>
            <w:tcMar>
              <w:top w:w="0" w:type="dxa"/>
              <w:left w:w="0" w:type="dxa"/>
              <w:bottom w:w="0" w:type="dxa"/>
              <w:right w:w="0" w:type="dxa"/>
            </w:tcMar>
            <w:vAlign w:val="center"/>
          </w:tcPr>
          <w:p w14:paraId="65539E73" w14:textId="6FEBDE40" w:rsidR="005D0590" w:rsidRPr="000E555F" w:rsidRDefault="005D0590" w:rsidP="005D0590">
            <w:pPr>
              <w:spacing w:before="120" w:line="276" w:lineRule="auto"/>
              <w:jc w:val="center"/>
              <w:rPr>
                <w:rFonts w:ascii="Times New Roman" w:hAnsi="Times New Roman"/>
                <w:noProof/>
                <w:sz w:val="24"/>
                <w:szCs w:val="24"/>
              </w:rPr>
            </w:pPr>
            <w:r>
              <w:rPr>
                <w:rFonts w:ascii="Times New Roman" w:hAnsi="Times New Roman"/>
                <w:noProof/>
                <w:sz w:val="24"/>
                <w:szCs w:val="24"/>
              </w:rPr>
              <w:t>A</w:t>
            </w:r>
            <w:r w:rsidRPr="000E555F">
              <w:rPr>
                <w:rFonts w:ascii="Times New Roman" w:hAnsi="Times New Roman"/>
                <w:noProof/>
                <w:sz w:val="24"/>
                <w:szCs w:val="24"/>
              </w:rPr>
              <w:t>ctual water vapor pressure</w:t>
            </w:r>
          </w:p>
        </w:tc>
        <w:tc>
          <w:tcPr>
            <w:tcW w:w="4910" w:type="dxa"/>
            <w:tcMar>
              <w:top w:w="0" w:type="dxa"/>
              <w:left w:w="0" w:type="dxa"/>
              <w:bottom w:w="0" w:type="dxa"/>
              <w:right w:w="0" w:type="dxa"/>
            </w:tcMar>
            <w:vAlign w:val="center"/>
          </w:tcPr>
          <w:p w14:paraId="53F29072" w14:textId="77777777" w:rsidR="005D0590" w:rsidRPr="000E555F" w:rsidRDefault="00000000" w:rsidP="005D0590">
            <w:pPr>
              <w:tabs>
                <w:tab w:val="left" w:pos="6390"/>
              </w:tabs>
              <w:spacing w:before="120" w:line="276" w:lineRule="auto"/>
              <w:jc w:val="cente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a</m:t>
                    </m:r>
                  </m:sub>
                </m:sSub>
                <m:sSubSup>
                  <m:sSubSupPr>
                    <m:ctrlPr>
                      <w:rPr>
                        <w:rFonts w:ascii="Cambria Math" w:hAnsi="Cambria Math"/>
                        <w:sz w:val="24"/>
                        <w:szCs w:val="24"/>
                      </w:rPr>
                    </m:ctrlPr>
                  </m:sSubSupPr>
                  <m:e>
                    <m:r>
                      <w:rPr>
                        <w:rFonts w:ascii="Cambria Math" w:hAnsi="Cambria Math"/>
                        <w:noProof/>
                        <w:sz w:val="24"/>
                        <w:szCs w:val="24"/>
                      </w:rPr>
                      <m:t>∙</m:t>
                    </m:r>
                    <m:r>
                      <w:rPr>
                        <w:rFonts w:ascii="Cambria Math" w:hAnsi="Cambria Math"/>
                        <w:sz w:val="24"/>
                        <w:szCs w:val="24"/>
                      </w:rPr>
                      <m:t>e</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 xml:space="preserve"> </m:t>
                </m:r>
              </m:oMath>
            </m:oMathPara>
          </w:p>
        </w:tc>
      </w:tr>
    </w:tbl>
    <w:p w14:paraId="4507BF74" w14:textId="77777777" w:rsidR="00827966" w:rsidRDefault="00827966">
      <w:pPr>
        <w:rPr>
          <w:b/>
          <w:sz w:val="28"/>
          <w:szCs w:val="28"/>
        </w:rPr>
      </w:pPr>
      <w:r>
        <w:rPr>
          <w:b/>
          <w:sz w:val="28"/>
          <w:szCs w:val="28"/>
        </w:rPr>
        <w:br w:type="page"/>
      </w:r>
    </w:p>
    <w:p w14:paraId="5662F72F" w14:textId="77777777" w:rsidR="00827966" w:rsidRPr="000E555F" w:rsidRDefault="00827966" w:rsidP="00827966">
      <w:pPr>
        <w:tabs>
          <w:tab w:val="left" w:pos="6390"/>
        </w:tabs>
        <w:spacing w:before="120"/>
        <w:rPr>
          <w:rFonts w:ascii="Times New Roman" w:hAnsi="Times New Roman" w:cs="Times New Roman"/>
          <w:noProof/>
          <w:sz w:val="24"/>
          <w:szCs w:val="24"/>
        </w:rPr>
      </w:pPr>
      <w:r w:rsidRPr="000E555F">
        <w:rPr>
          <w:rFonts w:ascii="Times New Roman" w:hAnsi="Times New Roman" w:cs="Times New Roman"/>
          <w:b/>
          <w:sz w:val="24"/>
          <w:szCs w:val="24"/>
        </w:rPr>
        <w:lastRenderedPageBreak/>
        <w:t xml:space="preserve">Table 1 (Continued): </w:t>
      </w:r>
      <w:r w:rsidRPr="000E555F">
        <w:rPr>
          <w:rFonts w:ascii="Times New Roman" w:hAnsi="Times New Roman" w:cs="Times New Roman"/>
          <w:sz w:val="24"/>
          <w:szCs w:val="24"/>
        </w:rPr>
        <w:t xml:space="preserve"> </w:t>
      </w:r>
      <w:r w:rsidRPr="000E555F">
        <w:rPr>
          <w:rFonts w:ascii="Times New Roman" w:hAnsi="Times New Roman" w:cs="Times New Roman"/>
          <w:noProof/>
          <w:sz w:val="24"/>
          <w:szCs w:val="24"/>
        </w:rPr>
        <w:t>Definitions of terms used in evapotranspiration calculation.  Compiled by Dingman [2002] unless stated otherwise.</w:t>
      </w:r>
    </w:p>
    <w:tbl>
      <w:tblPr>
        <w:tblStyle w:val="TableGrid"/>
        <w:tblpPr w:leftFromText="180" w:rightFromText="180" w:vertAnchor="page" w:horzAnchor="margin" w:tblpY="2181"/>
        <w:tblW w:w="13050"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641"/>
        <w:gridCol w:w="1339"/>
        <w:gridCol w:w="5940"/>
        <w:gridCol w:w="5040"/>
        <w:gridCol w:w="90"/>
      </w:tblGrid>
      <w:tr w:rsidR="000E555F" w:rsidRPr="000E555F" w14:paraId="3F76D501" w14:textId="77777777" w:rsidTr="000E555F">
        <w:tc>
          <w:tcPr>
            <w:tcW w:w="641" w:type="dxa"/>
            <w:tcBorders>
              <w:bottom w:val="single" w:sz="4" w:space="0" w:color="auto"/>
            </w:tcBorders>
            <w:tcMar>
              <w:top w:w="0" w:type="dxa"/>
              <w:left w:w="0" w:type="dxa"/>
              <w:bottom w:w="0" w:type="dxa"/>
              <w:right w:w="0" w:type="dxa"/>
            </w:tcMar>
            <w:vAlign w:val="center"/>
          </w:tcPr>
          <w:p w14:paraId="424F34C7" w14:textId="77777777" w:rsidR="000E555F" w:rsidRPr="000E555F" w:rsidRDefault="000E555F" w:rsidP="000E555F">
            <w:pPr>
              <w:tabs>
                <w:tab w:val="left" w:pos="6390"/>
              </w:tabs>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Term</w:t>
            </w:r>
          </w:p>
        </w:tc>
        <w:tc>
          <w:tcPr>
            <w:tcW w:w="1339" w:type="dxa"/>
            <w:tcBorders>
              <w:bottom w:val="single" w:sz="4" w:space="0" w:color="auto"/>
            </w:tcBorders>
            <w:tcMar>
              <w:top w:w="0" w:type="dxa"/>
              <w:left w:w="0" w:type="dxa"/>
              <w:bottom w:w="0" w:type="dxa"/>
              <w:right w:w="0" w:type="dxa"/>
            </w:tcMar>
            <w:vAlign w:val="center"/>
          </w:tcPr>
          <w:p w14:paraId="73A89945" w14:textId="77777777" w:rsidR="000E555F" w:rsidRPr="000E555F" w:rsidRDefault="000E555F" w:rsidP="000E555F">
            <w:pPr>
              <w:tabs>
                <w:tab w:val="left" w:pos="6390"/>
              </w:tabs>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Units</w:t>
            </w:r>
          </w:p>
        </w:tc>
        <w:tc>
          <w:tcPr>
            <w:tcW w:w="5940" w:type="dxa"/>
            <w:tcBorders>
              <w:bottom w:val="single" w:sz="4" w:space="0" w:color="auto"/>
            </w:tcBorders>
            <w:tcMar>
              <w:top w:w="0" w:type="dxa"/>
              <w:left w:w="0" w:type="dxa"/>
              <w:bottom w:w="0" w:type="dxa"/>
              <w:right w:w="0" w:type="dxa"/>
            </w:tcMar>
            <w:vAlign w:val="center"/>
          </w:tcPr>
          <w:p w14:paraId="260CEA3F" w14:textId="77777777" w:rsidR="000E555F" w:rsidRPr="000E555F" w:rsidRDefault="000E555F" w:rsidP="000E555F">
            <w:pPr>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Description</w:t>
            </w:r>
          </w:p>
        </w:tc>
        <w:tc>
          <w:tcPr>
            <w:tcW w:w="5130" w:type="dxa"/>
            <w:gridSpan w:val="2"/>
            <w:tcBorders>
              <w:bottom w:val="single" w:sz="4" w:space="0" w:color="auto"/>
            </w:tcBorders>
            <w:tcMar>
              <w:top w:w="0" w:type="dxa"/>
              <w:left w:w="0" w:type="dxa"/>
              <w:bottom w:w="0" w:type="dxa"/>
              <w:right w:w="0" w:type="dxa"/>
            </w:tcMar>
            <w:vAlign w:val="center"/>
          </w:tcPr>
          <w:p w14:paraId="5883483B" w14:textId="77777777" w:rsidR="000E555F" w:rsidRPr="000E555F" w:rsidRDefault="000E555F" w:rsidP="000E555F">
            <w:pPr>
              <w:tabs>
                <w:tab w:val="left" w:pos="6390"/>
              </w:tabs>
              <w:spacing w:before="120" w:after="120" w:line="276" w:lineRule="auto"/>
              <w:ind w:right="-90"/>
              <w:jc w:val="center"/>
              <w:rPr>
                <w:rFonts w:ascii="Times New Roman" w:hAnsi="Times New Roman"/>
                <w:noProof/>
                <w:sz w:val="24"/>
                <w:szCs w:val="24"/>
              </w:rPr>
            </w:pPr>
            <w:r w:rsidRPr="000E555F">
              <w:rPr>
                <w:rFonts w:ascii="Times New Roman" w:hAnsi="Times New Roman"/>
                <w:noProof/>
                <w:sz w:val="24"/>
                <w:szCs w:val="24"/>
              </w:rPr>
              <w:t>Formulation</w:t>
            </w:r>
          </w:p>
        </w:tc>
      </w:tr>
      <w:tr w:rsidR="000E555F" w:rsidRPr="000E555F" w14:paraId="3AC19D25" w14:textId="77777777" w:rsidTr="000E555F">
        <w:tc>
          <w:tcPr>
            <w:tcW w:w="641" w:type="dxa"/>
            <w:tcBorders>
              <w:top w:val="single" w:sz="4" w:space="0" w:color="auto"/>
              <w:bottom w:val="nil"/>
              <w:right w:val="nil"/>
            </w:tcBorders>
            <w:tcMar>
              <w:top w:w="0" w:type="dxa"/>
              <w:left w:w="0" w:type="dxa"/>
              <w:bottom w:w="0" w:type="dxa"/>
              <w:right w:w="0" w:type="dxa"/>
            </w:tcMar>
            <w:vAlign w:val="center"/>
          </w:tcPr>
          <w:p w14:paraId="4CD64B79" w14:textId="77777777" w:rsidR="000E555F" w:rsidRPr="000E555F" w:rsidRDefault="000E555F" w:rsidP="000E555F">
            <w:pPr>
              <w:tabs>
                <w:tab w:val="left" w:pos="6390"/>
              </w:tabs>
              <w:spacing w:before="120" w:after="120"/>
              <w:jc w:val="center"/>
              <w:rPr>
                <w:rFonts w:ascii="Times New Roman" w:hAnsi="Times New Roman"/>
                <w:noProof/>
                <w:sz w:val="24"/>
                <w:szCs w:val="24"/>
              </w:rPr>
            </w:pPr>
            <m:oMathPara>
              <m:oMath>
                <m:r>
                  <w:rPr>
                    <w:rFonts w:ascii="Cambria Math" w:hAnsi="Cambria Math"/>
                    <w:noProof/>
                    <w:sz w:val="24"/>
                    <w:szCs w:val="24"/>
                  </w:rPr>
                  <m:t>γ</m:t>
                </m:r>
              </m:oMath>
            </m:oMathPara>
          </w:p>
        </w:tc>
        <w:tc>
          <w:tcPr>
            <w:tcW w:w="1339" w:type="dxa"/>
            <w:tcBorders>
              <w:top w:val="single" w:sz="4" w:space="0" w:color="auto"/>
              <w:left w:val="nil"/>
              <w:bottom w:val="nil"/>
              <w:right w:val="nil"/>
            </w:tcBorders>
            <w:tcMar>
              <w:top w:w="0" w:type="dxa"/>
              <w:left w:w="0" w:type="dxa"/>
              <w:bottom w:w="0" w:type="dxa"/>
              <w:right w:w="0" w:type="dxa"/>
            </w:tcMar>
            <w:vAlign w:val="center"/>
          </w:tcPr>
          <w:p w14:paraId="541A3F11" w14:textId="77777777" w:rsidR="000E555F" w:rsidRPr="000E555F" w:rsidRDefault="000E555F" w:rsidP="000E555F">
            <w:pPr>
              <w:tabs>
                <w:tab w:val="left" w:pos="6390"/>
              </w:tabs>
              <w:spacing w:before="120" w:after="120"/>
              <w:jc w:val="center"/>
              <w:rPr>
                <w:rFonts w:ascii="Times New Roman" w:hAnsi="Times New Roman"/>
                <w:noProof/>
                <w:sz w:val="24"/>
                <w:szCs w:val="24"/>
                <w:vertAlign w:val="superscript"/>
              </w:rPr>
            </w:pPr>
            <w:r w:rsidRPr="000E555F">
              <w:rPr>
                <w:rFonts w:ascii="Times New Roman" w:hAnsi="Times New Roman"/>
                <w:noProof/>
                <w:sz w:val="24"/>
                <w:szCs w:val="24"/>
              </w:rPr>
              <w:t>kPa K</w:t>
            </w:r>
            <w:r w:rsidRPr="000E555F">
              <w:rPr>
                <w:rFonts w:ascii="Times New Roman" w:hAnsi="Times New Roman"/>
                <w:noProof/>
                <w:sz w:val="24"/>
                <w:szCs w:val="24"/>
                <w:vertAlign w:val="superscript"/>
              </w:rPr>
              <w:t>-1</w:t>
            </w:r>
          </w:p>
        </w:tc>
        <w:tc>
          <w:tcPr>
            <w:tcW w:w="5940" w:type="dxa"/>
            <w:tcBorders>
              <w:top w:val="single" w:sz="4" w:space="0" w:color="auto"/>
              <w:left w:val="nil"/>
              <w:bottom w:val="nil"/>
              <w:right w:val="nil"/>
            </w:tcBorders>
            <w:tcMar>
              <w:top w:w="0" w:type="dxa"/>
              <w:left w:w="0" w:type="dxa"/>
              <w:bottom w:w="0" w:type="dxa"/>
              <w:right w:w="0" w:type="dxa"/>
            </w:tcMar>
            <w:vAlign w:val="center"/>
          </w:tcPr>
          <w:p w14:paraId="0DF24E6A" w14:textId="77777777" w:rsidR="000E555F" w:rsidRPr="000E555F" w:rsidRDefault="000E555F" w:rsidP="000E555F">
            <w:pPr>
              <w:spacing w:before="120" w:after="120"/>
              <w:jc w:val="center"/>
              <w:rPr>
                <w:rFonts w:ascii="Times New Roman" w:hAnsi="Times New Roman"/>
                <w:noProof/>
                <w:sz w:val="24"/>
                <w:szCs w:val="24"/>
              </w:rPr>
            </w:pPr>
            <w:r w:rsidRPr="000E555F">
              <w:rPr>
                <w:rFonts w:ascii="Times New Roman" w:hAnsi="Times New Roman"/>
                <w:noProof/>
                <w:sz w:val="24"/>
                <w:szCs w:val="24"/>
              </w:rPr>
              <w:t>Psychrometric constant</w:t>
            </w:r>
          </w:p>
        </w:tc>
        <w:tc>
          <w:tcPr>
            <w:tcW w:w="5130" w:type="dxa"/>
            <w:gridSpan w:val="2"/>
            <w:tcBorders>
              <w:top w:val="single" w:sz="4" w:space="0" w:color="auto"/>
              <w:left w:val="nil"/>
              <w:bottom w:val="nil"/>
            </w:tcBorders>
            <w:tcMar>
              <w:top w:w="0" w:type="dxa"/>
              <w:left w:w="0" w:type="dxa"/>
              <w:bottom w:w="0" w:type="dxa"/>
              <w:right w:w="0" w:type="dxa"/>
            </w:tcMar>
            <w:vAlign w:val="center"/>
          </w:tcPr>
          <w:p w14:paraId="23B6E6D1" w14:textId="77777777" w:rsidR="000E555F" w:rsidRPr="000E555F" w:rsidRDefault="00000000" w:rsidP="000E555F">
            <w:pPr>
              <w:tabs>
                <w:tab w:val="left" w:pos="6390"/>
              </w:tabs>
              <w:spacing w:before="120" w:after="120"/>
              <w:ind w:right="-90"/>
              <w:jc w:val="center"/>
              <w:rPr>
                <w:rFonts w:ascii="Times New Roman" w:hAnsi="Times New Roman"/>
                <w:noProof/>
                <w:sz w:val="24"/>
                <w:szCs w:val="24"/>
              </w:rPr>
            </w:pPr>
            <m:oMathPara>
              <m:oMath>
                <m:f>
                  <m:fPr>
                    <m:ctrlPr>
                      <w:rPr>
                        <w:rFonts w:ascii="Cambria Math" w:hAnsi="Cambria Math"/>
                        <w:sz w:val="24"/>
                        <w:szCs w:val="24"/>
                      </w:rPr>
                    </m:ctrlPr>
                  </m:fPr>
                  <m:num>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a</m:t>
                            </m:r>
                          </m:sub>
                        </m:sSub>
                        <m:r>
                          <w:rPr>
                            <w:rFonts w:ascii="Cambria Math" w:hAnsi="Cambria Math"/>
                            <w:noProof/>
                            <w:sz w:val="24"/>
                            <w:szCs w:val="24"/>
                          </w:rPr>
                          <m:t>∙</m:t>
                        </m:r>
                        <m:r>
                          <w:rPr>
                            <w:rFonts w:ascii="Cambria Math" w:hAnsi="Cambria Math"/>
                            <w:sz w:val="24"/>
                            <w:szCs w:val="24"/>
                          </w:rPr>
                          <m:t>P</m:t>
                        </m:r>
                      </m:e>
                      <m:sub>
                        <m:r>
                          <w:rPr>
                            <w:rFonts w:ascii="Cambria Math" w:hAnsi="Cambria Math"/>
                            <w:sz w:val="24"/>
                            <w:szCs w:val="24"/>
                          </w:rPr>
                          <m:t>a</m:t>
                        </m:r>
                      </m:sub>
                    </m:sSub>
                  </m:num>
                  <m:den>
                    <m:r>
                      <w:rPr>
                        <w:rFonts w:ascii="Cambria Math" w:hAnsi="Cambria Math"/>
                        <w:sz w:val="24"/>
                        <w:szCs w:val="24"/>
                      </w:rPr>
                      <m:t>0.622</m:t>
                    </m:r>
                    <m:sSub>
                      <m:sSubPr>
                        <m:ctrlPr>
                          <w:rPr>
                            <w:rFonts w:ascii="Cambria Math" w:hAnsi="Cambria Math"/>
                            <w:sz w:val="24"/>
                            <w:szCs w:val="24"/>
                          </w:rPr>
                        </m:ctrlPr>
                      </m:sSubPr>
                      <m:e>
                        <m:r>
                          <w:rPr>
                            <w:rFonts w:ascii="Cambria Math" w:hAnsi="Cambria Math"/>
                            <w:noProof/>
                            <w:sz w:val="24"/>
                            <w:szCs w:val="24"/>
                          </w:rPr>
                          <m:t>∙</m:t>
                        </m:r>
                        <m:r>
                          <w:rPr>
                            <w:rFonts w:ascii="Cambria Math" w:hAnsi="Cambria Math"/>
                            <w:sz w:val="24"/>
                            <w:szCs w:val="24"/>
                          </w:rPr>
                          <m:t>λ</m:t>
                        </m:r>
                      </m:e>
                      <m:sub>
                        <m:r>
                          <w:rPr>
                            <w:rFonts w:ascii="Cambria Math" w:hAnsi="Cambria Math"/>
                            <w:sz w:val="24"/>
                            <w:szCs w:val="24"/>
                          </w:rPr>
                          <m:t>v</m:t>
                        </m:r>
                      </m:sub>
                    </m:sSub>
                  </m:den>
                </m:f>
              </m:oMath>
            </m:oMathPara>
          </w:p>
        </w:tc>
      </w:tr>
      <w:tr w:rsidR="000E555F" w:rsidRPr="000E555F" w14:paraId="05C10934" w14:textId="77777777" w:rsidTr="000E555F">
        <w:trPr>
          <w:gridAfter w:val="1"/>
          <w:wAfter w:w="90" w:type="dxa"/>
        </w:trPr>
        <w:tc>
          <w:tcPr>
            <w:tcW w:w="641" w:type="dxa"/>
            <w:tcBorders>
              <w:top w:val="nil"/>
              <w:bottom w:val="nil"/>
              <w:right w:val="nil"/>
            </w:tcBorders>
            <w:tcMar>
              <w:top w:w="0" w:type="dxa"/>
              <w:left w:w="0" w:type="dxa"/>
              <w:bottom w:w="0" w:type="dxa"/>
              <w:right w:w="0" w:type="dxa"/>
            </w:tcMar>
            <w:vAlign w:val="center"/>
          </w:tcPr>
          <w:p w14:paraId="30B65747" w14:textId="77777777" w:rsidR="000E555F" w:rsidRPr="000E555F" w:rsidRDefault="000E555F" w:rsidP="000E555F">
            <w:pPr>
              <w:spacing w:before="120"/>
              <w:jc w:val="center"/>
              <w:rPr>
                <w:rFonts w:ascii="Times New Roman" w:hAnsi="Times New Roman"/>
                <w:sz w:val="24"/>
                <w:szCs w:val="24"/>
              </w:rPr>
            </w:pPr>
            <w:r w:rsidRPr="000E555F">
              <w:rPr>
                <w:rFonts w:ascii="Times New Roman" w:hAnsi="Times New Roman"/>
                <w:noProof/>
                <w:sz w:val="24"/>
                <w:szCs w:val="24"/>
              </w:rPr>
              <w:t>ρ</w:t>
            </w:r>
            <w:r w:rsidRPr="000E555F">
              <w:rPr>
                <w:rFonts w:ascii="Times New Roman" w:hAnsi="Times New Roman"/>
                <w:noProof/>
                <w:sz w:val="24"/>
                <w:szCs w:val="24"/>
                <w:vertAlign w:val="subscript"/>
              </w:rPr>
              <w:t>a</w:t>
            </w:r>
          </w:p>
        </w:tc>
        <w:tc>
          <w:tcPr>
            <w:tcW w:w="1339" w:type="dxa"/>
            <w:tcBorders>
              <w:top w:val="nil"/>
              <w:left w:val="nil"/>
              <w:bottom w:val="nil"/>
              <w:right w:val="nil"/>
            </w:tcBorders>
            <w:tcMar>
              <w:top w:w="0" w:type="dxa"/>
              <w:left w:w="0" w:type="dxa"/>
              <w:bottom w:w="0" w:type="dxa"/>
              <w:right w:w="0" w:type="dxa"/>
            </w:tcMar>
            <w:vAlign w:val="center"/>
          </w:tcPr>
          <w:p w14:paraId="5E3F1988" w14:textId="77777777" w:rsidR="000E555F" w:rsidRPr="000E555F" w:rsidRDefault="000E555F" w:rsidP="000E555F">
            <w:pPr>
              <w:spacing w:before="120"/>
              <w:jc w:val="center"/>
              <w:rPr>
                <w:rFonts w:ascii="Times New Roman" w:hAnsi="Times New Roman"/>
                <w:noProof/>
                <w:sz w:val="24"/>
                <w:szCs w:val="24"/>
              </w:rPr>
            </w:pPr>
            <w:r w:rsidRPr="000E555F">
              <w:rPr>
                <w:rFonts w:ascii="Times New Roman" w:hAnsi="Times New Roman"/>
                <w:noProof/>
                <w:sz w:val="24"/>
                <w:szCs w:val="24"/>
              </w:rPr>
              <w:t>kg m</w:t>
            </w:r>
            <w:r w:rsidRPr="000E555F">
              <w:rPr>
                <w:rFonts w:ascii="Times New Roman" w:hAnsi="Times New Roman"/>
                <w:noProof/>
                <w:sz w:val="24"/>
                <w:szCs w:val="24"/>
                <w:vertAlign w:val="superscript"/>
              </w:rPr>
              <w:t>-3</w:t>
            </w:r>
          </w:p>
        </w:tc>
        <w:tc>
          <w:tcPr>
            <w:tcW w:w="5940" w:type="dxa"/>
            <w:tcBorders>
              <w:top w:val="nil"/>
              <w:left w:val="nil"/>
              <w:bottom w:val="nil"/>
              <w:right w:val="nil"/>
            </w:tcBorders>
            <w:tcMar>
              <w:top w:w="0" w:type="dxa"/>
              <w:left w:w="0" w:type="dxa"/>
              <w:bottom w:w="0" w:type="dxa"/>
              <w:right w:w="0" w:type="dxa"/>
            </w:tcMar>
            <w:vAlign w:val="center"/>
          </w:tcPr>
          <w:p w14:paraId="35C34EF9" w14:textId="46BA31EA" w:rsidR="000E555F" w:rsidRPr="000E555F" w:rsidRDefault="00E62EAE" w:rsidP="000E555F">
            <w:pPr>
              <w:spacing w:before="120"/>
              <w:jc w:val="center"/>
              <w:rPr>
                <w:rFonts w:ascii="Times New Roman" w:hAnsi="Times New Roman"/>
                <w:noProof/>
                <w:sz w:val="24"/>
                <w:szCs w:val="24"/>
              </w:rPr>
            </w:pPr>
            <w:r>
              <w:rPr>
                <w:rFonts w:ascii="Times New Roman" w:hAnsi="Times New Roman"/>
                <w:noProof/>
                <w:sz w:val="24"/>
                <w:szCs w:val="24"/>
              </w:rPr>
              <w:t>D</w:t>
            </w:r>
            <w:r w:rsidR="000E555F" w:rsidRPr="000E555F">
              <w:rPr>
                <w:rFonts w:ascii="Times New Roman" w:hAnsi="Times New Roman"/>
                <w:noProof/>
                <w:sz w:val="24"/>
                <w:szCs w:val="24"/>
              </w:rPr>
              <w:t>ensity of air</w:t>
            </w:r>
          </w:p>
        </w:tc>
        <w:tc>
          <w:tcPr>
            <w:tcW w:w="5040" w:type="dxa"/>
            <w:tcBorders>
              <w:top w:val="nil"/>
              <w:left w:val="nil"/>
              <w:bottom w:val="nil"/>
            </w:tcBorders>
            <w:tcMar>
              <w:top w:w="0" w:type="dxa"/>
              <w:left w:w="0" w:type="dxa"/>
              <w:bottom w:w="0" w:type="dxa"/>
              <w:right w:w="0" w:type="dxa"/>
            </w:tcMar>
            <w:vAlign w:val="center"/>
          </w:tcPr>
          <w:p w14:paraId="20B974C2" w14:textId="77777777" w:rsidR="000E555F" w:rsidRPr="000E555F" w:rsidRDefault="00000000" w:rsidP="000E555F">
            <w:pPr>
              <w:spacing w:before="120"/>
              <w:jc w:val="center"/>
              <w:rPr>
                <w:rFonts w:ascii="Times New Roman" w:hAnsi="Times New Roman"/>
                <w:sz w:val="24"/>
                <w:szCs w:val="24"/>
              </w:rPr>
            </w:pPr>
            <m:oMathPara>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a</m:t>
                        </m:r>
                      </m:sub>
                    </m:sSub>
                  </m:num>
                  <m:den>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a</m:t>
                        </m:r>
                      </m:sub>
                    </m:sSub>
                  </m:den>
                </m:f>
              </m:oMath>
            </m:oMathPara>
          </w:p>
        </w:tc>
      </w:tr>
      <w:tr w:rsidR="000E555F" w:rsidRPr="000E555F" w14:paraId="432EB7E2" w14:textId="77777777" w:rsidTr="000E555F">
        <w:trPr>
          <w:gridAfter w:val="1"/>
          <w:wAfter w:w="90" w:type="dxa"/>
        </w:trPr>
        <w:tc>
          <w:tcPr>
            <w:tcW w:w="641" w:type="dxa"/>
            <w:tcBorders>
              <w:top w:val="nil"/>
            </w:tcBorders>
            <w:tcMar>
              <w:top w:w="0" w:type="dxa"/>
              <w:left w:w="0" w:type="dxa"/>
              <w:bottom w:w="0" w:type="dxa"/>
              <w:right w:w="0" w:type="dxa"/>
            </w:tcMar>
            <w:vAlign w:val="center"/>
          </w:tcPr>
          <w:p w14:paraId="598AB162"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c</w:t>
            </w:r>
            <w:r w:rsidRPr="000E555F">
              <w:rPr>
                <w:rFonts w:ascii="Times New Roman" w:hAnsi="Times New Roman"/>
                <w:noProof/>
                <w:sz w:val="24"/>
                <w:szCs w:val="24"/>
                <w:vertAlign w:val="subscript"/>
              </w:rPr>
              <w:t>a</w:t>
            </w:r>
          </w:p>
        </w:tc>
        <w:tc>
          <w:tcPr>
            <w:tcW w:w="1339" w:type="dxa"/>
            <w:tcBorders>
              <w:top w:val="nil"/>
            </w:tcBorders>
            <w:tcMar>
              <w:top w:w="0" w:type="dxa"/>
              <w:left w:w="0" w:type="dxa"/>
              <w:bottom w:w="0" w:type="dxa"/>
              <w:right w:w="0" w:type="dxa"/>
            </w:tcMar>
            <w:vAlign w:val="center"/>
          </w:tcPr>
          <w:p w14:paraId="38C3DDDC"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MJ kg-</w:t>
            </w:r>
            <w:r w:rsidRPr="000E555F">
              <w:rPr>
                <w:rFonts w:ascii="Times New Roman" w:hAnsi="Times New Roman"/>
                <w:noProof/>
                <w:sz w:val="24"/>
                <w:szCs w:val="24"/>
                <w:vertAlign w:val="superscript"/>
              </w:rPr>
              <w:t>1</w:t>
            </w:r>
            <w:r w:rsidRPr="000E555F">
              <w:rPr>
                <w:rFonts w:ascii="Times New Roman" w:hAnsi="Times New Roman"/>
                <w:noProof/>
                <w:sz w:val="24"/>
                <w:szCs w:val="24"/>
              </w:rPr>
              <w:t xml:space="preserve"> K</w:t>
            </w:r>
            <w:r w:rsidRPr="000E555F">
              <w:rPr>
                <w:rFonts w:ascii="Times New Roman" w:hAnsi="Times New Roman"/>
                <w:noProof/>
                <w:sz w:val="24"/>
                <w:szCs w:val="24"/>
                <w:vertAlign w:val="superscript"/>
              </w:rPr>
              <w:t>-1</w:t>
            </w:r>
          </w:p>
        </w:tc>
        <w:tc>
          <w:tcPr>
            <w:tcW w:w="5940" w:type="dxa"/>
            <w:tcBorders>
              <w:top w:val="nil"/>
            </w:tcBorders>
            <w:tcMar>
              <w:top w:w="0" w:type="dxa"/>
              <w:left w:w="0" w:type="dxa"/>
              <w:bottom w:w="0" w:type="dxa"/>
              <w:right w:w="0" w:type="dxa"/>
            </w:tcMar>
            <w:vAlign w:val="center"/>
          </w:tcPr>
          <w:p w14:paraId="4D2311EB" w14:textId="7019B0CD" w:rsidR="000E555F" w:rsidRPr="000E555F" w:rsidRDefault="00E62EAE" w:rsidP="000E555F">
            <w:pPr>
              <w:spacing w:before="120" w:line="276" w:lineRule="auto"/>
              <w:jc w:val="center"/>
              <w:rPr>
                <w:rFonts w:ascii="Times New Roman" w:hAnsi="Times New Roman"/>
                <w:noProof/>
                <w:sz w:val="24"/>
                <w:szCs w:val="24"/>
              </w:rPr>
            </w:pPr>
            <w:r>
              <w:rPr>
                <w:rFonts w:ascii="Times New Roman" w:hAnsi="Times New Roman"/>
                <w:noProof/>
                <w:sz w:val="24"/>
                <w:szCs w:val="24"/>
              </w:rPr>
              <w:t>H</w:t>
            </w:r>
            <w:r w:rsidR="000E555F" w:rsidRPr="000E555F">
              <w:rPr>
                <w:rFonts w:ascii="Times New Roman" w:hAnsi="Times New Roman"/>
                <w:noProof/>
                <w:sz w:val="24"/>
                <w:szCs w:val="24"/>
              </w:rPr>
              <w:t>eat capacity of air</w:t>
            </w:r>
          </w:p>
        </w:tc>
        <w:tc>
          <w:tcPr>
            <w:tcW w:w="5040" w:type="dxa"/>
            <w:tcBorders>
              <w:top w:val="nil"/>
            </w:tcBorders>
            <w:tcMar>
              <w:top w:w="0" w:type="dxa"/>
              <w:left w:w="0" w:type="dxa"/>
              <w:bottom w:w="0" w:type="dxa"/>
              <w:right w:w="0" w:type="dxa"/>
            </w:tcMar>
            <w:vAlign w:val="center"/>
          </w:tcPr>
          <w:p w14:paraId="55734BC5" w14:textId="77777777" w:rsidR="000E555F" w:rsidRPr="000E555F" w:rsidRDefault="000E555F" w:rsidP="000E555F">
            <w:pPr>
              <w:tabs>
                <w:tab w:val="left" w:pos="6390"/>
              </w:tabs>
              <w:spacing w:before="120" w:line="276" w:lineRule="auto"/>
              <w:ind w:right="-90"/>
              <w:jc w:val="center"/>
              <w:rPr>
                <w:rFonts w:ascii="Times New Roman" w:hAnsi="Times New Roman"/>
                <w:sz w:val="24"/>
                <w:szCs w:val="24"/>
              </w:rPr>
            </w:pPr>
            <m:oMathPara>
              <m:oMath>
                <m:r>
                  <w:rPr>
                    <w:rFonts w:ascii="Cambria Math" w:hAnsi="Cambria Math"/>
                    <w:sz w:val="24"/>
                    <w:szCs w:val="24"/>
                  </w:rPr>
                  <m:t>1.00×</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MJ </m:t>
                </m:r>
                <m:sSup>
                  <m:sSupPr>
                    <m:ctrlPr>
                      <w:rPr>
                        <w:rFonts w:ascii="Cambria Math" w:hAnsi="Cambria Math"/>
                        <w:sz w:val="24"/>
                        <w:szCs w:val="24"/>
                      </w:rPr>
                    </m:ctrlPr>
                  </m:sSupPr>
                  <m:e>
                    <m:r>
                      <w:rPr>
                        <w:rFonts w:ascii="Cambria Math" w:hAnsi="Cambria Math"/>
                        <w:sz w:val="24"/>
                        <w:szCs w:val="24"/>
                      </w:rPr>
                      <m:t>kg</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K</m:t>
                    </m:r>
                  </m:e>
                  <m:sup>
                    <m:r>
                      <w:rPr>
                        <w:rFonts w:ascii="Cambria Math" w:hAnsi="Cambria Math"/>
                        <w:sz w:val="24"/>
                        <w:szCs w:val="24"/>
                      </w:rPr>
                      <m:t>-1</m:t>
                    </m:r>
                  </m:sup>
                </m:sSup>
              </m:oMath>
            </m:oMathPara>
          </w:p>
        </w:tc>
      </w:tr>
      <w:tr w:rsidR="000E555F" w:rsidRPr="000E555F" w14:paraId="74A0415D" w14:textId="77777777" w:rsidTr="000E555F">
        <w:trPr>
          <w:gridAfter w:val="1"/>
          <w:wAfter w:w="90" w:type="dxa"/>
        </w:trPr>
        <w:tc>
          <w:tcPr>
            <w:tcW w:w="641" w:type="dxa"/>
            <w:tcMar>
              <w:top w:w="0" w:type="dxa"/>
              <w:left w:w="0" w:type="dxa"/>
              <w:bottom w:w="0" w:type="dxa"/>
              <w:right w:w="0" w:type="dxa"/>
            </w:tcMar>
            <w:vAlign w:val="center"/>
          </w:tcPr>
          <w:p w14:paraId="7251217B"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P</w:t>
            </w:r>
            <w:r w:rsidRPr="000E555F">
              <w:rPr>
                <w:rFonts w:ascii="Times New Roman" w:hAnsi="Times New Roman"/>
                <w:noProof/>
                <w:sz w:val="24"/>
                <w:szCs w:val="24"/>
                <w:vertAlign w:val="subscript"/>
              </w:rPr>
              <w:t>a</w:t>
            </w:r>
          </w:p>
        </w:tc>
        <w:tc>
          <w:tcPr>
            <w:tcW w:w="1339" w:type="dxa"/>
            <w:tcMar>
              <w:top w:w="0" w:type="dxa"/>
              <w:left w:w="0" w:type="dxa"/>
              <w:bottom w:w="0" w:type="dxa"/>
              <w:right w:w="0" w:type="dxa"/>
            </w:tcMar>
            <w:vAlign w:val="center"/>
          </w:tcPr>
          <w:p w14:paraId="2D7E575B"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kPa</w:t>
            </w:r>
          </w:p>
        </w:tc>
        <w:tc>
          <w:tcPr>
            <w:tcW w:w="5940" w:type="dxa"/>
            <w:tcMar>
              <w:top w:w="0" w:type="dxa"/>
              <w:left w:w="0" w:type="dxa"/>
              <w:bottom w:w="0" w:type="dxa"/>
              <w:right w:w="0" w:type="dxa"/>
            </w:tcMar>
            <w:vAlign w:val="center"/>
          </w:tcPr>
          <w:p w14:paraId="62EA18A5"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barometric air pressure</w:t>
            </w:r>
          </w:p>
        </w:tc>
        <w:tc>
          <w:tcPr>
            <w:tcW w:w="5040" w:type="dxa"/>
            <w:tcMar>
              <w:top w:w="0" w:type="dxa"/>
              <w:left w:w="0" w:type="dxa"/>
              <w:bottom w:w="0" w:type="dxa"/>
              <w:right w:w="0" w:type="dxa"/>
            </w:tcMar>
            <w:vAlign w:val="center"/>
          </w:tcPr>
          <w:p w14:paraId="49C062EF" w14:textId="4576B91B" w:rsidR="000E555F" w:rsidRPr="000E555F" w:rsidRDefault="00F8581A" w:rsidP="000E555F">
            <w:pPr>
              <w:tabs>
                <w:tab w:val="left" w:pos="6390"/>
              </w:tabs>
              <w:spacing w:before="120" w:line="276" w:lineRule="auto"/>
              <w:ind w:right="-90"/>
              <w:jc w:val="center"/>
              <w:rPr>
                <w:rFonts w:ascii="Times New Roman" w:hAnsi="Times New Roman"/>
                <w:sz w:val="24"/>
                <w:szCs w:val="24"/>
              </w:rPr>
            </w:pPr>
            <w:r>
              <w:rPr>
                <w:rFonts w:asciiTheme="majorHAnsi" w:hAnsiTheme="majorHAnsi"/>
                <w:sz w:val="24"/>
              </w:rPr>
              <w:t xml:space="preserve">Input or </w:t>
            </w:r>
            <m:oMath>
              <m:f>
                <m:fPr>
                  <m:ctrlPr>
                    <w:rPr>
                      <w:rFonts w:ascii="Cambria Math" w:hAnsi="Cambria Math"/>
                      <w:i/>
                      <w:sz w:val="24"/>
                    </w:rPr>
                  </m:ctrlPr>
                </m:fPr>
                <m:num>
                  <m:r>
                    <m:rPr>
                      <m:sty m:val="p"/>
                    </m:rPr>
                    <w:rPr>
                      <w:rFonts w:ascii="Cambria Math" w:hAnsi="Cambria Math"/>
                      <w:sz w:val="24"/>
                    </w:rPr>
                    <m:t>100</m:t>
                  </m:r>
                </m:num>
                <m:den>
                  <m:r>
                    <m:rPr>
                      <m:sty m:val="p"/>
                    </m:rPr>
                    <w:rPr>
                      <w:rFonts w:ascii="Cambria Math" w:hAnsi="Cambria Math"/>
                      <w:sz w:val="24"/>
                    </w:rPr>
                    <m:t xml:space="preserve">0.288 </m:t>
                  </m:r>
                  <m:r>
                    <m:rPr>
                      <m:sty m:val="p"/>
                    </m:rPr>
                    <w:rPr>
                      <w:rFonts w:ascii="Cambria Math" w:hAnsi="Cambria Math"/>
                      <w:noProof/>
                      <w:sz w:val="24"/>
                    </w:rPr>
                    <m:t>∙</m:t>
                  </m:r>
                  <m:d>
                    <m:dPr>
                      <m:ctrlPr>
                        <w:rPr>
                          <w:rFonts w:ascii="Cambria Math" w:hAnsi="Cambria Math"/>
                          <w:sz w:val="24"/>
                        </w:rPr>
                      </m:ctrlPr>
                    </m:dPr>
                    <m:e>
                      <m:sSub>
                        <m:sSubPr>
                          <m:ctrlPr>
                            <w:rPr>
                              <w:rFonts w:ascii="Cambria Math" w:hAnsi="Cambria Math"/>
                              <w:i/>
                              <w:sz w:val="24"/>
                            </w:rPr>
                          </m:ctrlPr>
                        </m:sSubPr>
                        <m:e>
                          <m:r>
                            <m:rPr>
                              <m:sty m:val="p"/>
                            </m:rPr>
                            <w:rPr>
                              <w:rFonts w:ascii="Cambria Math" w:hAnsi="Cambria Math"/>
                              <w:sz w:val="24"/>
                            </w:rPr>
                            <m:t>T</m:t>
                          </m:r>
                        </m:e>
                        <m:sub>
                          <m:r>
                            <m:rPr>
                              <m:sty m:val="p"/>
                            </m:rPr>
                            <w:rPr>
                              <w:rFonts w:ascii="Cambria Math" w:hAnsi="Cambria Math"/>
                              <w:sz w:val="24"/>
                            </w:rPr>
                            <m:t>a</m:t>
                          </m:r>
                        </m:sub>
                      </m:sSub>
                      <m:r>
                        <m:rPr>
                          <m:sty m:val="p"/>
                        </m:rPr>
                        <w:rPr>
                          <w:rFonts w:ascii="Cambria Math" w:hAnsi="Cambria Math"/>
                          <w:sz w:val="24"/>
                        </w:rPr>
                        <m:t>+273.15</m:t>
                      </m:r>
                    </m:e>
                  </m:d>
                </m:den>
              </m:f>
            </m:oMath>
          </w:p>
        </w:tc>
      </w:tr>
      <w:tr w:rsidR="000E555F" w:rsidRPr="000E555F" w14:paraId="72B97EE8" w14:textId="77777777" w:rsidTr="000E555F">
        <w:trPr>
          <w:gridAfter w:val="1"/>
          <w:wAfter w:w="90" w:type="dxa"/>
        </w:trPr>
        <w:tc>
          <w:tcPr>
            <w:tcW w:w="641" w:type="dxa"/>
            <w:tcMar>
              <w:top w:w="0" w:type="dxa"/>
              <w:left w:w="0" w:type="dxa"/>
              <w:bottom w:w="0" w:type="dxa"/>
              <w:right w:w="0" w:type="dxa"/>
            </w:tcMar>
            <w:vAlign w:val="center"/>
          </w:tcPr>
          <w:p w14:paraId="42F8851F"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λ</w:t>
            </w:r>
            <w:r w:rsidRPr="000E555F">
              <w:rPr>
                <w:rFonts w:ascii="Times New Roman" w:hAnsi="Times New Roman"/>
                <w:noProof/>
                <w:sz w:val="24"/>
                <w:szCs w:val="24"/>
                <w:vertAlign w:val="subscript"/>
              </w:rPr>
              <w:t>v</w:t>
            </w:r>
          </w:p>
        </w:tc>
        <w:tc>
          <w:tcPr>
            <w:tcW w:w="1339" w:type="dxa"/>
            <w:tcMar>
              <w:top w:w="0" w:type="dxa"/>
              <w:left w:w="0" w:type="dxa"/>
              <w:bottom w:w="0" w:type="dxa"/>
              <w:right w:w="0" w:type="dxa"/>
            </w:tcMar>
            <w:vAlign w:val="center"/>
          </w:tcPr>
          <w:p w14:paraId="5317C54F"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MJ kg</w:t>
            </w:r>
            <w:r w:rsidRPr="000E555F">
              <w:rPr>
                <w:rFonts w:ascii="Times New Roman" w:hAnsi="Times New Roman"/>
                <w:noProof/>
                <w:sz w:val="24"/>
                <w:szCs w:val="24"/>
                <w:vertAlign w:val="superscript"/>
              </w:rPr>
              <w:t>-1</w:t>
            </w:r>
          </w:p>
        </w:tc>
        <w:tc>
          <w:tcPr>
            <w:tcW w:w="5940" w:type="dxa"/>
            <w:tcMar>
              <w:top w:w="0" w:type="dxa"/>
              <w:left w:w="0" w:type="dxa"/>
              <w:bottom w:w="0" w:type="dxa"/>
              <w:right w:w="0" w:type="dxa"/>
            </w:tcMar>
            <w:vAlign w:val="center"/>
          </w:tcPr>
          <w:p w14:paraId="51F959BD"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latent heat of vaporation of water</w:t>
            </w:r>
          </w:p>
        </w:tc>
        <w:tc>
          <w:tcPr>
            <w:tcW w:w="5040" w:type="dxa"/>
            <w:tcMar>
              <w:top w:w="0" w:type="dxa"/>
              <w:left w:w="0" w:type="dxa"/>
              <w:bottom w:w="0" w:type="dxa"/>
              <w:right w:w="0" w:type="dxa"/>
            </w:tcMar>
            <w:vAlign w:val="center"/>
          </w:tcPr>
          <w:p w14:paraId="65F49308" w14:textId="77777777" w:rsidR="000E555F" w:rsidRPr="000E555F" w:rsidRDefault="000E555F" w:rsidP="000E555F">
            <w:pPr>
              <w:tabs>
                <w:tab w:val="left" w:pos="6390"/>
              </w:tabs>
              <w:spacing w:before="120" w:line="276" w:lineRule="auto"/>
              <w:ind w:right="-90"/>
              <w:jc w:val="center"/>
              <w:rPr>
                <w:rFonts w:ascii="Times New Roman" w:hAnsi="Times New Roman"/>
                <w:sz w:val="24"/>
                <w:szCs w:val="24"/>
              </w:rPr>
            </w:pPr>
            <m:oMathPara>
              <m:oMath>
                <m:r>
                  <w:rPr>
                    <w:rFonts w:ascii="Cambria Math" w:hAnsi="Cambria Math"/>
                    <w:sz w:val="24"/>
                    <w:szCs w:val="24"/>
                  </w:rPr>
                  <m:t>2.50-2.36×</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oMath>
            </m:oMathPara>
          </w:p>
        </w:tc>
      </w:tr>
      <w:tr w:rsidR="000E555F" w:rsidRPr="000E555F" w14:paraId="15AFA218" w14:textId="77777777" w:rsidTr="000E555F">
        <w:trPr>
          <w:gridAfter w:val="1"/>
          <w:wAfter w:w="90" w:type="dxa"/>
        </w:trPr>
        <w:tc>
          <w:tcPr>
            <w:tcW w:w="641" w:type="dxa"/>
            <w:tcMar>
              <w:top w:w="0" w:type="dxa"/>
              <w:left w:w="0" w:type="dxa"/>
              <w:bottom w:w="0" w:type="dxa"/>
              <w:right w:w="0" w:type="dxa"/>
            </w:tcMar>
            <w:vAlign w:val="center"/>
          </w:tcPr>
          <w:p w14:paraId="514684CA"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C</w:t>
            </w:r>
            <w:r w:rsidRPr="000E555F">
              <w:rPr>
                <w:rFonts w:ascii="Times New Roman" w:hAnsi="Times New Roman"/>
                <w:noProof/>
                <w:sz w:val="24"/>
                <w:szCs w:val="24"/>
                <w:vertAlign w:val="subscript"/>
              </w:rPr>
              <w:t>at</w:t>
            </w:r>
          </w:p>
        </w:tc>
        <w:tc>
          <w:tcPr>
            <w:tcW w:w="1339" w:type="dxa"/>
            <w:tcMar>
              <w:top w:w="0" w:type="dxa"/>
              <w:left w:w="0" w:type="dxa"/>
              <w:bottom w:w="0" w:type="dxa"/>
              <w:right w:w="0" w:type="dxa"/>
            </w:tcMar>
            <w:vAlign w:val="center"/>
          </w:tcPr>
          <w:p w14:paraId="196112A0"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m h</w:t>
            </w:r>
            <w:r w:rsidRPr="000E555F">
              <w:rPr>
                <w:rFonts w:ascii="Times New Roman" w:hAnsi="Times New Roman"/>
                <w:noProof/>
                <w:sz w:val="24"/>
                <w:szCs w:val="24"/>
                <w:vertAlign w:val="superscript"/>
              </w:rPr>
              <w:t>-1</w:t>
            </w:r>
          </w:p>
        </w:tc>
        <w:tc>
          <w:tcPr>
            <w:tcW w:w="5940" w:type="dxa"/>
            <w:tcMar>
              <w:top w:w="0" w:type="dxa"/>
              <w:left w:w="0" w:type="dxa"/>
              <w:bottom w:w="0" w:type="dxa"/>
              <w:right w:w="0" w:type="dxa"/>
            </w:tcMar>
            <w:vAlign w:val="center"/>
          </w:tcPr>
          <w:p w14:paraId="3C14446A"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atmospheric conductance</w:t>
            </w:r>
          </w:p>
        </w:tc>
        <w:tc>
          <w:tcPr>
            <w:tcW w:w="5040" w:type="dxa"/>
            <w:tcMar>
              <w:top w:w="0" w:type="dxa"/>
              <w:left w:w="0" w:type="dxa"/>
              <w:bottom w:w="0" w:type="dxa"/>
              <w:right w:w="0" w:type="dxa"/>
            </w:tcMar>
            <w:vAlign w:val="center"/>
          </w:tcPr>
          <w:p w14:paraId="70916A80" w14:textId="77777777" w:rsidR="000E555F" w:rsidRPr="000E555F" w:rsidRDefault="00000000" w:rsidP="000E555F">
            <w:pPr>
              <w:tabs>
                <w:tab w:val="left" w:pos="6390"/>
              </w:tabs>
              <w:spacing w:before="120" w:line="276" w:lineRule="auto"/>
              <w:ind w:right="-90"/>
              <w:jc w:val="center"/>
              <w:rPr>
                <w:rFonts w:ascii="Times New Roman" w:hAnsi="Times New Roman"/>
                <w:sz w:val="24"/>
                <w:szCs w:val="24"/>
              </w:rPr>
            </w:pPr>
            <m:oMathPara>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a</m:t>
                        </m:r>
                      </m:sub>
                    </m:sSub>
                  </m:num>
                  <m:den>
                    <m:r>
                      <w:rPr>
                        <w:rFonts w:ascii="Cambria Math" w:hAnsi="Cambria Math"/>
                        <w:sz w:val="24"/>
                        <w:szCs w:val="24"/>
                      </w:rPr>
                      <m:t xml:space="preserve"> 6.25 </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 xml:space="preserve"> ln</m:t>
                            </m:r>
                            <m:d>
                              <m:dPr>
                                <m:ctrlPr>
                                  <w:rPr>
                                    <w:rFonts w:ascii="Cambria Math" w:hAnsi="Cambria Math"/>
                                    <w:sz w:val="24"/>
                                    <w:szCs w:val="24"/>
                                  </w:rPr>
                                </m:ctrlPr>
                              </m:dPr>
                              <m:e>
                                <m:f>
                                  <m:fPr>
                                    <m:ctrlPr>
                                      <w:rPr>
                                        <w:rFonts w:ascii="Cambria Math" w:hAnsi="Cambria Math"/>
                                        <w:sz w:val="24"/>
                                        <w:szCs w:val="24"/>
                                      </w:rPr>
                                    </m:ctrlPr>
                                  </m:fPr>
                                  <m:num>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h</m:t>
                                            </m:r>
                                          </m:sub>
                                        </m:sSub>
                                      </m:num>
                                      <m:den>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m:t>
                                            </m:r>
                                          </m:sub>
                                        </m:sSub>
                                      </m:den>
                                    </m:f>
                                  </m:num>
                                  <m:den>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veg</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 xml:space="preserve">1 - </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d</m:t>
                                        </m:r>
                                      </m:sub>
                                    </m:sSub>
                                  </m:num>
                                  <m:den>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m:t>
                                        </m:r>
                                      </m:sub>
                                    </m:sSub>
                                  </m:den>
                                </m:f>
                              </m:e>
                            </m:d>
                          </m:e>
                        </m:d>
                      </m:e>
                      <m:sup>
                        <m:r>
                          <w:rPr>
                            <w:rFonts w:ascii="Cambria Math" w:hAnsi="Cambria Math"/>
                            <w:sz w:val="24"/>
                            <w:szCs w:val="24"/>
                          </w:rPr>
                          <m:t>2</m:t>
                        </m:r>
                      </m:sup>
                    </m:sSup>
                    <m:r>
                      <w:rPr>
                        <w:rFonts w:ascii="Cambria Math" w:hAnsi="Cambria Math"/>
                        <w:sz w:val="24"/>
                        <w:szCs w:val="24"/>
                      </w:rPr>
                      <m:t xml:space="preserve">  </m:t>
                    </m:r>
                  </m:den>
                </m:f>
              </m:oMath>
            </m:oMathPara>
          </w:p>
        </w:tc>
      </w:tr>
      <w:tr w:rsidR="000E555F" w:rsidRPr="000E555F" w14:paraId="1F3CA4C3" w14:textId="77777777" w:rsidTr="000E555F">
        <w:trPr>
          <w:gridAfter w:val="1"/>
          <w:wAfter w:w="90" w:type="dxa"/>
        </w:trPr>
        <w:tc>
          <w:tcPr>
            <w:tcW w:w="641" w:type="dxa"/>
            <w:tcMar>
              <w:top w:w="0" w:type="dxa"/>
              <w:left w:w="0" w:type="dxa"/>
              <w:bottom w:w="0" w:type="dxa"/>
              <w:right w:w="0" w:type="dxa"/>
            </w:tcMar>
            <w:vAlign w:val="center"/>
          </w:tcPr>
          <w:p w14:paraId="0DEA3449"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ρ</w:t>
            </w:r>
            <w:r w:rsidRPr="000E555F">
              <w:rPr>
                <w:rFonts w:ascii="Times New Roman" w:hAnsi="Times New Roman"/>
                <w:noProof/>
                <w:sz w:val="24"/>
                <w:szCs w:val="24"/>
                <w:vertAlign w:val="subscript"/>
              </w:rPr>
              <w:t>w</w:t>
            </w:r>
          </w:p>
        </w:tc>
        <w:tc>
          <w:tcPr>
            <w:tcW w:w="1339" w:type="dxa"/>
            <w:tcMar>
              <w:top w:w="0" w:type="dxa"/>
              <w:left w:w="0" w:type="dxa"/>
              <w:bottom w:w="0" w:type="dxa"/>
              <w:right w:w="0" w:type="dxa"/>
            </w:tcMar>
            <w:vAlign w:val="center"/>
          </w:tcPr>
          <w:p w14:paraId="6CE48585"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kg m</w:t>
            </w:r>
            <w:r w:rsidRPr="000E555F">
              <w:rPr>
                <w:rFonts w:ascii="Times New Roman" w:hAnsi="Times New Roman"/>
                <w:noProof/>
                <w:sz w:val="24"/>
                <w:szCs w:val="24"/>
                <w:vertAlign w:val="superscript"/>
              </w:rPr>
              <w:t>-3</w:t>
            </w:r>
          </w:p>
        </w:tc>
        <w:tc>
          <w:tcPr>
            <w:tcW w:w="5940" w:type="dxa"/>
            <w:tcMar>
              <w:top w:w="0" w:type="dxa"/>
              <w:left w:w="0" w:type="dxa"/>
              <w:bottom w:w="0" w:type="dxa"/>
              <w:right w:w="0" w:type="dxa"/>
            </w:tcMar>
            <w:vAlign w:val="center"/>
          </w:tcPr>
          <w:p w14:paraId="15E33794"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density of water</w:t>
            </w:r>
          </w:p>
        </w:tc>
        <w:tc>
          <w:tcPr>
            <w:tcW w:w="5040" w:type="dxa"/>
            <w:tcMar>
              <w:top w:w="0" w:type="dxa"/>
              <w:left w:w="0" w:type="dxa"/>
              <w:bottom w:w="0" w:type="dxa"/>
              <w:right w:w="0" w:type="dxa"/>
            </w:tcMar>
            <w:vAlign w:val="center"/>
          </w:tcPr>
          <w:p w14:paraId="48D7F0C6" w14:textId="77777777" w:rsidR="000E555F" w:rsidRPr="000E555F" w:rsidRDefault="000E555F" w:rsidP="000E555F">
            <w:pPr>
              <w:tabs>
                <w:tab w:val="left" w:pos="6390"/>
              </w:tabs>
              <w:spacing w:before="120" w:line="276" w:lineRule="auto"/>
              <w:ind w:right="-90"/>
              <w:jc w:val="center"/>
              <w:rPr>
                <w:rFonts w:ascii="Times New Roman" w:hAnsi="Times New Roman"/>
                <w:sz w:val="24"/>
                <w:szCs w:val="24"/>
              </w:rPr>
            </w:pPr>
            <w:r w:rsidRPr="000E555F">
              <w:rPr>
                <w:rFonts w:ascii="Times New Roman" w:hAnsi="Times New Roman"/>
                <w:sz w:val="24"/>
                <w:szCs w:val="24"/>
              </w:rPr>
              <w:t>1000 kg m-</w:t>
            </w:r>
            <w:r w:rsidRPr="000E555F">
              <w:rPr>
                <w:rFonts w:ascii="Times New Roman" w:hAnsi="Times New Roman"/>
                <w:sz w:val="24"/>
                <w:szCs w:val="24"/>
                <w:vertAlign w:val="superscript"/>
              </w:rPr>
              <w:t>3</w:t>
            </w:r>
          </w:p>
        </w:tc>
      </w:tr>
      <w:tr w:rsidR="000E555F" w:rsidRPr="000E555F" w14:paraId="18D26868" w14:textId="77777777" w:rsidTr="000E555F">
        <w:trPr>
          <w:gridAfter w:val="1"/>
          <w:wAfter w:w="90" w:type="dxa"/>
        </w:trPr>
        <w:tc>
          <w:tcPr>
            <w:tcW w:w="641" w:type="dxa"/>
            <w:tcMar>
              <w:top w:w="0" w:type="dxa"/>
              <w:left w:w="0" w:type="dxa"/>
              <w:bottom w:w="0" w:type="dxa"/>
              <w:right w:w="0" w:type="dxa"/>
            </w:tcMar>
            <w:vAlign w:val="center"/>
          </w:tcPr>
          <w:p w14:paraId="74899598"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k</w:t>
            </w:r>
          </w:p>
        </w:tc>
        <w:tc>
          <w:tcPr>
            <w:tcW w:w="1339" w:type="dxa"/>
            <w:tcMar>
              <w:top w:w="0" w:type="dxa"/>
              <w:left w:w="0" w:type="dxa"/>
              <w:bottom w:w="0" w:type="dxa"/>
              <w:right w:w="0" w:type="dxa"/>
            </w:tcMar>
            <w:vAlign w:val="center"/>
          </w:tcPr>
          <w:p w14:paraId="5D3CD05E" w14:textId="77777777" w:rsidR="000E555F" w:rsidRPr="000E555F" w:rsidRDefault="000E555F" w:rsidP="000E555F">
            <w:pPr>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vertAlign w:val="subscript"/>
              </w:rPr>
              <w:t>-</w:t>
            </w:r>
          </w:p>
        </w:tc>
        <w:tc>
          <w:tcPr>
            <w:tcW w:w="5940" w:type="dxa"/>
            <w:tcMar>
              <w:top w:w="0" w:type="dxa"/>
              <w:left w:w="0" w:type="dxa"/>
              <w:bottom w:w="0" w:type="dxa"/>
              <w:right w:w="0" w:type="dxa"/>
            </w:tcMar>
            <w:vAlign w:val="center"/>
          </w:tcPr>
          <w:p w14:paraId="01129293"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Von Karmon’s constant</w:t>
            </w:r>
          </w:p>
        </w:tc>
        <w:tc>
          <w:tcPr>
            <w:tcW w:w="5040" w:type="dxa"/>
            <w:tcMar>
              <w:top w:w="0" w:type="dxa"/>
              <w:left w:w="0" w:type="dxa"/>
              <w:bottom w:w="0" w:type="dxa"/>
              <w:right w:w="0" w:type="dxa"/>
            </w:tcMar>
            <w:vAlign w:val="center"/>
          </w:tcPr>
          <w:p w14:paraId="408DBE82" w14:textId="77777777" w:rsidR="000E555F" w:rsidRPr="000E555F" w:rsidRDefault="000E555F" w:rsidP="000E555F">
            <w:pPr>
              <w:spacing w:before="120" w:line="276" w:lineRule="auto"/>
              <w:jc w:val="center"/>
              <w:rPr>
                <w:rFonts w:ascii="Times New Roman" w:hAnsi="Times New Roman"/>
                <w:sz w:val="24"/>
                <w:szCs w:val="24"/>
              </w:rPr>
            </w:pPr>
            <w:r w:rsidRPr="000E555F">
              <w:rPr>
                <w:rFonts w:ascii="Times New Roman" w:hAnsi="Times New Roman"/>
                <w:sz w:val="24"/>
                <w:szCs w:val="24"/>
              </w:rPr>
              <w:t>0.4</w:t>
            </w:r>
          </w:p>
        </w:tc>
      </w:tr>
      <w:tr w:rsidR="000E555F" w:rsidRPr="000E555F" w14:paraId="56C3FC8B" w14:textId="77777777" w:rsidTr="000E555F">
        <w:trPr>
          <w:gridAfter w:val="1"/>
          <w:wAfter w:w="90" w:type="dxa"/>
        </w:trPr>
        <w:tc>
          <w:tcPr>
            <w:tcW w:w="641" w:type="dxa"/>
            <w:tcMar>
              <w:top w:w="0" w:type="dxa"/>
              <w:left w:w="0" w:type="dxa"/>
              <w:bottom w:w="0" w:type="dxa"/>
              <w:right w:w="0" w:type="dxa"/>
            </w:tcMar>
            <w:vAlign w:val="center"/>
          </w:tcPr>
          <w:p w14:paraId="5AFC214A"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z</w:t>
            </w:r>
            <w:r w:rsidRPr="000E555F">
              <w:rPr>
                <w:rFonts w:ascii="Times New Roman" w:hAnsi="Times New Roman"/>
                <w:noProof/>
                <w:sz w:val="24"/>
                <w:szCs w:val="24"/>
                <w:vertAlign w:val="subscript"/>
              </w:rPr>
              <w:t>[x]</w:t>
            </w:r>
          </w:p>
        </w:tc>
        <w:tc>
          <w:tcPr>
            <w:tcW w:w="1339" w:type="dxa"/>
            <w:tcMar>
              <w:top w:w="0" w:type="dxa"/>
              <w:left w:w="0" w:type="dxa"/>
              <w:bottom w:w="0" w:type="dxa"/>
              <w:right w:w="0" w:type="dxa"/>
            </w:tcMar>
            <w:vAlign w:val="center"/>
          </w:tcPr>
          <w:p w14:paraId="159606FA" w14:textId="77777777" w:rsidR="000E555F" w:rsidRPr="000E555F" w:rsidRDefault="000E555F" w:rsidP="000E555F">
            <w:pPr>
              <w:tabs>
                <w:tab w:val="left" w:pos="6390"/>
              </w:tabs>
              <w:spacing w:before="120" w:line="276" w:lineRule="auto"/>
              <w:jc w:val="center"/>
              <w:rPr>
                <w:rFonts w:ascii="Times New Roman" w:hAnsi="Times New Roman"/>
                <w:noProof/>
                <w:sz w:val="24"/>
                <w:szCs w:val="24"/>
              </w:rPr>
            </w:pPr>
            <w:r w:rsidRPr="000E555F">
              <w:rPr>
                <w:rFonts w:ascii="Times New Roman" w:hAnsi="Times New Roman"/>
                <w:noProof/>
                <w:sz w:val="24"/>
                <w:szCs w:val="24"/>
              </w:rPr>
              <w:t>m</w:t>
            </w:r>
          </w:p>
        </w:tc>
        <w:tc>
          <w:tcPr>
            <w:tcW w:w="5940" w:type="dxa"/>
            <w:tcMar>
              <w:top w:w="0" w:type="dxa"/>
              <w:left w:w="0" w:type="dxa"/>
              <w:bottom w:w="0" w:type="dxa"/>
              <w:right w:w="0" w:type="dxa"/>
            </w:tcMar>
            <w:vAlign w:val="center"/>
          </w:tcPr>
          <w:p w14:paraId="3796584C"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m: height of v</w:t>
            </w:r>
            <w:r w:rsidRPr="000E555F">
              <w:rPr>
                <w:rFonts w:ascii="Times New Roman" w:hAnsi="Times New Roman"/>
                <w:noProof/>
                <w:sz w:val="24"/>
                <w:szCs w:val="24"/>
                <w:vertAlign w:val="subscript"/>
              </w:rPr>
              <w:t>a</w:t>
            </w:r>
            <w:r w:rsidRPr="000E555F">
              <w:rPr>
                <w:rFonts w:ascii="Times New Roman" w:hAnsi="Times New Roman"/>
                <w:noProof/>
                <w:sz w:val="24"/>
                <w:szCs w:val="24"/>
              </w:rPr>
              <w:t xml:space="preserve"> measurement, d: zero-plane displacement, 0: roughness height</w:t>
            </w:r>
          </w:p>
        </w:tc>
        <w:tc>
          <w:tcPr>
            <w:tcW w:w="5040" w:type="dxa"/>
            <w:tcMar>
              <w:top w:w="0" w:type="dxa"/>
              <w:left w:w="0" w:type="dxa"/>
              <w:bottom w:w="0" w:type="dxa"/>
              <w:right w:w="0" w:type="dxa"/>
            </w:tcMar>
            <w:vAlign w:val="center"/>
          </w:tcPr>
          <w:p w14:paraId="1DC62D49" w14:textId="53FD2B62" w:rsidR="000E555F" w:rsidRPr="000E555F" w:rsidRDefault="000E555F" w:rsidP="00F8581A">
            <w:pPr>
              <w:tabs>
                <w:tab w:val="left" w:pos="6390"/>
              </w:tabs>
              <w:spacing w:before="120" w:line="276" w:lineRule="auto"/>
              <w:ind w:right="-90"/>
              <w:jc w:val="center"/>
              <w:rPr>
                <w:rFonts w:ascii="Times New Roman" w:hAnsi="Times New Roman"/>
                <w:sz w:val="24"/>
                <w:szCs w:val="24"/>
                <w:vertAlign w:val="superscript"/>
              </w:rPr>
            </w:pPr>
            <w:r w:rsidRPr="000E555F">
              <w:rPr>
                <w:rFonts w:ascii="Times New Roman" w:hAnsi="Times New Roman"/>
                <w:sz w:val="24"/>
                <w:szCs w:val="24"/>
              </w:rPr>
              <w:t>z</w:t>
            </w:r>
            <w:r w:rsidRPr="000E555F">
              <w:rPr>
                <w:rFonts w:ascii="Times New Roman" w:hAnsi="Times New Roman"/>
                <w:sz w:val="24"/>
                <w:szCs w:val="24"/>
                <w:vertAlign w:val="subscript"/>
              </w:rPr>
              <w:t>d</w:t>
            </w:r>
            <w:r w:rsidRPr="000E555F">
              <w:rPr>
                <w:rFonts w:ascii="Times New Roman" w:hAnsi="Times New Roman"/>
                <w:sz w:val="24"/>
                <w:szCs w:val="24"/>
              </w:rPr>
              <w:t xml:space="preserve"> = 0.7· height of vegetation (z</w:t>
            </w:r>
            <w:r w:rsidRPr="000E555F">
              <w:rPr>
                <w:rFonts w:ascii="Times New Roman" w:hAnsi="Times New Roman"/>
                <w:sz w:val="24"/>
                <w:szCs w:val="24"/>
                <w:vertAlign w:val="subscript"/>
              </w:rPr>
              <w:t>veg</w:t>
            </w:r>
            <w:r w:rsidRPr="000E555F">
              <w:rPr>
                <w:rFonts w:ascii="Times New Roman" w:hAnsi="Times New Roman"/>
                <w:sz w:val="24"/>
                <w:szCs w:val="24"/>
              </w:rPr>
              <w:t>),</w:t>
            </w:r>
            <w:r w:rsidRPr="000E555F">
              <w:rPr>
                <w:rFonts w:ascii="Times New Roman" w:hAnsi="Times New Roman"/>
                <w:sz w:val="24"/>
                <w:szCs w:val="24"/>
                <w:vertAlign w:val="subscript"/>
              </w:rPr>
              <w:t xml:space="preserve"> </w:t>
            </w:r>
            <w:r w:rsidRPr="000E555F">
              <w:rPr>
                <w:rFonts w:ascii="Times New Roman" w:hAnsi="Times New Roman"/>
                <w:sz w:val="24"/>
                <w:szCs w:val="24"/>
              </w:rPr>
              <w:t xml:space="preserve"> z</w:t>
            </w:r>
            <w:r w:rsidRPr="000E555F">
              <w:rPr>
                <w:rFonts w:ascii="Times New Roman" w:hAnsi="Times New Roman"/>
                <w:sz w:val="24"/>
                <w:szCs w:val="24"/>
                <w:vertAlign w:val="subscript"/>
              </w:rPr>
              <w:t>0</w:t>
            </w:r>
            <w:r w:rsidRPr="000E555F">
              <w:rPr>
                <w:rFonts w:ascii="Times New Roman" w:hAnsi="Times New Roman"/>
                <w:sz w:val="24"/>
                <w:szCs w:val="24"/>
              </w:rPr>
              <w:t xml:space="preserve"> = 0.1·z</w:t>
            </w:r>
            <w:r w:rsidRPr="000E555F">
              <w:rPr>
                <w:rFonts w:ascii="Times New Roman" w:hAnsi="Times New Roman"/>
                <w:sz w:val="24"/>
                <w:szCs w:val="24"/>
                <w:vertAlign w:val="subscript"/>
              </w:rPr>
              <w:t>veg</w:t>
            </w:r>
            <w:r w:rsidRPr="000E555F">
              <w:rPr>
                <w:rFonts w:ascii="Times New Roman" w:hAnsi="Times New Roman"/>
                <w:sz w:val="24"/>
                <w:szCs w:val="24"/>
              </w:rPr>
              <w:t xml:space="preserve">       </w:t>
            </w:r>
          </w:p>
        </w:tc>
      </w:tr>
      <w:tr w:rsidR="000E555F" w:rsidRPr="000E555F" w14:paraId="2084DFA4" w14:textId="77777777" w:rsidTr="000E555F">
        <w:trPr>
          <w:gridAfter w:val="1"/>
          <w:wAfter w:w="90" w:type="dxa"/>
        </w:trPr>
        <w:tc>
          <w:tcPr>
            <w:tcW w:w="641" w:type="dxa"/>
            <w:tcMar>
              <w:top w:w="0" w:type="dxa"/>
              <w:left w:w="0" w:type="dxa"/>
              <w:bottom w:w="0" w:type="dxa"/>
              <w:right w:w="0" w:type="dxa"/>
            </w:tcMar>
            <w:vAlign w:val="center"/>
          </w:tcPr>
          <w:p w14:paraId="37BC5516"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bscript"/>
              </w:rPr>
            </w:pPr>
            <w:r w:rsidRPr="000E555F">
              <w:rPr>
                <w:rFonts w:ascii="Times New Roman" w:hAnsi="Times New Roman"/>
                <w:noProof/>
                <w:sz w:val="24"/>
                <w:szCs w:val="24"/>
              </w:rPr>
              <w:t>v</w:t>
            </w:r>
            <w:r w:rsidRPr="000E555F">
              <w:rPr>
                <w:rFonts w:ascii="Times New Roman" w:hAnsi="Times New Roman"/>
                <w:noProof/>
                <w:sz w:val="24"/>
                <w:szCs w:val="24"/>
                <w:vertAlign w:val="subscript"/>
              </w:rPr>
              <w:t>a</w:t>
            </w:r>
          </w:p>
        </w:tc>
        <w:tc>
          <w:tcPr>
            <w:tcW w:w="1339" w:type="dxa"/>
            <w:tcMar>
              <w:top w:w="0" w:type="dxa"/>
              <w:left w:w="0" w:type="dxa"/>
              <w:bottom w:w="0" w:type="dxa"/>
              <w:right w:w="0" w:type="dxa"/>
            </w:tcMar>
            <w:vAlign w:val="center"/>
          </w:tcPr>
          <w:p w14:paraId="4F18F8BE" w14:textId="77777777" w:rsidR="000E555F" w:rsidRPr="000E555F" w:rsidRDefault="000E555F" w:rsidP="000E555F">
            <w:pPr>
              <w:tabs>
                <w:tab w:val="left" w:pos="6390"/>
              </w:tabs>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M hr</w:t>
            </w:r>
            <w:r w:rsidRPr="000E555F">
              <w:rPr>
                <w:rFonts w:ascii="Times New Roman" w:hAnsi="Times New Roman"/>
                <w:noProof/>
                <w:sz w:val="24"/>
                <w:szCs w:val="24"/>
                <w:vertAlign w:val="superscript"/>
              </w:rPr>
              <w:noBreakHyphen/>
              <w:t>1</w:t>
            </w:r>
          </w:p>
        </w:tc>
        <w:tc>
          <w:tcPr>
            <w:tcW w:w="5940" w:type="dxa"/>
            <w:tcMar>
              <w:top w:w="0" w:type="dxa"/>
              <w:left w:w="0" w:type="dxa"/>
              <w:bottom w:w="0" w:type="dxa"/>
              <w:right w:w="0" w:type="dxa"/>
            </w:tcMar>
            <w:vAlign w:val="center"/>
          </w:tcPr>
          <w:p w14:paraId="0C0B835E"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average wind speed (at z</w:t>
            </w:r>
            <w:r w:rsidRPr="000E555F">
              <w:rPr>
                <w:rFonts w:ascii="Times New Roman" w:hAnsi="Times New Roman"/>
                <w:noProof/>
                <w:sz w:val="24"/>
                <w:szCs w:val="24"/>
                <w:vertAlign w:val="subscript"/>
              </w:rPr>
              <w:t>m</w:t>
            </w:r>
            <w:r w:rsidRPr="000E555F">
              <w:rPr>
                <w:rFonts w:ascii="Times New Roman" w:hAnsi="Times New Roman"/>
                <w:noProof/>
                <w:sz w:val="24"/>
                <w:szCs w:val="24"/>
              </w:rPr>
              <w:t>)</w:t>
            </w:r>
          </w:p>
        </w:tc>
        <w:tc>
          <w:tcPr>
            <w:tcW w:w="5040" w:type="dxa"/>
            <w:tcMar>
              <w:top w:w="0" w:type="dxa"/>
              <w:left w:w="0" w:type="dxa"/>
              <w:bottom w:w="0" w:type="dxa"/>
              <w:right w:w="0" w:type="dxa"/>
            </w:tcMar>
            <w:vAlign w:val="center"/>
          </w:tcPr>
          <w:p w14:paraId="30BB67AB" w14:textId="77777777" w:rsidR="000E555F" w:rsidRPr="000E555F" w:rsidRDefault="000E555F" w:rsidP="000E555F">
            <w:pPr>
              <w:tabs>
                <w:tab w:val="left" w:pos="6390"/>
              </w:tabs>
              <w:spacing w:before="120" w:line="276" w:lineRule="auto"/>
              <w:ind w:right="-90"/>
              <w:jc w:val="center"/>
              <w:rPr>
                <w:rFonts w:ascii="Times New Roman" w:hAnsi="Times New Roman"/>
                <w:sz w:val="24"/>
                <w:szCs w:val="24"/>
              </w:rPr>
            </w:pPr>
            <w:r w:rsidRPr="000E555F">
              <w:rPr>
                <w:rFonts w:ascii="Times New Roman" w:hAnsi="Times New Roman"/>
                <w:sz w:val="24"/>
                <w:szCs w:val="24"/>
              </w:rPr>
              <w:t>measured</w:t>
            </w:r>
          </w:p>
        </w:tc>
      </w:tr>
    </w:tbl>
    <w:p w14:paraId="1111B03B" w14:textId="77777777" w:rsidR="00827966" w:rsidRDefault="00827966">
      <w:pPr>
        <w:pStyle w:val="Normal1"/>
        <w:rPr>
          <w:b/>
          <w:sz w:val="28"/>
          <w:szCs w:val="28"/>
        </w:rPr>
      </w:pPr>
    </w:p>
    <w:p w14:paraId="6D9688AE" w14:textId="77777777" w:rsidR="00827966" w:rsidRDefault="00827966">
      <w:pPr>
        <w:pStyle w:val="Normal1"/>
        <w:rPr>
          <w:b/>
          <w:sz w:val="28"/>
          <w:szCs w:val="28"/>
        </w:rPr>
      </w:pPr>
    </w:p>
    <w:p w14:paraId="49F4FB8C" w14:textId="77777777" w:rsidR="00827966" w:rsidRDefault="00827966">
      <w:pPr>
        <w:rPr>
          <w:b/>
          <w:sz w:val="28"/>
          <w:szCs w:val="28"/>
        </w:rPr>
      </w:pPr>
      <w:r>
        <w:rPr>
          <w:b/>
          <w:sz w:val="28"/>
          <w:szCs w:val="28"/>
        </w:rPr>
        <w:br w:type="page"/>
      </w:r>
    </w:p>
    <w:p w14:paraId="2A2095B9" w14:textId="77777777" w:rsidR="00827966" w:rsidRPr="000E555F" w:rsidRDefault="00827966" w:rsidP="00827966">
      <w:pPr>
        <w:tabs>
          <w:tab w:val="left" w:pos="6390"/>
        </w:tabs>
        <w:rPr>
          <w:rFonts w:ascii="Times New Roman" w:hAnsi="Times New Roman" w:cs="Times New Roman"/>
          <w:sz w:val="24"/>
          <w:szCs w:val="24"/>
        </w:rPr>
      </w:pPr>
      <w:r w:rsidRPr="000E555F">
        <w:rPr>
          <w:rFonts w:ascii="Times New Roman" w:hAnsi="Times New Roman" w:cs="Times New Roman"/>
          <w:b/>
          <w:sz w:val="24"/>
          <w:szCs w:val="24"/>
        </w:rPr>
        <w:lastRenderedPageBreak/>
        <w:t xml:space="preserve">Table 1 (Continued): </w:t>
      </w:r>
      <w:r w:rsidRPr="000E555F">
        <w:rPr>
          <w:rFonts w:ascii="Times New Roman" w:hAnsi="Times New Roman" w:cs="Times New Roman"/>
          <w:sz w:val="24"/>
          <w:szCs w:val="24"/>
        </w:rPr>
        <w:t xml:space="preserve"> </w:t>
      </w:r>
      <w:r w:rsidRPr="000E555F">
        <w:rPr>
          <w:rFonts w:ascii="Times New Roman" w:hAnsi="Times New Roman" w:cs="Times New Roman"/>
          <w:noProof/>
          <w:sz w:val="24"/>
          <w:szCs w:val="24"/>
        </w:rPr>
        <w:t>Definitions of terms used in evapotranspiration calculation.  Compiled by Dingman [2002] unless stated otherwise.</w:t>
      </w:r>
    </w:p>
    <w:tbl>
      <w:tblPr>
        <w:tblStyle w:val="TableGrid"/>
        <w:tblpPr w:leftFromText="180" w:rightFromText="180" w:vertAnchor="page" w:horzAnchor="margin" w:tblpY="2114"/>
        <w:tblW w:w="12960"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655"/>
        <w:gridCol w:w="1055"/>
        <w:gridCol w:w="5580"/>
        <w:gridCol w:w="5670"/>
      </w:tblGrid>
      <w:tr w:rsidR="000E555F" w:rsidRPr="000E555F" w14:paraId="20C27A8B" w14:textId="77777777" w:rsidTr="000E555F">
        <w:trPr>
          <w:trHeight w:val="183"/>
        </w:trPr>
        <w:tc>
          <w:tcPr>
            <w:tcW w:w="655" w:type="dxa"/>
            <w:tcBorders>
              <w:bottom w:val="single" w:sz="4" w:space="0" w:color="auto"/>
            </w:tcBorders>
            <w:tcMar>
              <w:top w:w="0" w:type="dxa"/>
              <w:left w:w="0" w:type="dxa"/>
              <w:bottom w:w="0" w:type="dxa"/>
              <w:right w:w="0" w:type="dxa"/>
            </w:tcMar>
            <w:vAlign w:val="center"/>
          </w:tcPr>
          <w:p w14:paraId="14B95C70" w14:textId="77777777" w:rsidR="000E555F" w:rsidRPr="000E555F" w:rsidRDefault="000E555F" w:rsidP="000E555F">
            <w:pPr>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Term</w:t>
            </w:r>
          </w:p>
        </w:tc>
        <w:tc>
          <w:tcPr>
            <w:tcW w:w="1055" w:type="dxa"/>
            <w:tcBorders>
              <w:bottom w:val="single" w:sz="4" w:space="0" w:color="auto"/>
            </w:tcBorders>
            <w:tcMar>
              <w:top w:w="0" w:type="dxa"/>
              <w:left w:w="0" w:type="dxa"/>
              <w:bottom w:w="0" w:type="dxa"/>
              <w:right w:w="0" w:type="dxa"/>
            </w:tcMar>
            <w:vAlign w:val="center"/>
          </w:tcPr>
          <w:p w14:paraId="261BF640" w14:textId="77777777" w:rsidR="000E555F" w:rsidRPr="000E555F" w:rsidRDefault="000E555F" w:rsidP="000E555F">
            <w:pPr>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Units</w:t>
            </w:r>
          </w:p>
        </w:tc>
        <w:tc>
          <w:tcPr>
            <w:tcW w:w="5580" w:type="dxa"/>
            <w:tcBorders>
              <w:bottom w:val="single" w:sz="4" w:space="0" w:color="auto"/>
            </w:tcBorders>
            <w:tcMar>
              <w:top w:w="0" w:type="dxa"/>
              <w:left w:w="0" w:type="dxa"/>
              <w:bottom w:w="0" w:type="dxa"/>
              <w:right w:w="0" w:type="dxa"/>
            </w:tcMar>
            <w:vAlign w:val="center"/>
          </w:tcPr>
          <w:p w14:paraId="19C2CC9E" w14:textId="77777777" w:rsidR="000E555F" w:rsidRPr="000E555F" w:rsidRDefault="000E555F" w:rsidP="000E555F">
            <w:pPr>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Description</w:t>
            </w:r>
          </w:p>
        </w:tc>
        <w:tc>
          <w:tcPr>
            <w:tcW w:w="5670" w:type="dxa"/>
            <w:tcBorders>
              <w:bottom w:val="single" w:sz="4" w:space="0" w:color="auto"/>
            </w:tcBorders>
            <w:tcMar>
              <w:top w:w="0" w:type="dxa"/>
              <w:left w:w="0" w:type="dxa"/>
              <w:bottom w:w="0" w:type="dxa"/>
              <w:right w:w="0" w:type="dxa"/>
            </w:tcMar>
            <w:vAlign w:val="center"/>
          </w:tcPr>
          <w:p w14:paraId="61309B4B" w14:textId="77777777" w:rsidR="000E555F" w:rsidRPr="000E555F" w:rsidRDefault="000E555F" w:rsidP="000E555F">
            <w:pPr>
              <w:spacing w:before="120" w:after="120" w:line="276" w:lineRule="auto"/>
              <w:jc w:val="center"/>
              <w:rPr>
                <w:rFonts w:ascii="Times New Roman" w:hAnsi="Times New Roman"/>
                <w:noProof/>
                <w:sz w:val="24"/>
                <w:szCs w:val="24"/>
              </w:rPr>
            </w:pPr>
            <w:r w:rsidRPr="000E555F">
              <w:rPr>
                <w:rFonts w:ascii="Times New Roman" w:hAnsi="Times New Roman"/>
                <w:noProof/>
                <w:sz w:val="24"/>
                <w:szCs w:val="24"/>
              </w:rPr>
              <w:t>Formulation</w:t>
            </w:r>
          </w:p>
        </w:tc>
      </w:tr>
      <w:tr w:rsidR="000E555F" w:rsidRPr="000E555F" w14:paraId="224DF8D5" w14:textId="77777777" w:rsidTr="000E555F">
        <w:trPr>
          <w:trHeight w:val="183"/>
        </w:trPr>
        <w:tc>
          <w:tcPr>
            <w:tcW w:w="655" w:type="dxa"/>
            <w:tcBorders>
              <w:bottom w:val="nil"/>
            </w:tcBorders>
            <w:tcMar>
              <w:top w:w="0" w:type="dxa"/>
              <w:left w:w="0" w:type="dxa"/>
              <w:bottom w:w="0" w:type="dxa"/>
              <w:right w:w="0" w:type="dxa"/>
            </w:tcMar>
            <w:vAlign w:val="center"/>
          </w:tcPr>
          <w:p w14:paraId="5FE3E85B"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C</w:t>
            </w:r>
            <w:r w:rsidRPr="000E555F">
              <w:rPr>
                <w:rFonts w:ascii="Times New Roman" w:hAnsi="Times New Roman"/>
                <w:noProof/>
                <w:sz w:val="24"/>
                <w:szCs w:val="24"/>
                <w:vertAlign w:val="subscript"/>
              </w:rPr>
              <w:t>can</w:t>
            </w:r>
          </w:p>
        </w:tc>
        <w:tc>
          <w:tcPr>
            <w:tcW w:w="1055" w:type="dxa"/>
            <w:tcBorders>
              <w:bottom w:val="nil"/>
            </w:tcBorders>
            <w:tcMar>
              <w:top w:w="0" w:type="dxa"/>
              <w:left w:w="0" w:type="dxa"/>
              <w:bottom w:w="0" w:type="dxa"/>
              <w:right w:w="0" w:type="dxa"/>
            </w:tcMar>
            <w:vAlign w:val="center"/>
          </w:tcPr>
          <w:p w14:paraId="4555DE4C"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m h</w:t>
            </w:r>
            <w:r w:rsidRPr="000E555F">
              <w:rPr>
                <w:rFonts w:ascii="Times New Roman" w:hAnsi="Times New Roman"/>
                <w:noProof/>
                <w:sz w:val="24"/>
                <w:szCs w:val="24"/>
                <w:vertAlign w:val="superscript"/>
              </w:rPr>
              <w:t>-1</w:t>
            </w:r>
          </w:p>
        </w:tc>
        <w:tc>
          <w:tcPr>
            <w:tcW w:w="5580" w:type="dxa"/>
            <w:tcBorders>
              <w:bottom w:val="nil"/>
            </w:tcBorders>
            <w:tcMar>
              <w:top w:w="0" w:type="dxa"/>
              <w:left w:w="0" w:type="dxa"/>
              <w:bottom w:w="0" w:type="dxa"/>
              <w:right w:w="0" w:type="dxa"/>
            </w:tcMar>
            <w:vAlign w:val="center"/>
          </w:tcPr>
          <w:p w14:paraId="0A3DF163"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canopy conductance</w:t>
            </w:r>
          </w:p>
        </w:tc>
        <w:tc>
          <w:tcPr>
            <w:tcW w:w="5670" w:type="dxa"/>
            <w:tcBorders>
              <w:bottom w:val="nil"/>
            </w:tcBorders>
            <w:tcMar>
              <w:top w:w="0" w:type="dxa"/>
              <w:left w:w="0" w:type="dxa"/>
              <w:bottom w:w="0" w:type="dxa"/>
              <w:right w:w="0" w:type="dxa"/>
            </w:tcMar>
            <w:vAlign w:val="center"/>
          </w:tcPr>
          <w:p w14:paraId="05622C66"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0.5</w:t>
            </w:r>
            <w:r w:rsidRPr="000E555F">
              <w:rPr>
                <w:rFonts w:ascii="Times New Roman" w:hAnsi="Times New Roman"/>
                <w:sz w:val="24"/>
                <w:szCs w:val="24"/>
              </w:rPr>
              <w:t>·C</w:t>
            </w:r>
            <w:r w:rsidRPr="000E555F">
              <w:rPr>
                <w:rFonts w:ascii="Times New Roman" w:hAnsi="Times New Roman"/>
                <w:sz w:val="24"/>
                <w:szCs w:val="24"/>
                <w:vertAlign w:val="subscript"/>
              </w:rPr>
              <w:t>leaf</w:t>
            </w:r>
          </w:p>
        </w:tc>
      </w:tr>
      <w:tr w:rsidR="000E555F" w:rsidRPr="000E555F" w14:paraId="7817F689" w14:textId="77777777" w:rsidTr="000E555F">
        <w:tc>
          <w:tcPr>
            <w:tcW w:w="655" w:type="dxa"/>
            <w:tcBorders>
              <w:top w:val="nil"/>
            </w:tcBorders>
            <w:tcMar>
              <w:top w:w="0" w:type="dxa"/>
              <w:left w:w="0" w:type="dxa"/>
              <w:bottom w:w="0" w:type="dxa"/>
              <w:right w:w="0" w:type="dxa"/>
            </w:tcMar>
            <w:vAlign w:val="center"/>
          </w:tcPr>
          <w:p w14:paraId="244FCA90"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LAI</w:t>
            </w:r>
          </w:p>
        </w:tc>
        <w:tc>
          <w:tcPr>
            <w:tcW w:w="1055" w:type="dxa"/>
            <w:tcBorders>
              <w:top w:val="nil"/>
            </w:tcBorders>
            <w:tcMar>
              <w:top w:w="0" w:type="dxa"/>
              <w:left w:w="0" w:type="dxa"/>
              <w:bottom w:w="0" w:type="dxa"/>
              <w:right w:w="0" w:type="dxa"/>
            </w:tcMar>
            <w:vAlign w:val="center"/>
          </w:tcPr>
          <w:p w14:paraId="241ABF38"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w:t>
            </w:r>
          </w:p>
        </w:tc>
        <w:tc>
          <w:tcPr>
            <w:tcW w:w="5580" w:type="dxa"/>
            <w:tcBorders>
              <w:top w:val="nil"/>
            </w:tcBorders>
            <w:tcMar>
              <w:top w:w="0" w:type="dxa"/>
              <w:left w:w="0" w:type="dxa"/>
              <w:bottom w:w="0" w:type="dxa"/>
              <w:right w:w="0" w:type="dxa"/>
            </w:tcMar>
            <w:vAlign w:val="center"/>
          </w:tcPr>
          <w:p w14:paraId="31269712"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leaf area index</w:t>
            </w:r>
          </w:p>
        </w:tc>
        <w:tc>
          <w:tcPr>
            <w:tcW w:w="5670" w:type="dxa"/>
            <w:tcBorders>
              <w:top w:val="nil"/>
            </w:tcBorders>
            <w:tcMar>
              <w:top w:w="0" w:type="dxa"/>
              <w:left w:w="0" w:type="dxa"/>
              <w:bottom w:w="0" w:type="dxa"/>
              <w:right w:w="0" w:type="dxa"/>
            </w:tcMar>
            <w:vAlign w:val="center"/>
          </w:tcPr>
          <w:p w14:paraId="307E4B35"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Input</w:t>
            </w:r>
          </w:p>
        </w:tc>
      </w:tr>
      <w:tr w:rsidR="000E555F" w:rsidRPr="000E555F" w14:paraId="5A6106D8" w14:textId="77777777" w:rsidTr="000E555F">
        <w:tc>
          <w:tcPr>
            <w:tcW w:w="655" w:type="dxa"/>
            <w:tcMar>
              <w:top w:w="0" w:type="dxa"/>
              <w:left w:w="0" w:type="dxa"/>
              <w:bottom w:w="0" w:type="dxa"/>
              <w:right w:w="0" w:type="dxa"/>
            </w:tcMar>
            <w:vAlign w:val="center"/>
          </w:tcPr>
          <w:p w14:paraId="4A59CE25" w14:textId="77777777" w:rsidR="000E555F" w:rsidRPr="000E555F" w:rsidRDefault="000E555F" w:rsidP="000E555F">
            <w:pPr>
              <w:spacing w:before="120" w:line="276" w:lineRule="auto"/>
              <w:jc w:val="center"/>
              <w:rPr>
                <w:rFonts w:ascii="Times New Roman" w:hAnsi="Times New Roman"/>
                <w:i/>
                <w:noProof/>
                <w:sz w:val="24"/>
                <w:szCs w:val="24"/>
              </w:rPr>
            </w:pPr>
            <w:r w:rsidRPr="000E555F">
              <w:rPr>
                <w:rFonts w:ascii="Times New Roman" w:hAnsi="Times New Roman"/>
                <w:noProof/>
                <w:sz w:val="24"/>
                <w:szCs w:val="24"/>
              </w:rPr>
              <w:t>C</w:t>
            </w:r>
            <w:r w:rsidRPr="000E555F">
              <w:rPr>
                <w:rFonts w:ascii="Times New Roman" w:hAnsi="Times New Roman"/>
                <w:noProof/>
                <w:sz w:val="24"/>
                <w:szCs w:val="24"/>
                <w:vertAlign w:val="subscript"/>
              </w:rPr>
              <w:t>leaf</w:t>
            </w:r>
          </w:p>
        </w:tc>
        <w:tc>
          <w:tcPr>
            <w:tcW w:w="1055" w:type="dxa"/>
            <w:tcMar>
              <w:top w:w="0" w:type="dxa"/>
              <w:left w:w="0" w:type="dxa"/>
              <w:bottom w:w="0" w:type="dxa"/>
              <w:right w:w="0" w:type="dxa"/>
            </w:tcMar>
            <w:vAlign w:val="center"/>
          </w:tcPr>
          <w:p w14:paraId="72463C54"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m h</w:t>
            </w:r>
            <w:r w:rsidRPr="000E555F">
              <w:rPr>
                <w:rFonts w:ascii="Times New Roman" w:hAnsi="Times New Roman"/>
                <w:noProof/>
                <w:sz w:val="24"/>
                <w:szCs w:val="24"/>
                <w:vertAlign w:val="superscript"/>
              </w:rPr>
              <w:t>-1</w:t>
            </w:r>
          </w:p>
        </w:tc>
        <w:tc>
          <w:tcPr>
            <w:tcW w:w="5580" w:type="dxa"/>
            <w:tcMar>
              <w:top w:w="0" w:type="dxa"/>
              <w:left w:w="0" w:type="dxa"/>
              <w:bottom w:w="0" w:type="dxa"/>
              <w:right w:w="0" w:type="dxa"/>
            </w:tcMar>
            <w:vAlign w:val="center"/>
          </w:tcPr>
          <w:p w14:paraId="0B854905"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 xml:space="preserve">Stewart’s [1988] estimate of stomatal leaf conductance </w:t>
            </w:r>
          </w:p>
        </w:tc>
        <w:tc>
          <w:tcPr>
            <w:tcW w:w="5670" w:type="dxa"/>
            <w:tcMar>
              <w:top w:w="0" w:type="dxa"/>
              <w:left w:w="0" w:type="dxa"/>
              <w:bottom w:w="0" w:type="dxa"/>
              <w:right w:w="0" w:type="dxa"/>
            </w:tcMar>
            <w:vAlign w:val="center"/>
          </w:tcPr>
          <w:p w14:paraId="134F0AE1" w14:textId="77777777" w:rsidR="000E555F" w:rsidRPr="000E555F" w:rsidRDefault="00000000" w:rsidP="000E555F">
            <w:pPr>
              <w:spacing w:before="120" w:line="276" w:lineRule="auto"/>
              <w:jc w:val="center"/>
              <w:rPr>
                <w:rFonts w:ascii="Times New Roman" w:hAnsi="Times New Roman"/>
                <w:noProof/>
                <w:sz w:val="24"/>
                <w:szCs w:val="24"/>
              </w:rPr>
            </w:pPr>
            <m:oMathPara>
              <m:oMath>
                <m:sSubSup>
                  <m:sSubSupPr>
                    <m:ctrlPr>
                      <w:rPr>
                        <w:rFonts w:ascii="Cambria Math" w:hAnsi="Cambria Math"/>
                        <w:sz w:val="24"/>
                        <w:szCs w:val="24"/>
                      </w:rPr>
                    </m:ctrlPr>
                  </m:sSubSupPr>
                  <m:e>
                    <m:r>
                      <w:rPr>
                        <w:rFonts w:ascii="Cambria Math" w:hAnsi="Cambria Math"/>
                        <w:sz w:val="24"/>
                        <w:szCs w:val="24"/>
                      </w:rPr>
                      <m:t>C</m:t>
                    </m:r>
                  </m:e>
                  <m:sub>
                    <m:r>
                      <w:rPr>
                        <w:rFonts w:ascii="Cambria Math" w:hAnsi="Cambria Math"/>
                        <w:sz w:val="24"/>
                        <w:szCs w:val="24"/>
                      </w:rPr>
                      <m:t>leaf</m:t>
                    </m:r>
                  </m:sub>
                  <m:sup>
                    <m:r>
                      <w:rPr>
                        <w:rFonts w:ascii="Cambria Math" w:hAnsi="Cambria Math"/>
                        <w:sz w:val="24"/>
                        <w:szCs w:val="24"/>
                      </w:rPr>
                      <m:t>*</m:t>
                    </m:r>
                  </m:sup>
                </m:sSubSup>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f</m:t>
                    </m:r>
                  </m:e>
                  <m:sub>
                    <m:r>
                      <w:rPr>
                        <w:rFonts w:ascii="Cambria Math" w:hAnsi="Cambria Math"/>
                        <w:noProof/>
                        <w:sz w:val="24"/>
                        <w:szCs w:val="24"/>
                      </w:rPr>
                      <m:t>K</m:t>
                    </m:r>
                  </m:sub>
                </m:sSub>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K</m:t>
                        </m:r>
                      </m:e>
                      <m:sub>
                        <m:r>
                          <w:rPr>
                            <w:rFonts w:ascii="Cambria Math" w:hAnsi="Cambria Math"/>
                            <w:noProof/>
                            <w:sz w:val="24"/>
                            <w:szCs w:val="24"/>
                          </w:rPr>
                          <m:t>in</m:t>
                        </m:r>
                      </m:sub>
                    </m:sSub>
                  </m:e>
                </m:d>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f</m:t>
                    </m:r>
                  </m:e>
                  <m:sub>
                    <m:r>
                      <w:rPr>
                        <w:rFonts w:ascii="Cambria Math" w:hAnsi="Cambria Math"/>
                        <w:noProof/>
                        <w:sz w:val="24"/>
                        <w:szCs w:val="24"/>
                      </w:rPr>
                      <m:t>ρ</m:t>
                    </m:r>
                  </m:sub>
                </m:sSub>
                <m:d>
                  <m:dPr>
                    <m:ctrlPr>
                      <w:rPr>
                        <w:rFonts w:ascii="Cambria Math" w:hAnsi="Cambria Math"/>
                        <w:noProof/>
                        <w:sz w:val="24"/>
                        <w:szCs w:val="24"/>
                      </w:rPr>
                    </m:ctrlPr>
                  </m:dPr>
                  <m:e>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ρ</m:t>
                        </m:r>
                      </m:e>
                      <m:sub>
                        <m:r>
                          <w:rPr>
                            <w:rFonts w:ascii="Cambria Math" w:hAnsi="Cambria Math"/>
                            <w:noProof/>
                            <w:sz w:val="24"/>
                            <w:szCs w:val="24"/>
                          </w:rPr>
                          <m:t>v</m:t>
                        </m:r>
                      </m:sub>
                    </m:sSub>
                  </m:e>
                </m:d>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f</m:t>
                    </m:r>
                  </m:e>
                  <m:sub>
                    <m:r>
                      <w:rPr>
                        <w:rFonts w:ascii="Cambria Math" w:hAnsi="Cambria Math"/>
                        <w:noProof/>
                        <w:sz w:val="24"/>
                        <w:szCs w:val="24"/>
                      </w:rPr>
                      <m:t>T</m:t>
                    </m:r>
                  </m:sub>
                </m:sSub>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T</m:t>
                        </m:r>
                      </m:e>
                      <m:sub>
                        <m:r>
                          <w:rPr>
                            <w:rFonts w:ascii="Cambria Math" w:hAnsi="Cambria Math"/>
                            <w:noProof/>
                            <w:sz w:val="24"/>
                            <w:szCs w:val="24"/>
                          </w:rPr>
                          <m:t>a</m:t>
                        </m:r>
                      </m:sub>
                    </m:sSub>
                  </m:e>
                </m:d>
              </m:oMath>
            </m:oMathPara>
          </w:p>
        </w:tc>
      </w:tr>
      <w:tr w:rsidR="000E555F" w:rsidRPr="000E555F" w14:paraId="37575DE0" w14:textId="77777777" w:rsidTr="000E555F">
        <w:tc>
          <w:tcPr>
            <w:tcW w:w="655" w:type="dxa"/>
            <w:tcMar>
              <w:top w:w="0" w:type="dxa"/>
              <w:left w:w="0" w:type="dxa"/>
              <w:bottom w:w="0" w:type="dxa"/>
              <w:right w:w="0" w:type="dxa"/>
            </w:tcMar>
            <w:vAlign w:val="center"/>
          </w:tcPr>
          <w:p w14:paraId="575073A5" w14:textId="77777777" w:rsidR="000E555F" w:rsidRPr="00F8581A" w:rsidRDefault="00000000" w:rsidP="000E555F">
            <w:pPr>
              <w:spacing w:before="120" w:line="276" w:lineRule="auto"/>
              <w:jc w:val="center"/>
              <w:rPr>
                <w:rFonts w:ascii="Times New Roman" w:hAnsi="Times New Roman"/>
                <w:i/>
                <w:noProof/>
                <w:sz w:val="24"/>
                <w:szCs w:val="24"/>
                <w:vertAlign w:val="subscript"/>
              </w:rPr>
            </w:pPr>
            <m:oMathPara>
              <m:oMath>
                <m:sSubSup>
                  <m:sSubSupPr>
                    <m:ctrlPr>
                      <w:rPr>
                        <w:rFonts w:ascii="Cambria Math" w:hAnsi="Cambria Math"/>
                        <w:sz w:val="24"/>
                        <w:szCs w:val="24"/>
                      </w:rPr>
                    </m:ctrlPr>
                  </m:sSubSupPr>
                  <m:e>
                    <m:r>
                      <w:rPr>
                        <w:rFonts w:ascii="Cambria Math" w:hAnsi="Cambria Math"/>
                        <w:sz w:val="24"/>
                        <w:szCs w:val="24"/>
                      </w:rPr>
                      <m:t>C</m:t>
                    </m:r>
                  </m:e>
                  <m:sub>
                    <m:r>
                      <w:rPr>
                        <w:rFonts w:ascii="Cambria Math" w:hAnsi="Cambria Math"/>
                        <w:sz w:val="24"/>
                        <w:szCs w:val="24"/>
                      </w:rPr>
                      <m:t>leaf</m:t>
                    </m:r>
                  </m:sub>
                  <m:sup>
                    <m:r>
                      <w:rPr>
                        <w:rFonts w:ascii="Cambria Math" w:hAnsi="Cambria Math"/>
                        <w:sz w:val="24"/>
                        <w:szCs w:val="24"/>
                      </w:rPr>
                      <m:t>*</m:t>
                    </m:r>
                  </m:sup>
                </m:sSubSup>
              </m:oMath>
            </m:oMathPara>
          </w:p>
        </w:tc>
        <w:tc>
          <w:tcPr>
            <w:tcW w:w="1055" w:type="dxa"/>
            <w:tcMar>
              <w:top w:w="0" w:type="dxa"/>
              <w:left w:w="0" w:type="dxa"/>
              <w:bottom w:w="0" w:type="dxa"/>
              <w:right w:w="0" w:type="dxa"/>
            </w:tcMar>
            <w:vAlign w:val="center"/>
          </w:tcPr>
          <w:p w14:paraId="44715F5A" w14:textId="77777777" w:rsidR="000E555F" w:rsidRPr="000E555F" w:rsidRDefault="000E555F" w:rsidP="000E555F">
            <w:pPr>
              <w:spacing w:before="120" w:line="276" w:lineRule="auto"/>
              <w:jc w:val="center"/>
              <w:rPr>
                <w:rFonts w:ascii="Times New Roman" w:hAnsi="Times New Roman"/>
                <w:noProof/>
                <w:sz w:val="24"/>
                <w:szCs w:val="24"/>
                <w:vertAlign w:val="superscript"/>
              </w:rPr>
            </w:pPr>
            <w:r w:rsidRPr="000E555F">
              <w:rPr>
                <w:rFonts w:ascii="Times New Roman" w:hAnsi="Times New Roman"/>
                <w:noProof/>
                <w:sz w:val="24"/>
                <w:szCs w:val="24"/>
              </w:rPr>
              <w:t>m h</w:t>
            </w:r>
            <w:r w:rsidRPr="000E555F">
              <w:rPr>
                <w:rFonts w:ascii="Times New Roman" w:hAnsi="Times New Roman"/>
                <w:noProof/>
                <w:sz w:val="24"/>
                <w:szCs w:val="24"/>
                <w:vertAlign w:val="superscript"/>
              </w:rPr>
              <w:t>-1</w:t>
            </w:r>
          </w:p>
        </w:tc>
        <w:tc>
          <w:tcPr>
            <w:tcW w:w="5580" w:type="dxa"/>
            <w:tcMar>
              <w:top w:w="0" w:type="dxa"/>
              <w:left w:w="0" w:type="dxa"/>
              <w:bottom w:w="0" w:type="dxa"/>
              <w:right w:w="0" w:type="dxa"/>
            </w:tcMar>
            <w:vAlign w:val="center"/>
          </w:tcPr>
          <w:p w14:paraId="4C63D470" w14:textId="36413FB7" w:rsidR="000E555F" w:rsidRPr="000E555F" w:rsidRDefault="00F8581A" w:rsidP="000E555F">
            <w:pPr>
              <w:spacing w:before="120" w:line="276" w:lineRule="auto"/>
              <w:jc w:val="center"/>
              <w:rPr>
                <w:rFonts w:ascii="Times New Roman" w:hAnsi="Times New Roman"/>
                <w:noProof/>
                <w:sz w:val="24"/>
                <w:szCs w:val="24"/>
              </w:rPr>
            </w:pPr>
            <w:r>
              <w:rPr>
                <w:rFonts w:ascii="Times New Roman" w:hAnsi="Times New Roman"/>
                <w:noProof/>
                <w:sz w:val="24"/>
                <w:szCs w:val="24"/>
              </w:rPr>
              <w:t>M</w:t>
            </w:r>
            <w:r w:rsidR="000E555F" w:rsidRPr="000E555F">
              <w:rPr>
                <w:rFonts w:ascii="Times New Roman" w:hAnsi="Times New Roman"/>
                <w:noProof/>
                <w:sz w:val="24"/>
                <w:szCs w:val="24"/>
              </w:rPr>
              <w:t>aximum stomatal conductance</w:t>
            </w:r>
          </w:p>
        </w:tc>
        <w:tc>
          <w:tcPr>
            <w:tcW w:w="5670" w:type="dxa"/>
            <w:tcMar>
              <w:top w:w="0" w:type="dxa"/>
              <w:left w:w="0" w:type="dxa"/>
              <w:bottom w:w="0" w:type="dxa"/>
              <w:right w:w="0" w:type="dxa"/>
            </w:tcMar>
            <w:vAlign w:val="center"/>
          </w:tcPr>
          <w:p w14:paraId="2CD9B73D" w14:textId="7C5C7977" w:rsidR="000E555F" w:rsidRPr="000E555F" w:rsidRDefault="00F8581A" w:rsidP="000E555F">
            <w:pPr>
              <w:spacing w:before="120" w:line="276" w:lineRule="auto"/>
              <w:jc w:val="center"/>
              <w:rPr>
                <w:rFonts w:ascii="Times New Roman" w:hAnsi="Times New Roman"/>
                <w:noProof/>
                <w:sz w:val="24"/>
                <w:szCs w:val="24"/>
              </w:rPr>
            </w:pPr>
            <w:r>
              <w:rPr>
                <w:rFonts w:ascii="Times New Roman" w:hAnsi="Times New Roman"/>
                <w:noProof/>
                <w:sz w:val="24"/>
                <w:szCs w:val="24"/>
              </w:rPr>
              <w:t>Input</w:t>
            </w:r>
          </w:p>
        </w:tc>
      </w:tr>
      <w:tr w:rsidR="00F8581A" w:rsidRPr="000E555F" w14:paraId="33985DE0" w14:textId="77777777" w:rsidTr="000E555F">
        <w:tc>
          <w:tcPr>
            <w:tcW w:w="655" w:type="dxa"/>
            <w:tcMar>
              <w:top w:w="0" w:type="dxa"/>
              <w:left w:w="0" w:type="dxa"/>
              <w:bottom w:w="0" w:type="dxa"/>
              <w:right w:w="0" w:type="dxa"/>
            </w:tcMar>
            <w:vAlign w:val="center"/>
          </w:tcPr>
          <w:p w14:paraId="2DB9357D" w14:textId="74DEBEAE" w:rsidR="00F8581A" w:rsidRPr="00F8581A" w:rsidRDefault="00000000" w:rsidP="00F8581A">
            <w:pPr>
              <w:spacing w:before="120" w:line="276" w:lineRule="auto"/>
              <w:jc w:val="center"/>
              <w:rPr>
                <w:rFonts w:ascii="Times New Roman" w:hAnsi="Times New Roman"/>
                <w:noProof/>
                <w:sz w:val="24"/>
                <w:szCs w:val="24"/>
              </w:rPr>
            </w:pPr>
            <m:oMathPara>
              <m:oMath>
                <m:sSub>
                  <m:sSubPr>
                    <m:ctrlPr>
                      <w:rPr>
                        <w:rFonts w:ascii="Cambria Math" w:hAnsi="Cambria Math"/>
                        <w:i/>
                        <w:noProof/>
                        <w:sz w:val="24"/>
                      </w:rPr>
                    </m:ctrlPr>
                  </m:sSubPr>
                  <m:e>
                    <m:r>
                      <w:rPr>
                        <w:rFonts w:ascii="Cambria Math" w:hAnsi="Cambria Math"/>
                        <w:noProof/>
                        <w:sz w:val="24"/>
                      </w:rPr>
                      <m:t>f</m:t>
                    </m:r>
                    <m:ctrlPr>
                      <w:rPr>
                        <w:rFonts w:ascii="Cambria Math" w:hAnsi="Cambria Math"/>
                        <w:noProof/>
                        <w:sz w:val="24"/>
                      </w:rPr>
                    </m:ctrlPr>
                  </m:e>
                  <m:sub>
                    <m:r>
                      <w:rPr>
                        <w:rFonts w:ascii="Cambria Math" w:hAnsi="Cambria Math"/>
                        <w:noProof/>
                        <w:sz w:val="24"/>
                      </w:rPr>
                      <m:t>K</m:t>
                    </m:r>
                  </m:sub>
                </m:sSub>
              </m:oMath>
            </m:oMathPara>
          </w:p>
        </w:tc>
        <w:tc>
          <w:tcPr>
            <w:tcW w:w="1055" w:type="dxa"/>
            <w:tcMar>
              <w:top w:w="0" w:type="dxa"/>
              <w:left w:w="0" w:type="dxa"/>
              <w:bottom w:w="0" w:type="dxa"/>
              <w:right w:w="0" w:type="dxa"/>
            </w:tcMar>
            <w:vAlign w:val="center"/>
          </w:tcPr>
          <w:p w14:paraId="3545D174" w14:textId="38617643" w:rsidR="00F8581A" w:rsidRPr="000E555F" w:rsidRDefault="00F8581A" w:rsidP="00F8581A">
            <w:pPr>
              <w:spacing w:before="120" w:line="276" w:lineRule="auto"/>
              <w:jc w:val="center"/>
              <w:rPr>
                <w:rFonts w:ascii="Times New Roman" w:hAnsi="Times New Roman"/>
                <w:noProof/>
                <w:sz w:val="24"/>
                <w:szCs w:val="24"/>
              </w:rPr>
            </w:pPr>
            <w:r w:rsidRPr="003D562A">
              <w:rPr>
                <w:rFonts w:asciiTheme="majorHAnsi" w:hAnsiTheme="majorHAnsi"/>
                <w:noProof/>
                <w:sz w:val="24"/>
              </w:rPr>
              <w:t>-</w:t>
            </w:r>
          </w:p>
        </w:tc>
        <w:tc>
          <w:tcPr>
            <w:tcW w:w="5580" w:type="dxa"/>
            <w:tcMar>
              <w:top w:w="0" w:type="dxa"/>
              <w:left w:w="0" w:type="dxa"/>
              <w:bottom w:w="0" w:type="dxa"/>
              <w:right w:w="0" w:type="dxa"/>
            </w:tcMar>
            <w:vAlign w:val="center"/>
          </w:tcPr>
          <w:p w14:paraId="52812F33" w14:textId="184DEE00" w:rsidR="00F8581A" w:rsidRPr="000E555F" w:rsidRDefault="00F8581A" w:rsidP="00F8581A">
            <w:pPr>
              <w:spacing w:before="120" w:line="276" w:lineRule="auto"/>
              <w:jc w:val="center"/>
              <w:rPr>
                <w:rFonts w:ascii="Times New Roman" w:hAnsi="Times New Roman"/>
                <w:noProof/>
                <w:sz w:val="24"/>
                <w:szCs w:val="24"/>
              </w:rPr>
            </w:pPr>
            <w:r w:rsidRPr="003D562A">
              <w:rPr>
                <w:rFonts w:asciiTheme="majorHAnsi" w:hAnsiTheme="majorHAnsi"/>
                <w:noProof/>
                <w:sz w:val="24"/>
              </w:rPr>
              <w:t xml:space="preserve">Stewart’s </w:t>
            </w:r>
            <w:r>
              <w:rPr>
                <w:rFonts w:asciiTheme="majorHAnsi" w:hAnsiTheme="majorHAnsi"/>
                <w:noProof/>
                <w:sz w:val="24"/>
              </w:rPr>
              <w:t>[</w:t>
            </w:r>
            <w:r w:rsidRPr="003D562A">
              <w:rPr>
                <w:rFonts w:asciiTheme="majorHAnsi" w:hAnsiTheme="majorHAnsi"/>
                <w:noProof/>
                <w:sz w:val="24"/>
              </w:rPr>
              <w:t>1988</w:t>
            </w:r>
            <w:r>
              <w:rPr>
                <w:rFonts w:asciiTheme="majorHAnsi" w:hAnsiTheme="majorHAnsi"/>
                <w:noProof/>
                <w:sz w:val="24"/>
              </w:rPr>
              <w:t>]</w:t>
            </w:r>
            <w:r w:rsidRPr="003D562A">
              <w:rPr>
                <w:rFonts w:asciiTheme="majorHAnsi" w:hAnsiTheme="majorHAnsi"/>
                <w:noProof/>
                <w:sz w:val="24"/>
              </w:rPr>
              <w:t xml:space="preserve"> stomatal conductance </w:t>
            </w:r>
            <w:r>
              <w:rPr>
                <w:rFonts w:asciiTheme="majorHAnsi" w:hAnsiTheme="majorHAnsi"/>
                <w:noProof/>
                <w:sz w:val="24"/>
              </w:rPr>
              <w:t>dependance on incoming solar radiation</w:t>
            </w:r>
          </w:p>
        </w:tc>
        <w:tc>
          <w:tcPr>
            <w:tcW w:w="5670" w:type="dxa"/>
            <w:tcMar>
              <w:top w:w="0" w:type="dxa"/>
              <w:left w:w="0" w:type="dxa"/>
              <w:bottom w:w="0" w:type="dxa"/>
              <w:right w:w="0" w:type="dxa"/>
            </w:tcMar>
            <w:vAlign w:val="center"/>
          </w:tcPr>
          <w:p w14:paraId="40FC8C1F" w14:textId="04953812" w:rsidR="00F8581A" w:rsidRPr="000E555F" w:rsidRDefault="00000000" w:rsidP="00F8581A">
            <w:pPr>
              <w:spacing w:before="120" w:line="276" w:lineRule="auto"/>
              <w:jc w:val="center"/>
              <w:rPr>
                <w:rFonts w:ascii="Times New Roman" w:hAnsi="Times New Roman"/>
                <w:sz w:val="24"/>
                <w:szCs w:val="24"/>
              </w:rPr>
            </w:pPr>
            <m:oMathPara>
              <m:oMath>
                <m:f>
                  <m:fPr>
                    <m:ctrlPr>
                      <w:rPr>
                        <w:rFonts w:ascii="Cambria Math" w:hAnsi="Cambria Math"/>
                        <w:i/>
                        <w:sz w:val="24"/>
                      </w:rPr>
                    </m:ctrlPr>
                  </m:fPr>
                  <m:num>
                    <m:r>
                      <m:rPr>
                        <m:sty m:val="p"/>
                      </m:rPr>
                      <w:rPr>
                        <w:rFonts w:ascii="Cambria Math" w:hAnsi="Cambria Math"/>
                        <w:sz w:val="24"/>
                      </w:rPr>
                      <m:t xml:space="preserve">12.78 </m:t>
                    </m:r>
                    <m:sSub>
                      <m:sSubPr>
                        <m:ctrlPr>
                          <w:rPr>
                            <w:rFonts w:ascii="Cambria Math" w:hAnsi="Cambria Math"/>
                            <w:i/>
                            <w:sz w:val="24"/>
                          </w:rPr>
                        </m:ctrlPr>
                      </m:sSubPr>
                      <m:e>
                        <m:r>
                          <m:rPr>
                            <m:sty m:val="p"/>
                          </m:rPr>
                          <w:rPr>
                            <w:rFonts w:ascii="Cambria Math" w:hAnsi="Cambria Math"/>
                            <w:sz w:val="24"/>
                          </w:rPr>
                          <m:t>K</m:t>
                        </m:r>
                      </m:e>
                      <m:sub>
                        <m:r>
                          <m:rPr>
                            <m:sty m:val="p"/>
                          </m:rPr>
                          <w:rPr>
                            <w:rFonts w:ascii="Cambria Math" w:hAnsi="Cambria Math"/>
                            <w:sz w:val="24"/>
                          </w:rPr>
                          <m:t>in</m:t>
                        </m:r>
                      </m:sub>
                    </m:sSub>
                  </m:num>
                  <m:den>
                    <m:r>
                      <m:rPr>
                        <m:sty m:val="p"/>
                      </m:rPr>
                      <w:rPr>
                        <w:rFonts w:ascii="Cambria Math" w:hAnsi="Cambria Math"/>
                        <w:sz w:val="24"/>
                      </w:rPr>
                      <m:t xml:space="preserve">11.57 </m:t>
                    </m:r>
                    <m:sSub>
                      <m:sSubPr>
                        <m:ctrlPr>
                          <w:rPr>
                            <w:rFonts w:ascii="Cambria Math" w:hAnsi="Cambria Math"/>
                            <w:i/>
                            <w:sz w:val="24"/>
                          </w:rPr>
                        </m:ctrlPr>
                      </m:sSubPr>
                      <m:e>
                        <m:r>
                          <m:rPr>
                            <m:sty m:val="p"/>
                          </m:rPr>
                          <w:rPr>
                            <w:rFonts w:ascii="Cambria Math" w:hAnsi="Cambria Math"/>
                            <w:sz w:val="24"/>
                          </w:rPr>
                          <m:t>K</m:t>
                        </m:r>
                      </m:e>
                      <m:sub>
                        <m:r>
                          <m:rPr>
                            <m:sty m:val="p"/>
                          </m:rPr>
                          <w:rPr>
                            <w:rFonts w:ascii="Cambria Math" w:hAnsi="Cambria Math"/>
                            <w:sz w:val="24"/>
                          </w:rPr>
                          <m:t>in</m:t>
                        </m:r>
                      </m:sub>
                    </m:sSub>
                    <m:r>
                      <m:rPr>
                        <m:sty m:val="p"/>
                      </m:rPr>
                      <w:rPr>
                        <w:rFonts w:ascii="Cambria Math" w:hAnsi="Cambria Math"/>
                        <w:sz w:val="24"/>
                      </w:rPr>
                      <m:t>+104.4</m:t>
                    </m:r>
                  </m:den>
                </m:f>
              </m:oMath>
            </m:oMathPara>
          </w:p>
        </w:tc>
      </w:tr>
      <w:tr w:rsidR="00F8581A" w:rsidRPr="000E555F" w14:paraId="0609921D" w14:textId="77777777" w:rsidTr="000E555F">
        <w:tc>
          <w:tcPr>
            <w:tcW w:w="655" w:type="dxa"/>
            <w:tcMar>
              <w:top w:w="0" w:type="dxa"/>
              <w:left w:w="0" w:type="dxa"/>
              <w:bottom w:w="0" w:type="dxa"/>
              <w:right w:w="0" w:type="dxa"/>
            </w:tcMar>
            <w:vAlign w:val="center"/>
          </w:tcPr>
          <w:p w14:paraId="6438023E" w14:textId="6B94B0C0" w:rsidR="00F8581A" w:rsidRPr="00F8581A" w:rsidRDefault="00000000" w:rsidP="00F8581A">
            <w:pPr>
              <w:spacing w:before="120"/>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f</m:t>
                    </m:r>
                    <m:ctrlPr>
                      <w:rPr>
                        <w:rFonts w:ascii="Cambria Math" w:hAnsi="Cambria Math"/>
                        <w:sz w:val="24"/>
                      </w:rPr>
                    </m:ctrlPr>
                  </m:e>
                  <m:sub>
                    <m:r>
                      <w:rPr>
                        <w:rFonts w:ascii="Cambria Math" w:hAnsi="Cambria Math"/>
                        <w:sz w:val="24"/>
                      </w:rPr>
                      <m:t>ρ</m:t>
                    </m:r>
                  </m:sub>
                </m:sSub>
              </m:oMath>
            </m:oMathPara>
          </w:p>
        </w:tc>
        <w:tc>
          <w:tcPr>
            <w:tcW w:w="1055" w:type="dxa"/>
            <w:tcMar>
              <w:top w:w="0" w:type="dxa"/>
              <w:left w:w="0" w:type="dxa"/>
              <w:bottom w:w="0" w:type="dxa"/>
              <w:right w:w="0" w:type="dxa"/>
            </w:tcMar>
            <w:vAlign w:val="center"/>
          </w:tcPr>
          <w:p w14:paraId="53BAE0D6" w14:textId="424DB383" w:rsidR="00F8581A" w:rsidRPr="000E555F" w:rsidRDefault="00F8581A" w:rsidP="00F8581A">
            <w:pPr>
              <w:spacing w:before="120"/>
              <w:jc w:val="center"/>
              <w:rPr>
                <w:rFonts w:ascii="Times New Roman" w:hAnsi="Times New Roman"/>
                <w:noProof/>
                <w:sz w:val="24"/>
                <w:szCs w:val="24"/>
              </w:rPr>
            </w:pPr>
            <w:r>
              <w:rPr>
                <w:rFonts w:asciiTheme="majorHAnsi" w:hAnsiTheme="majorHAnsi"/>
                <w:noProof/>
                <w:sz w:val="24"/>
              </w:rPr>
              <w:t>-</w:t>
            </w:r>
          </w:p>
        </w:tc>
        <w:tc>
          <w:tcPr>
            <w:tcW w:w="5580" w:type="dxa"/>
            <w:tcMar>
              <w:top w:w="0" w:type="dxa"/>
              <w:left w:w="0" w:type="dxa"/>
              <w:bottom w:w="0" w:type="dxa"/>
              <w:right w:w="0" w:type="dxa"/>
            </w:tcMar>
            <w:vAlign w:val="center"/>
          </w:tcPr>
          <w:p w14:paraId="43504330" w14:textId="39EC899F" w:rsidR="00F8581A" w:rsidRPr="000E555F" w:rsidRDefault="00F8581A" w:rsidP="00F8581A">
            <w:pPr>
              <w:spacing w:before="120"/>
              <w:jc w:val="center"/>
              <w:rPr>
                <w:rFonts w:ascii="Times New Roman" w:hAnsi="Times New Roman"/>
                <w:noProof/>
                <w:sz w:val="24"/>
                <w:szCs w:val="24"/>
              </w:rPr>
            </w:pPr>
            <w:r w:rsidRPr="003D562A">
              <w:rPr>
                <w:rFonts w:asciiTheme="majorHAnsi" w:hAnsiTheme="majorHAnsi"/>
                <w:noProof/>
                <w:sz w:val="24"/>
              </w:rPr>
              <w:t xml:space="preserve">Stewart’s </w:t>
            </w:r>
            <w:r>
              <w:rPr>
                <w:rFonts w:asciiTheme="majorHAnsi" w:hAnsiTheme="majorHAnsi"/>
                <w:noProof/>
                <w:sz w:val="24"/>
              </w:rPr>
              <w:t>[</w:t>
            </w:r>
            <w:r w:rsidRPr="003D562A">
              <w:rPr>
                <w:rFonts w:asciiTheme="majorHAnsi" w:hAnsiTheme="majorHAnsi"/>
                <w:noProof/>
                <w:sz w:val="24"/>
              </w:rPr>
              <w:t>1988</w:t>
            </w:r>
            <w:r>
              <w:rPr>
                <w:rFonts w:asciiTheme="majorHAnsi" w:hAnsiTheme="majorHAnsi"/>
                <w:noProof/>
                <w:sz w:val="24"/>
              </w:rPr>
              <w:t>]</w:t>
            </w:r>
            <w:r w:rsidRPr="003D562A">
              <w:rPr>
                <w:rFonts w:asciiTheme="majorHAnsi" w:hAnsiTheme="majorHAnsi"/>
                <w:noProof/>
                <w:sz w:val="24"/>
              </w:rPr>
              <w:t xml:space="preserve"> stomatal conductance </w:t>
            </w:r>
            <w:r>
              <w:rPr>
                <w:rFonts w:asciiTheme="majorHAnsi" w:hAnsiTheme="majorHAnsi"/>
                <w:noProof/>
                <w:sz w:val="24"/>
              </w:rPr>
              <w:t>dependance on vapor pressure deficit</w:t>
            </w:r>
          </w:p>
        </w:tc>
        <w:tc>
          <w:tcPr>
            <w:tcW w:w="5670" w:type="dxa"/>
            <w:tcMar>
              <w:top w:w="0" w:type="dxa"/>
              <w:left w:w="0" w:type="dxa"/>
              <w:bottom w:w="0" w:type="dxa"/>
              <w:right w:w="0" w:type="dxa"/>
            </w:tcMar>
            <w:vAlign w:val="center"/>
          </w:tcPr>
          <w:p w14:paraId="792E7348" w14:textId="420B435A" w:rsidR="00F8581A" w:rsidRPr="000E555F" w:rsidRDefault="00000000" w:rsidP="00F8581A">
            <w:pPr>
              <w:spacing w:before="120"/>
              <w:jc w:val="center"/>
              <w:rPr>
                <w:rFonts w:ascii="Times New Roman" w:hAnsi="Times New Roman"/>
                <w:noProof/>
                <w:sz w:val="24"/>
                <w:szCs w:val="24"/>
              </w:rPr>
            </w:pPr>
            <m:oMathPara>
              <m:oMath>
                <m:func>
                  <m:funcPr>
                    <m:ctrlPr>
                      <w:rPr>
                        <w:rFonts w:ascii="Cambria Math" w:hAnsi="Cambria Math"/>
                        <w:noProof/>
                        <w:sz w:val="24"/>
                      </w:rPr>
                    </m:ctrlPr>
                  </m:funcPr>
                  <m:fName>
                    <m:r>
                      <m:rPr>
                        <m:sty m:val="p"/>
                      </m:rPr>
                      <w:rPr>
                        <w:rFonts w:ascii="Cambria Math" w:hAnsi="Cambria Math"/>
                        <w:noProof/>
                        <w:sz w:val="24"/>
                      </w:rPr>
                      <m:t>max</m:t>
                    </m:r>
                  </m:fName>
                  <m:e>
                    <m:d>
                      <m:dPr>
                        <m:ctrlPr>
                          <w:rPr>
                            <w:rFonts w:ascii="Cambria Math" w:hAnsi="Cambria Math"/>
                            <w:noProof/>
                            <w:sz w:val="24"/>
                          </w:rPr>
                        </m:ctrlPr>
                      </m:dPr>
                      <m:e>
                        <m:r>
                          <m:rPr>
                            <m:sty m:val="p"/>
                          </m:rPr>
                          <w:rPr>
                            <w:rFonts w:ascii="Cambria Math" w:hAnsi="Cambria Math"/>
                            <w:noProof/>
                            <w:sz w:val="24"/>
                          </w:rPr>
                          <m:t>1 – 66.6 Δ</m:t>
                        </m:r>
                        <m:sSub>
                          <m:sSubPr>
                            <m:ctrlPr>
                              <w:rPr>
                                <w:rFonts w:ascii="Cambria Math" w:hAnsi="Cambria Math"/>
                                <w:i/>
                                <w:noProof/>
                                <w:sz w:val="24"/>
                              </w:rPr>
                            </m:ctrlPr>
                          </m:sSubPr>
                          <m:e>
                            <m:r>
                              <m:rPr>
                                <m:sty m:val="p"/>
                              </m:rPr>
                              <w:rPr>
                                <w:rFonts w:ascii="Cambria Math" w:hAnsi="Cambria Math"/>
                                <w:noProof/>
                                <w:sz w:val="24"/>
                              </w:rPr>
                              <m:t>ρ</m:t>
                            </m:r>
                            <m:ctrlPr>
                              <w:rPr>
                                <w:rFonts w:ascii="Cambria Math" w:hAnsi="Cambria Math"/>
                                <w:noProof/>
                                <w:sz w:val="24"/>
                              </w:rPr>
                            </m:ctrlPr>
                          </m:e>
                          <m:sub>
                            <m:r>
                              <m:rPr>
                                <m:sty m:val="p"/>
                              </m:rPr>
                              <w:rPr>
                                <w:rFonts w:ascii="Cambria Math" w:hAnsi="Cambria Math"/>
                                <w:noProof/>
                                <w:sz w:val="24"/>
                              </w:rPr>
                              <m:t>v</m:t>
                            </m:r>
                          </m:sub>
                        </m:sSub>
                        <m:r>
                          <m:rPr>
                            <m:sty m:val="p"/>
                          </m:rPr>
                          <w:rPr>
                            <w:rFonts w:ascii="Cambria Math" w:hAnsi="Cambria Math"/>
                            <w:noProof/>
                            <w:sz w:val="24"/>
                          </w:rPr>
                          <m:t>,0.2328</m:t>
                        </m:r>
                      </m:e>
                    </m:d>
                  </m:e>
                </m:func>
              </m:oMath>
            </m:oMathPara>
          </w:p>
        </w:tc>
      </w:tr>
      <w:tr w:rsidR="00F8581A" w:rsidRPr="000E555F" w14:paraId="1A5F3933" w14:textId="77777777" w:rsidTr="000E555F">
        <w:tc>
          <w:tcPr>
            <w:tcW w:w="655" w:type="dxa"/>
            <w:tcMar>
              <w:top w:w="0" w:type="dxa"/>
              <w:left w:w="0" w:type="dxa"/>
              <w:bottom w:w="0" w:type="dxa"/>
              <w:right w:w="0" w:type="dxa"/>
            </w:tcMar>
            <w:vAlign w:val="center"/>
          </w:tcPr>
          <w:p w14:paraId="608176FB" w14:textId="3D4BE0BF" w:rsidR="00F8581A" w:rsidRPr="00F8581A" w:rsidRDefault="00000000" w:rsidP="00F8581A">
            <w:pPr>
              <w:spacing w:before="120"/>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f</m:t>
                    </m:r>
                    <m:ctrlPr>
                      <w:rPr>
                        <w:rFonts w:ascii="Cambria Math" w:hAnsi="Cambria Math"/>
                        <w:sz w:val="24"/>
                      </w:rPr>
                    </m:ctrlPr>
                  </m:e>
                  <m:sub>
                    <m:r>
                      <w:rPr>
                        <w:rFonts w:ascii="Cambria Math" w:hAnsi="Cambria Math"/>
                        <w:sz w:val="24"/>
                      </w:rPr>
                      <m:t>T</m:t>
                    </m:r>
                  </m:sub>
                </m:sSub>
              </m:oMath>
            </m:oMathPara>
          </w:p>
        </w:tc>
        <w:tc>
          <w:tcPr>
            <w:tcW w:w="1055" w:type="dxa"/>
            <w:tcMar>
              <w:top w:w="0" w:type="dxa"/>
              <w:left w:w="0" w:type="dxa"/>
              <w:bottom w:w="0" w:type="dxa"/>
              <w:right w:w="0" w:type="dxa"/>
            </w:tcMar>
            <w:vAlign w:val="center"/>
          </w:tcPr>
          <w:p w14:paraId="61BE5C97" w14:textId="22F9CB37" w:rsidR="00F8581A" w:rsidRPr="000E555F" w:rsidRDefault="00F8581A" w:rsidP="00F8581A">
            <w:pPr>
              <w:spacing w:before="120"/>
              <w:jc w:val="center"/>
              <w:rPr>
                <w:rFonts w:ascii="Times New Roman" w:hAnsi="Times New Roman"/>
                <w:noProof/>
                <w:sz w:val="24"/>
                <w:szCs w:val="24"/>
              </w:rPr>
            </w:pPr>
            <w:r>
              <w:rPr>
                <w:rFonts w:asciiTheme="majorHAnsi" w:hAnsiTheme="majorHAnsi"/>
                <w:noProof/>
                <w:sz w:val="24"/>
              </w:rPr>
              <w:t>-</w:t>
            </w:r>
          </w:p>
        </w:tc>
        <w:tc>
          <w:tcPr>
            <w:tcW w:w="5580" w:type="dxa"/>
            <w:tcMar>
              <w:top w:w="0" w:type="dxa"/>
              <w:left w:w="0" w:type="dxa"/>
              <w:bottom w:w="0" w:type="dxa"/>
              <w:right w:w="0" w:type="dxa"/>
            </w:tcMar>
            <w:vAlign w:val="center"/>
          </w:tcPr>
          <w:p w14:paraId="5EF2EBCA" w14:textId="63F5CFED" w:rsidR="00F8581A" w:rsidRPr="000E555F" w:rsidRDefault="00F8581A" w:rsidP="00F8581A">
            <w:pPr>
              <w:spacing w:before="120"/>
              <w:jc w:val="center"/>
              <w:rPr>
                <w:rFonts w:ascii="Times New Roman" w:hAnsi="Times New Roman"/>
                <w:noProof/>
                <w:sz w:val="24"/>
                <w:szCs w:val="24"/>
              </w:rPr>
            </w:pPr>
            <w:r w:rsidRPr="003D562A">
              <w:rPr>
                <w:rFonts w:asciiTheme="majorHAnsi" w:hAnsiTheme="majorHAnsi"/>
                <w:noProof/>
                <w:sz w:val="24"/>
              </w:rPr>
              <w:t xml:space="preserve">Stewart’s </w:t>
            </w:r>
            <w:r>
              <w:rPr>
                <w:rFonts w:asciiTheme="majorHAnsi" w:hAnsiTheme="majorHAnsi"/>
                <w:noProof/>
                <w:sz w:val="24"/>
              </w:rPr>
              <w:t>[</w:t>
            </w:r>
            <w:r w:rsidRPr="003D562A">
              <w:rPr>
                <w:rFonts w:asciiTheme="majorHAnsi" w:hAnsiTheme="majorHAnsi"/>
                <w:noProof/>
                <w:sz w:val="24"/>
              </w:rPr>
              <w:t>1988</w:t>
            </w:r>
            <w:r>
              <w:rPr>
                <w:rFonts w:asciiTheme="majorHAnsi" w:hAnsiTheme="majorHAnsi"/>
                <w:noProof/>
                <w:sz w:val="24"/>
              </w:rPr>
              <w:t>]</w:t>
            </w:r>
            <w:r w:rsidRPr="003D562A">
              <w:rPr>
                <w:rFonts w:asciiTheme="majorHAnsi" w:hAnsiTheme="majorHAnsi"/>
                <w:noProof/>
                <w:sz w:val="24"/>
              </w:rPr>
              <w:t xml:space="preserve"> stomatal conductance </w:t>
            </w:r>
            <w:r>
              <w:rPr>
                <w:rFonts w:asciiTheme="majorHAnsi" w:hAnsiTheme="majorHAnsi"/>
                <w:noProof/>
                <w:sz w:val="24"/>
              </w:rPr>
              <w:t>dependance on temperature</w:t>
            </w:r>
          </w:p>
        </w:tc>
        <w:tc>
          <w:tcPr>
            <w:tcW w:w="5670" w:type="dxa"/>
            <w:tcMar>
              <w:top w:w="0" w:type="dxa"/>
              <w:left w:w="0" w:type="dxa"/>
              <w:bottom w:w="0" w:type="dxa"/>
              <w:right w:w="0" w:type="dxa"/>
            </w:tcMar>
            <w:vAlign w:val="center"/>
          </w:tcPr>
          <w:p w14:paraId="284C838B" w14:textId="683693DB" w:rsidR="00F8581A" w:rsidRPr="000E555F" w:rsidRDefault="00000000" w:rsidP="00F8581A">
            <w:pPr>
              <w:spacing w:before="120"/>
              <w:jc w:val="center"/>
              <w:rPr>
                <w:rFonts w:ascii="Times New Roman" w:hAnsi="Times New Roman"/>
                <w:noProof/>
                <w:sz w:val="24"/>
                <w:szCs w:val="24"/>
              </w:rPr>
            </w:pPr>
            <m:oMathPara>
              <m:oMath>
                <m:f>
                  <m:fPr>
                    <m:ctrlPr>
                      <w:rPr>
                        <w:rFonts w:ascii="Cambria Math" w:hAnsi="Cambria Math"/>
                        <w:i/>
                        <w:noProof/>
                        <w:sz w:val="24"/>
                      </w:rPr>
                    </m:ctrlPr>
                  </m:fPr>
                  <m:num>
                    <m:sSub>
                      <m:sSubPr>
                        <m:ctrlPr>
                          <w:rPr>
                            <w:rFonts w:ascii="Cambria Math" w:hAnsi="Cambria Math"/>
                            <w:i/>
                            <w:noProof/>
                            <w:sz w:val="24"/>
                          </w:rPr>
                        </m:ctrlPr>
                      </m:sSubPr>
                      <m:e>
                        <m:r>
                          <m:rPr>
                            <m:sty m:val="p"/>
                          </m:rPr>
                          <w:rPr>
                            <w:rFonts w:ascii="Cambria Math" w:hAnsi="Cambria Math"/>
                            <w:noProof/>
                            <w:sz w:val="24"/>
                          </w:rPr>
                          <m:t>T</m:t>
                        </m:r>
                        <m:ctrlPr>
                          <w:rPr>
                            <w:rFonts w:ascii="Cambria Math" w:hAnsi="Cambria Math"/>
                            <w:noProof/>
                            <w:sz w:val="24"/>
                          </w:rPr>
                        </m:ctrlPr>
                      </m:e>
                      <m:sub>
                        <m:r>
                          <m:rPr>
                            <m:sty m:val="p"/>
                          </m:rPr>
                          <w:rPr>
                            <w:rFonts w:ascii="Cambria Math" w:hAnsi="Cambria Math"/>
                            <w:noProof/>
                            <w:sz w:val="24"/>
                          </w:rPr>
                          <m:t>a</m:t>
                        </m:r>
                      </m:sub>
                    </m:sSub>
                    <m:r>
                      <m:rPr>
                        <m:sty m:val="p"/>
                      </m:rPr>
                      <w:rPr>
                        <w:rFonts w:ascii="Cambria Math" w:hAnsi="Cambria Math"/>
                        <w:noProof/>
                        <w:sz w:val="24"/>
                      </w:rPr>
                      <m:t xml:space="preserve"> </m:t>
                    </m:r>
                    <m:sSup>
                      <m:sSupPr>
                        <m:ctrlPr>
                          <w:rPr>
                            <w:rFonts w:ascii="Cambria Math" w:hAnsi="Cambria Math"/>
                            <w:i/>
                            <w:noProof/>
                            <w:sz w:val="24"/>
                          </w:rPr>
                        </m:ctrlPr>
                      </m:sSupPr>
                      <m:e>
                        <m:d>
                          <m:dPr>
                            <m:ctrlPr>
                              <w:rPr>
                                <w:rFonts w:ascii="Cambria Math" w:hAnsi="Cambria Math"/>
                                <w:i/>
                                <w:noProof/>
                                <w:sz w:val="24"/>
                              </w:rPr>
                            </m:ctrlPr>
                          </m:dPr>
                          <m:e>
                            <m:r>
                              <m:rPr>
                                <m:sty m:val="p"/>
                              </m:rPr>
                              <w:rPr>
                                <w:rFonts w:ascii="Cambria Math" w:hAnsi="Cambria Math"/>
                                <w:noProof/>
                                <w:sz w:val="24"/>
                              </w:rPr>
                              <m:t>40-</m:t>
                            </m:r>
                            <m:sSub>
                              <m:sSubPr>
                                <m:ctrlPr>
                                  <w:rPr>
                                    <w:rFonts w:ascii="Cambria Math" w:hAnsi="Cambria Math"/>
                                    <w:i/>
                                    <w:noProof/>
                                    <w:sz w:val="24"/>
                                  </w:rPr>
                                </m:ctrlPr>
                              </m:sSubPr>
                              <m:e>
                                <m:r>
                                  <m:rPr>
                                    <m:sty m:val="p"/>
                                  </m:rPr>
                                  <w:rPr>
                                    <w:rFonts w:ascii="Cambria Math" w:hAnsi="Cambria Math"/>
                                    <w:noProof/>
                                    <w:sz w:val="24"/>
                                  </w:rPr>
                                  <m:t>T</m:t>
                                </m:r>
                              </m:e>
                              <m:sub>
                                <m:r>
                                  <m:rPr>
                                    <m:sty m:val="p"/>
                                  </m:rPr>
                                  <w:rPr>
                                    <w:rFonts w:ascii="Cambria Math" w:hAnsi="Cambria Math"/>
                                    <w:noProof/>
                                    <w:sz w:val="24"/>
                                  </w:rPr>
                                  <m:t>a</m:t>
                                </m:r>
                              </m:sub>
                            </m:sSub>
                          </m:e>
                        </m:d>
                      </m:e>
                      <m:sup>
                        <m:r>
                          <m:rPr>
                            <m:sty m:val="p"/>
                          </m:rPr>
                          <w:rPr>
                            <w:rFonts w:ascii="Cambria Math" w:hAnsi="Cambria Math"/>
                            <w:noProof/>
                            <w:sz w:val="24"/>
                          </w:rPr>
                          <m:t>1.18</m:t>
                        </m:r>
                      </m:sup>
                    </m:sSup>
                  </m:num>
                  <m:den>
                    <m:r>
                      <m:rPr>
                        <m:sty m:val="p"/>
                      </m:rPr>
                      <w:rPr>
                        <w:rFonts w:ascii="Cambria Math" w:hAnsi="Cambria Math"/>
                        <w:noProof/>
                        <w:sz w:val="24"/>
                      </w:rPr>
                      <m:t>691</m:t>
                    </m:r>
                  </m:den>
                </m:f>
              </m:oMath>
            </m:oMathPara>
          </w:p>
        </w:tc>
      </w:tr>
      <w:tr w:rsidR="000E555F" w:rsidRPr="000E555F" w14:paraId="5D4FE365" w14:textId="77777777" w:rsidTr="000E555F">
        <w:tc>
          <w:tcPr>
            <w:tcW w:w="655" w:type="dxa"/>
            <w:tcMar>
              <w:top w:w="0" w:type="dxa"/>
              <w:left w:w="0" w:type="dxa"/>
              <w:bottom w:w="0" w:type="dxa"/>
              <w:right w:w="0" w:type="dxa"/>
            </w:tcMar>
            <w:vAlign w:val="center"/>
          </w:tcPr>
          <w:p w14:paraId="77562154" w14:textId="77777777" w:rsidR="000E555F" w:rsidRPr="00F8581A" w:rsidRDefault="000E555F" w:rsidP="000E555F">
            <w:pPr>
              <w:spacing w:before="120" w:line="276" w:lineRule="auto"/>
              <w:jc w:val="center"/>
              <w:rPr>
                <w:rFonts w:ascii="Times New Roman" w:hAnsi="Times New Roman"/>
                <w:i/>
                <w:sz w:val="24"/>
                <w:szCs w:val="24"/>
                <w:vertAlign w:val="subscript"/>
              </w:rPr>
            </w:pPr>
            <m:oMathPara>
              <m:oMath>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ρ</m:t>
                    </m:r>
                  </m:e>
                  <m:sub>
                    <m:r>
                      <w:rPr>
                        <w:rFonts w:ascii="Cambria Math" w:hAnsi="Cambria Math"/>
                        <w:noProof/>
                        <w:sz w:val="24"/>
                        <w:szCs w:val="24"/>
                      </w:rPr>
                      <m:t>v</m:t>
                    </m:r>
                  </m:sub>
                </m:sSub>
              </m:oMath>
            </m:oMathPara>
          </w:p>
        </w:tc>
        <w:tc>
          <w:tcPr>
            <w:tcW w:w="1055" w:type="dxa"/>
            <w:tcMar>
              <w:top w:w="0" w:type="dxa"/>
              <w:left w:w="0" w:type="dxa"/>
              <w:bottom w:w="0" w:type="dxa"/>
              <w:right w:w="0" w:type="dxa"/>
            </w:tcMar>
            <w:vAlign w:val="center"/>
          </w:tcPr>
          <w:p w14:paraId="3E49943E" w14:textId="77777777" w:rsidR="000E555F" w:rsidRPr="000E555F" w:rsidRDefault="000E555F" w:rsidP="000E555F">
            <w:pPr>
              <w:spacing w:before="120" w:line="276" w:lineRule="auto"/>
              <w:jc w:val="center"/>
              <w:rPr>
                <w:rFonts w:ascii="Times New Roman" w:hAnsi="Times New Roman"/>
                <w:noProof/>
                <w:sz w:val="24"/>
                <w:szCs w:val="24"/>
              </w:rPr>
            </w:pPr>
            <w:r w:rsidRPr="000E555F">
              <w:rPr>
                <w:rFonts w:ascii="Times New Roman" w:hAnsi="Times New Roman"/>
                <w:noProof/>
                <w:sz w:val="24"/>
                <w:szCs w:val="24"/>
              </w:rPr>
              <w:t>kg m</w:t>
            </w:r>
            <w:r w:rsidRPr="000E555F">
              <w:rPr>
                <w:rFonts w:ascii="Times New Roman" w:hAnsi="Times New Roman"/>
                <w:noProof/>
                <w:sz w:val="24"/>
                <w:szCs w:val="24"/>
                <w:vertAlign w:val="superscript"/>
              </w:rPr>
              <w:t>-3</w:t>
            </w:r>
          </w:p>
        </w:tc>
        <w:tc>
          <w:tcPr>
            <w:tcW w:w="5580" w:type="dxa"/>
            <w:tcMar>
              <w:top w:w="0" w:type="dxa"/>
              <w:left w:w="0" w:type="dxa"/>
              <w:bottom w:w="0" w:type="dxa"/>
              <w:right w:w="0" w:type="dxa"/>
            </w:tcMar>
            <w:vAlign w:val="center"/>
          </w:tcPr>
          <w:p w14:paraId="27C8EAC3" w14:textId="1C23F9B8" w:rsidR="000E555F" w:rsidRPr="000E555F" w:rsidRDefault="00F8581A" w:rsidP="000E555F">
            <w:pPr>
              <w:spacing w:before="120" w:line="276" w:lineRule="auto"/>
              <w:jc w:val="center"/>
              <w:rPr>
                <w:rFonts w:ascii="Times New Roman" w:hAnsi="Times New Roman"/>
                <w:noProof/>
                <w:sz w:val="24"/>
                <w:szCs w:val="24"/>
              </w:rPr>
            </w:pPr>
            <w:r>
              <w:rPr>
                <w:rFonts w:ascii="Times New Roman" w:hAnsi="Times New Roman"/>
                <w:noProof/>
                <w:sz w:val="24"/>
                <w:szCs w:val="24"/>
              </w:rPr>
              <w:t xml:space="preserve">Vapor pressure </w:t>
            </w:r>
            <w:r w:rsidR="000E555F" w:rsidRPr="000E555F">
              <w:rPr>
                <w:rFonts w:ascii="Times New Roman" w:hAnsi="Times New Roman"/>
                <w:noProof/>
                <w:sz w:val="24"/>
                <w:szCs w:val="24"/>
              </w:rPr>
              <w:t>deficit</w:t>
            </w:r>
          </w:p>
        </w:tc>
        <w:tc>
          <w:tcPr>
            <w:tcW w:w="5670" w:type="dxa"/>
            <w:tcMar>
              <w:top w:w="0" w:type="dxa"/>
              <w:left w:w="0" w:type="dxa"/>
              <w:bottom w:w="0" w:type="dxa"/>
              <w:right w:w="0" w:type="dxa"/>
            </w:tcMar>
            <w:vAlign w:val="center"/>
          </w:tcPr>
          <w:p w14:paraId="61E30551" w14:textId="77777777" w:rsidR="000E555F" w:rsidRPr="000E555F" w:rsidRDefault="00000000" w:rsidP="000E555F">
            <w:pPr>
              <w:spacing w:before="120" w:line="276" w:lineRule="auto"/>
              <w:jc w:val="center"/>
              <w:rPr>
                <w:rFonts w:ascii="Times New Roman" w:hAnsi="Times New Roman"/>
                <w:noProof/>
                <w:sz w:val="24"/>
                <w:szCs w:val="24"/>
              </w:rPr>
            </w:pPr>
            <m:oMath>
              <m:f>
                <m:fPr>
                  <m:ctrlPr>
                    <w:rPr>
                      <w:rFonts w:ascii="Cambria Math" w:hAnsi="Cambria Math"/>
                      <w:sz w:val="24"/>
                      <w:szCs w:val="24"/>
                    </w:rPr>
                  </m:ctrlPr>
                </m:fPr>
                <m:num>
                  <m:r>
                    <w:rPr>
                      <w:rFonts w:ascii="Cambria Math" w:hAnsi="Cambria Math"/>
                      <w:sz w:val="24"/>
                      <w:szCs w:val="24"/>
                    </w:rPr>
                    <m:t>e</m:t>
                  </m:r>
                </m:num>
                <m:den>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a</m:t>
                      </m:r>
                    </m:sub>
                  </m:sSub>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up>
                  </m:sSup>
                </m:num>
                <m:den>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a</m:t>
                      </m:r>
                    </m:sub>
                  </m:sSub>
                </m:den>
              </m:f>
            </m:oMath>
            <w:r w:rsidR="000E555F" w:rsidRPr="000E555F">
              <w:rPr>
                <w:rFonts w:ascii="Times New Roman" w:hAnsi="Times New Roman"/>
                <w:noProof/>
                <w:sz w:val="24"/>
                <w:szCs w:val="24"/>
              </w:rPr>
              <w:t xml:space="preserve"> </w:t>
            </w:r>
          </w:p>
        </w:tc>
      </w:tr>
      <w:tr w:rsidR="00F8581A" w:rsidRPr="000E555F" w14:paraId="12958D94" w14:textId="77777777" w:rsidTr="000E555F">
        <w:tc>
          <w:tcPr>
            <w:tcW w:w="655" w:type="dxa"/>
            <w:tcMar>
              <w:top w:w="0" w:type="dxa"/>
              <w:left w:w="0" w:type="dxa"/>
              <w:bottom w:w="0" w:type="dxa"/>
              <w:right w:w="0" w:type="dxa"/>
            </w:tcMar>
            <w:vAlign w:val="center"/>
          </w:tcPr>
          <w:p w14:paraId="5CD373E7" w14:textId="7F6D469B" w:rsidR="00F8581A" w:rsidRPr="00F8581A" w:rsidRDefault="00F8581A" w:rsidP="00F8581A">
            <w:pPr>
              <w:spacing w:before="120" w:line="276" w:lineRule="auto"/>
              <w:jc w:val="center"/>
              <w:rPr>
                <w:rFonts w:ascii="Times New Roman" w:hAnsi="Times New Roman"/>
                <w:sz w:val="24"/>
                <w:szCs w:val="24"/>
              </w:rPr>
            </w:pPr>
            <w:r w:rsidRPr="00F8581A">
              <w:rPr>
                <w:rFonts w:ascii="Times New Roman" w:hAnsi="Times New Roman"/>
                <w:sz w:val="24"/>
              </w:rPr>
              <w:t>DT</w:t>
            </w:r>
          </w:p>
        </w:tc>
        <w:tc>
          <w:tcPr>
            <w:tcW w:w="1055" w:type="dxa"/>
            <w:tcMar>
              <w:top w:w="0" w:type="dxa"/>
              <w:left w:w="0" w:type="dxa"/>
              <w:bottom w:w="0" w:type="dxa"/>
              <w:right w:w="0" w:type="dxa"/>
            </w:tcMar>
            <w:vAlign w:val="center"/>
          </w:tcPr>
          <w:p w14:paraId="3712596F" w14:textId="3AD2C252" w:rsidR="00F8581A" w:rsidRPr="000E555F" w:rsidRDefault="00D865B7" w:rsidP="00F8581A">
            <w:pPr>
              <w:spacing w:before="120" w:line="276" w:lineRule="auto"/>
              <w:jc w:val="center"/>
              <w:rPr>
                <w:rFonts w:ascii="Times New Roman" w:hAnsi="Times New Roman"/>
                <w:noProof/>
                <w:sz w:val="24"/>
                <w:szCs w:val="24"/>
                <w:vertAlign w:val="superscript"/>
              </w:rPr>
            </w:pPr>
            <w:r>
              <w:rPr>
                <w:rFonts w:asciiTheme="majorHAnsi" w:hAnsiTheme="majorHAnsi"/>
                <w:noProof/>
                <w:sz w:val="24"/>
              </w:rPr>
              <w:t>-</w:t>
            </w:r>
          </w:p>
        </w:tc>
        <w:tc>
          <w:tcPr>
            <w:tcW w:w="5580" w:type="dxa"/>
            <w:tcMar>
              <w:top w:w="0" w:type="dxa"/>
              <w:left w:w="0" w:type="dxa"/>
              <w:bottom w:w="0" w:type="dxa"/>
              <w:right w:w="0" w:type="dxa"/>
            </w:tcMar>
            <w:vAlign w:val="center"/>
          </w:tcPr>
          <w:p w14:paraId="55FDBC1B" w14:textId="37A0F37C" w:rsidR="00F8581A" w:rsidRPr="00F8581A" w:rsidRDefault="00F8581A" w:rsidP="00F8581A">
            <w:pPr>
              <w:spacing w:before="120" w:line="276" w:lineRule="auto"/>
              <w:jc w:val="center"/>
              <w:rPr>
                <w:rFonts w:ascii="Times New Roman" w:hAnsi="Times New Roman"/>
                <w:noProof/>
                <w:sz w:val="24"/>
              </w:rPr>
            </w:pPr>
            <w:r w:rsidRPr="00F8581A">
              <w:rPr>
                <w:rFonts w:ascii="Times New Roman" w:hAnsi="Times New Roman"/>
                <w:noProof/>
                <w:sz w:val="24"/>
              </w:rPr>
              <w:t>Zotarelli delta term</w:t>
            </w:r>
          </w:p>
        </w:tc>
        <w:tc>
          <w:tcPr>
            <w:tcW w:w="5670" w:type="dxa"/>
            <w:tcMar>
              <w:top w:w="0" w:type="dxa"/>
              <w:left w:w="0" w:type="dxa"/>
              <w:bottom w:w="0" w:type="dxa"/>
              <w:right w:w="0" w:type="dxa"/>
            </w:tcMar>
            <w:vAlign w:val="center"/>
          </w:tcPr>
          <w:p w14:paraId="02264E46" w14:textId="0A47EA4F" w:rsidR="00F8581A" w:rsidRPr="000E555F" w:rsidRDefault="00000000" w:rsidP="00F8581A">
            <w:pPr>
              <w:spacing w:before="120" w:line="276" w:lineRule="auto"/>
              <w:jc w:val="center"/>
              <w:rPr>
                <w:rFonts w:ascii="Times New Roman" w:hAnsi="Times New Roman"/>
                <w:i/>
                <w:noProof/>
                <w:sz w:val="24"/>
                <w:szCs w:val="24"/>
                <w:vertAlign w:val="subscript"/>
              </w:rPr>
            </w:pPr>
            <m:oMathPara>
              <m:oMath>
                <m:f>
                  <m:fPr>
                    <m:ctrlPr>
                      <w:rPr>
                        <w:rFonts w:ascii="Cambria Math" w:hAnsi="Cambria Math"/>
                        <w:i/>
                        <w:noProof/>
                        <w:sz w:val="24"/>
                        <w:vertAlign w:val="subscript"/>
                      </w:rPr>
                    </m:ctrlPr>
                  </m:fPr>
                  <m:num>
                    <m:r>
                      <w:rPr>
                        <w:rFonts w:ascii="Cambria Math" w:hAnsi="Cambria Math"/>
                        <w:noProof/>
                        <w:sz w:val="24"/>
                        <w:vertAlign w:val="subscript"/>
                      </w:rPr>
                      <m:t>Δ</m:t>
                    </m:r>
                    <m:ctrlPr>
                      <w:rPr>
                        <w:rFonts w:ascii="Cambria Math" w:hAnsi="Cambria Math"/>
                        <w:noProof/>
                        <w:sz w:val="24"/>
                        <w:vertAlign w:val="subscript"/>
                      </w:rPr>
                    </m:ctrlPr>
                  </m:num>
                  <m:den>
                    <m:r>
                      <w:rPr>
                        <w:rFonts w:ascii="Cambria Math" w:hAnsi="Cambria Math"/>
                        <w:noProof/>
                        <w:sz w:val="24"/>
                        <w:vertAlign w:val="subscript"/>
                      </w:rPr>
                      <m:t>Δ</m:t>
                    </m:r>
                    <m:r>
                      <m:rPr>
                        <m:sty m:val="p"/>
                      </m:rPr>
                      <w:rPr>
                        <w:rFonts w:ascii="Cambria Math" w:hAnsi="Cambria Math"/>
                        <w:noProof/>
                        <w:sz w:val="24"/>
                        <w:vertAlign w:val="subscript"/>
                      </w:rPr>
                      <m:t>+γ</m:t>
                    </m:r>
                    <m:d>
                      <m:dPr>
                        <m:ctrlPr>
                          <w:rPr>
                            <w:rFonts w:ascii="Cambria Math" w:hAnsi="Cambria Math"/>
                            <w:i/>
                            <w:noProof/>
                            <w:sz w:val="24"/>
                            <w:vertAlign w:val="subscript"/>
                          </w:rPr>
                        </m:ctrlPr>
                      </m:dPr>
                      <m:e>
                        <m:r>
                          <m:rPr>
                            <m:sty m:val="p"/>
                          </m:rPr>
                          <w:rPr>
                            <w:rFonts w:ascii="Cambria Math" w:hAnsi="Cambria Math"/>
                            <w:noProof/>
                            <w:sz w:val="24"/>
                            <w:vertAlign w:val="subscript"/>
                          </w:rPr>
                          <m:t>1+</m:t>
                        </m:r>
                        <w:commentRangeStart w:id="20"/>
                        <m:r>
                          <m:rPr>
                            <m:sty m:val="p"/>
                          </m:rPr>
                          <w:rPr>
                            <w:rFonts w:ascii="Cambria Math" w:hAnsi="Cambria Math"/>
                            <w:noProof/>
                            <w:sz w:val="24"/>
                            <w:vertAlign w:val="subscript"/>
                          </w:rPr>
                          <m:t>0.34</m:t>
                        </m:r>
                        <m:sSub>
                          <m:sSubPr>
                            <m:ctrlPr>
                              <w:rPr>
                                <w:rFonts w:ascii="Cambria Math" w:hAnsi="Cambria Math"/>
                                <w:i/>
                                <w:noProof/>
                                <w:sz w:val="24"/>
                                <w:vertAlign w:val="subscript"/>
                              </w:rPr>
                            </m:ctrlPr>
                          </m:sSubPr>
                          <m:e>
                            <m:r>
                              <m:rPr>
                                <m:sty m:val="p"/>
                              </m:rPr>
                              <w:rPr>
                                <w:rFonts w:ascii="Cambria Math" w:hAnsi="Cambria Math"/>
                                <w:noProof/>
                                <w:sz w:val="24"/>
                                <w:vertAlign w:val="subscript"/>
                              </w:rPr>
                              <m:t>v</m:t>
                            </m:r>
                            <m:ctrlPr>
                              <w:rPr>
                                <w:rFonts w:ascii="Cambria Math" w:hAnsi="Cambria Math"/>
                                <w:noProof/>
                                <w:sz w:val="24"/>
                                <w:vertAlign w:val="subscript"/>
                              </w:rPr>
                            </m:ctrlPr>
                          </m:e>
                          <m:sub>
                            <m:r>
                              <m:rPr>
                                <m:sty m:val="p"/>
                              </m:rPr>
                              <w:rPr>
                                <w:rFonts w:ascii="Cambria Math" w:hAnsi="Cambria Math"/>
                                <w:noProof/>
                                <w:sz w:val="24"/>
                                <w:vertAlign w:val="subscript"/>
                              </w:rPr>
                              <m:t>a</m:t>
                            </m:r>
                          </m:sub>
                        </m:sSub>
                        <w:commentRangeEnd w:id="20"/>
                        <m:r>
                          <w:rPr>
                            <w:rStyle w:val="CommentReference"/>
                            <w:rFonts w:eastAsiaTheme="minorHAnsi" w:cstheme="minorBidi"/>
                            <w:i/>
                          </w:rPr>
                          <w:commentReference w:id="20"/>
                        </m:r>
                      </m:e>
                    </m:d>
                  </m:den>
                </m:f>
                <m:r>
                  <m:rPr>
                    <m:sty m:val="p"/>
                  </m:rPr>
                  <w:rPr>
                    <w:rFonts w:ascii="Cambria Math" w:hAnsi="Cambria Math"/>
                    <w:noProof/>
                    <w:sz w:val="24"/>
                    <w:vertAlign w:val="subscript"/>
                  </w:rPr>
                  <m:t xml:space="preserve"> </m:t>
                </m:r>
              </m:oMath>
            </m:oMathPara>
          </w:p>
        </w:tc>
      </w:tr>
      <w:tr w:rsidR="00F8581A" w:rsidRPr="000E555F" w14:paraId="1A9DAAB6" w14:textId="77777777" w:rsidTr="000E555F">
        <w:tc>
          <w:tcPr>
            <w:tcW w:w="655" w:type="dxa"/>
            <w:tcMar>
              <w:top w:w="0" w:type="dxa"/>
              <w:left w:w="0" w:type="dxa"/>
              <w:bottom w:w="0" w:type="dxa"/>
              <w:right w:w="0" w:type="dxa"/>
            </w:tcMar>
            <w:vAlign w:val="center"/>
          </w:tcPr>
          <w:p w14:paraId="0E651873" w14:textId="59E012EE" w:rsidR="00F8581A" w:rsidRPr="00F8581A" w:rsidRDefault="00F8581A" w:rsidP="00F8581A">
            <w:pPr>
              <w:spacing w:before="120"/>
              <w:jc w:val="center"/>
              <w:rPr>
                <w:rFonts w:ascii="Times New Roman" w:hAnsi="Times New Roman"/>
                <w:sz w:val="24"/>
                <w:szCs w:val="24"/>
              </w:rPr>
            </w:pPr>
            <w:r w:rsidRPr="00F8581A">
              <w:rPr>
                <w:rFonts w:ascii="Times New Roman" w:hAnsi="Times New Roman"/>
                <w:sz w:val="24"/>
              </w:rPr>
              <w:t>PT</w:t>
            </w:r>
          </w:p>
        </w:tc>
        <w:tc>
          <w:tcPr>
            <w:tcW w:w="1055" w:type="dxa"/>
            <w:tcMar>
              <w:top w:w="0" w:type="dxa"/>
              <w:left w:w="0" w:type="dxa"/>
              <w:bottom w:w="0" w:type="dxa"/>
              <w:right w:w="0" w:type="dxa"/>
            </w:tcMar>
            <w:vAlign w:val="center"/>
          </w:tcPr>
          <w:p w14:paraId="5767A84D" w14:textId="6DD28BA5" w:rsidR="00F8581A" w:rsidRPr="000E555F" w:rsidRDefault="00D865B7" w:rsidP="00F8581A">
            <w:pPr>
              <w:spacing w:before="120"/>
              <w:jc w:val="center"/>
              <w:rPr>
                <w:rFonts w:ascii="Times New Roman" w:hAnsi="Times New Roman"/>
                <w:noProof/>
                <w:sz w:val="24"/>
                <w:szCs w:val="24"/>
                <w:vertAlign w:val="superscript"/>
              </w:rPr>
            </w:pPr>
            <w:r>
              <w:rPr>
                <w:rFonts w:asciiTheme="majorHAnsi" w:hAnsiTheme="majorHAnsi"/>
                <w:noProof/>
                <w:sz w:val="24"/>
              </w:rPr>
              <w:t>-</w:t>
            </w:r>
            <w:commentRangeStart w:id="21"/>
            <w:commentRangeEnd w:id="21"/>
            <w:r w:rsidR="00F8581A">
              <w:rPr>
                <w:rStyle w:val="CommentReference"/>
                <w:rFonts w:ascii="Arial" w:eastAsia="Arial" w:hAnsi="Arial" w:cs="Arial"/>
                <w:lang w:val="en"/>
              </w:rPr>
              <w:commentReference w:id="21"/>
            </w:r>
          </w:p>
        </w:tc>
        <w:tc>
          <w:tcPr>
            <w:tcW w:w="5580" w:type="dxa"/>
            <w:tcMar>
              <w:top w:w="0" w:type="dxa"/>
              <w:left w:w="0" w:type="dxa"/>
              <w:bottom w:w="0" w:type="dxa"/>
              <w:right w:w="0" w:type="dxa"/>
            </w:tcMar>
            <w:vAlign w:val="center"/>
          </w:tcPr>
          <w:p w14:paraId="3EB0787A" w14:textId="1C62E7D1" w:rsidR="00F8581A" w:rsidRPr="00F8581A" w:rsidRDefault="00F8581A" w:rsidP="00F8581A">
            <w:pPr>
              <w:spacing w:before="120"/>
              <w:jc w:val="center"/>
              <w:rPr>
                <w:rFonts w:ascii="Times New Roman" w:hAnsi="Times New Roman"/>
                <w:noProof/>
                <w:sz w:val="24"/>
                <w:szCs w:val="24"/>
              </w:rPr>
            </w:pPr>
            <w:r w:rsidRPr="00F8581A">
              <w:rPr>
                <w:rFonts w:ascii="Times New Roman" w:hAnsi="Times New Roman"/>
                <w:noProof/>
                <w:sz w:val="24"/>
              </w:rPr>
              <w:t>Zotarelli psi term</w:t>
            </w:r>
          </w:p>
        </w:tc>
        <w:tc>
          <w:tcPr>
            <w:tcW w:w="5670" w:type="dxa"/>
            <w:tcMar>
              <w:top w:w="0" w:type="dxa"/>
              <w:left w:w="0" w:type="dxa"/>
              <w:bottom w:w="0" w:type="dxa"/>
              <w:right w:w="0" w:type="dxa"/>
            </w:tcMar>
            <w:vAlign w:val="center"/>
          </w:tcPr>
          <w:p w14:paraId="130AA662" w14:textId="19641006" w:rsidR="00F8581A" w:rsidRPr="000E555F" w:rsidRDefault="00000000" w:rsidP="00F8581A">
            <w:pPr>
              <w:spacing w:before="120"/>
              <w:jc w:val="center"/>
              <w:rPr>
                <w:rFonts w:ascii="Times New Roman" w:hAnsi="Times New Roman"/>
                <w:i/>
                <w:noProof/>
                <w:sz w:val="24"/>
                <w:szCs w:val="24"/>
                <w:vertAlign w:val="subscript"/>
              </w:rPr>
            </w:pPr>
            <m:oMathPara>
              <m:oMath>
                <m:f>
                  <m:fPr>
                    <m:ctrlPr>
                      <w:rPr>
                        <w:rFonts w:ascii="Cambria Math" w:hAnsi="Cambria Math"/>
                        <w:i/>
                        <w:noProof/>
                        <w:sz w:val="24"/>
                        <w:vertAlign w:val="subscript"/>
                      </w:rPr>
                    </m:ctrlPr>
                  </m:fPr>
                  <m:num>
                    <m:r>
                      <w:rPr>
                        <w:rFonts w:ascii="Cambria Math" w:hAnsi="Cambria Math"/>
                        <w:noProof/>
                        <w:sz w:val="24"/>
                        <w:vertAlign w:val="subscript"/>
                      </w:rPr>
                      <m:t>γ</m:t>
                    </m:r>
                  </m:num>
                  <m:den>
                    <m:r>
                      <w:rPr>
                        <w:rFonts w:ascii="Cambria Math" w:hAnsi="Cambria Math"/>
                        <w:noProof/>
                        <w:sz w:val="24"/>
                        <w:vertAlign w:val="subscript"/>
                      </w:rPr>
                      <m:t>Δ</m:t>
                    </m:r>
                    <m:r>
                      <m:rPr>
                        <m:sty m:val="p"/>
                      </m:rPr>
                      <w:rPr>
                        <w:rFonts w:ascii="Cambria Math" w:hAnsi="Cambria Math"/>
                        <w:noProof/>
                        <w:sz w:val="24"/>
                        <w:vertAlign w:val="subscript"/>
                      </w:rPr>
                      <m:t>+γ</m:t>
                    </m:r>
                    <m:d>
                      <m:dPr>
                        <m:ctrlPr>
                          <w:rPr>
                            <w:rFonts w:ascii="Cambria Math" w:hAnsi="Cambria Math"/>
                            <w:i/>
                            <w:noProof/>
                            <w:sz w:val="24"/>
                            <w:vertAlign w:val="subscript"/>
                          </w:rPr>
                        </m:ctrlPr>
                      </m:dPr>
                      <m:e>
                        <m:r>
                          <m:rPr>
                            <m:sty m:val="p"/>
                          </m:rPr>
                          <w:rPr>
                            <w:rFonts w:ascii="Cambria Math" w:hAnsi="Cambria Math"/>
                            <w:noProof/>
                            <w:sz w:val="24"/>
                            <w:vertAlign w:val="subscript"/>
                          </w:rPr>
                          <m:t xml:space="preserve">1+0.34 </m:t>
                        </m:r>
                        <m:sSub>
                          <m:sSubPr>
                            <m:ctrlPr>
                              <w:rPr>
                                <w:rFonts w:ascii="Cambria Math" w:hAnsi="Cambria Math"/>
                                <w:i/>
                                <w:noProof/>
                                <w:sz w:val="24"/>
                                <w:vertAlign w:val="subscript"/>
                              </w:rPr>
                            </m:ctrlPr>
                          </m:sSubPr>
                          <m:e>
                            <m:r>
                              <m:rPr>
                                <m:sty m:val="p"/>
                              </m:rPr>
                              <w:rPr>
                                <w:rFonts w:ascii="Cambria Math" w:hAnsi="Cambria Math"/>
                                <w:noProof/>
                                <w:sz w:val="24"/>
                                <w:vertAlign w:val="subscript"/>
                              </w:rPr>
                              <m:t>v</m:t>
                            </m:r>
                          </m:e>
                          <m:sub>
                            <m:r>
                              <m:rPr>
                                <m:sty m:val="p"/>
                              </m:rPr>
                              <w:rPr>
                                <w:rFonts w:ascii="Cambria Math" w:hAnsi="Cambria Math"/>
                                <w:noProof/>
                                <w:sz w:val="24"/>
                                <w:vertAlign w:val="subscript"/>
                              </w:rPr>
                              <m:t>a</m:t>
                            </m:r>
                          </m:sub>
                        </m:sSub>
                      </m:e>
                    </m:d>
                  </m:den>
                </m:f>
                <m:r>
                  <m:rPr>
                    <m:sty m:val="p"/>
                  </m:rPr>
                  <w:rPr>
                    <w:rFonts w:ascii="Cambria Math" w:hAnsi="Cambria Math"/>
                    <w:noProof/>
                    <w:sz w:val="24"/>
                    <w:vertAlign w:val="subscript"/>
                  </w:rPr>
                  <m:t xml:space="preserve"> </m:t>
                </m:r>
              </m:oMath>
            </m:oMathPara>
          </w:p>
        </w:tc>
      </w:tr>
      <w:tr w:rsidR="00F8581A" w:rsidRPr="000E555F" w14:paraId="35075D79" w14:textId="77777777" w:rsidTr="000E555F">
        <w:tc>
          <w:tcPr>
            <w:tcW w:w="655" w:type="dxa"/>
            <w:tcMar>
              <w:top w:w="0" w:type="dxa"/>
              <w:left w:w="0" w:type="dxa"/>
              <w:bottom w:w="0" w:type="dxa"/>
              <w:right w:w="0" w:type="dxa"/>
            </w:tcMar>
            <w:vAlign w:val="center"/>
          </w:tcPr>
          <w:p w14:paraId="2DAAC8EE" w14:textId="2EC77A84" w:rsidR="00F8581A" w:rsidRPr="00F8581A" w:rsidRDefault="00F8581A" w:rsidP="00F8581A">
            <w:pPr>
              <w:spacing w:before="120"/>
              <w:jc w:val="center"/>
              <w:rPr>
                <w:rFonts w:ascii="Times New Roman" w:hAnsi="Times New Roman"/>
                <w:noProof/>
                <w:sz w:val="24"/>
                <w:szCs w:val="24"/>
              </w:rPr>
            </w:pPr>
            <w:r w:rsidRPr="00F8581A">
              <w:rPr>
                <w:rFonts w:ascii="Times New Roman" w:hAnsi="Times New Roman"/>
                <w:noProof/>
                <w:sz w:val="24"/>
              </w:rPr>
              <w:t>TT</w:t>
            </w:r>
          </w:p>
        </w:tc>
        <w:tc>
          <w:tcPr>
            <w:tcW w:w="1055" w:type="dxa"/>
            <w:tcMar>
              <w:top w:w="0" w:type="dxa"/>
              <w:left w:w="0" w:type="dxa"/>
              <w:bottom w:w="0" w:type="dxa"/>
              <w:right w:w="0" w:type="dxa"/>
            </w:tcMar>
            <w:vAlign w:val="center"/>
          </w:tcPr>
          <w:p w14:paraId="0BEB30E0" w14:textId="384B072F" w:rsidR="00F8581A" w:rsidRPr="000E555F" w:rsidRDefault="00D865B7" w:rsidP="00F8581A">
            <w:pPr>
              <w:spacing w:before="120"/>
              <w:jc w:val="center"/>
              <w:rPr>
                <w:rFonts w:ascii="Times New Roman" w:hAnsi="Times New Roman"/>
                <w:noProof/>
                <w:sz w:val="24"/>
                <w:szCs w:val="24"/>
              </w:rPr>
            </w:pPr>
            <w:r>
              <w:rPr>
                <w:rFonts w:asciiTheme="majorHAnsi" w:hAnsiTheme="majorHAnsi"/>
                <w:noProof/>
                <w:sz w:val="24"/>
              </w:rPr>
              <w:t>-</w:t>
            </w:r>
          </w:p>
        </w:tc>
        <w:tc>
          <w:tcPr>
            <w:tcW w:w="5580" w:type="dxa"/>
            <w:tcMar>
              <w:top w:w="0" w:type="dxa"/>
              <w:left w:w="0" w:type="dxa"/>
              <w:bottom w:w="0" w:type="dxa"/>
              <w:right w:w="0" w:type="dxa"/>
            </w:tcMar>
            <w:vAlign w:val="center"/>
          </w:tcPr>
          <w:p w14:paraId="58BEAFC1" w14:textId="51A29B2E" w:rsidR="00F8581A" w:rsidRPr="00F8581A" w:rsidRDefault="00F8581A" w:rsidP="00F8581A">
            <w:pPr>
              <w:spacing w:before="120"/>
              <w:jc w:val="center"/>
              <w:rPr>
                <w:rFonts w:ascii="Times New Roman" w:hAnsi="Times New Roman"/>
                <w:noProof/>
                <w:sz w:val="24"/>
                <w:szCs w:val="24"/>
              </w:rPr>
            </w:pPr>
            <w:r w:rsidRPr="00F8581A">
              <w:rPr>
                <w:rFonts w:ascii="Times New Roman" w:hAnsi="Times New Roman"/>
                <w:noProof/>
                <w:sz w:val="24"/>
              </w:rPr>
              <w:t>Zotarelli temperature term</w:t>
            </w:r>
          </w:p>
        </w:tc>
        <w:tc>
          <w:tcPr>
            <w:tcW w:w="5670" w:type="dxa"/>
            <w:tcMar>
              <w:top w:w="0" w:type="dxa"/>
              <w:left w:w="0" w:type="dxa"/>
              <w:bottom w:w="0" w:type="dxa"/>
              <w:right w:w="0" w:type="dxa"/>
            </w:tcMar>
            <w:vAlign w:val="center"/>
          </w:tcPr>
          <w:p w14:paraId="266969AA" w14:textId="66280980" w:rsidR="00F8581A" w:rsidRPr="000E555F" w:rsidRDefault="00000000" w:rsidP="00F8581A">
            <w:pPr>
              <w:spacing w:before="120"/>
              <w:ind w:right="-90"/>
              <w:jc w:val="center"/>
              <w:rPr>
                <w:rFonts w:ascii="Times New Roman" w:hAnsi="Times New Roman"/>
                <w:noProof/>
                <w:sz w:val="24"/>
                <w:szCs w:val="24"/>
              </w:rPr>
            </w:pPr>
            <m:oMathPara>
              <m:oMath>
                <m:d>
                  <m:dPr>
                    <m:ctrlPr>
                      <w:rPr>
                        <w:rFonts w:ascii="Cambria Math" w:hAnsi="Cambria Math"/>
                        <w:i/>
                        <w:noProof/>
                        <w:sz w:val="24"/>
                        <w:vertAlign w:val="subscript"/>
                      </w:rPr>
                    </m:ctrlPr>
                  </m:dPr>
                  <m:e>
                    <m:f>
                      <m:fPr>
                        <m:ctrlPr>
                          <w:rPr>
                            <w:rFonts w:ascii="Cambria Math" w:hAnsi="Cambria Math"/>
                            <w:i/>
                            <w:noProof/>
                            <w:sz w:val="24"/>
                            <w:vertAlign w:val="subscript"/>
                          </w:rPr>
                        </m:ctrlPr>
                      </m:fPr>
                      <m:num>
                        <m:r>
                          <m:rPr>
                            <m:sty m:val="p"/>
                          </m:rPr>
                          <w:rPr>
                            <w:rFonts w:ascii="Cambria Math" w:hAnsi="Cambria Math"/>
                            <w:noProof/>
                            <w:sz w:val="24"/>
                            <w:vertAlign w:val="subscript"/>
                          </w:rPr>
                          <m:t>900</m:t>
                        </m:r>
                      </m:num>
                      <m:den>
                        <m:sSub>
                          <m:sSubPr>
                            <m:ctrlPr>
                              <w:rPr>
                                <w:rFonts w:ascii="Cambria Math" w:hAnsi="Cambria Math"/>
                                <w:i/>
                                <w:noProof/>
                                <w:sz w:val="24"/>
                                <w:vertAlign w:val="subscript"/>
                              </w:rPr>
                            </m:ctrlPr>
                          </m:sSubPr>
                          <m:e>
                            <m:r>
                              <m:rPr>
                                <m:sty m:val="p"/>
                              </m:rPr>
                              <w:rPr>
                                <w:rFonts w:ascii="Cambria Math" w:hAnsi="Cambria Math"/>
                                <w:noProof/>
                                <w:sz w:val="24"/>
                                <w:vertAlign w:val="subscript"/>
                              </w:rPr>
                              <m:t>T</m:t>
                            </m:r>
                          </m:e>
                          <m:sub>
                            <m:r>
                              <m:rPr>
                                <m:sty m:val="p"/>
                              </m:rPr>
                              <w:rPr>
                                <w:rFonts w:ascii="Cambria Math" w:hAnsi="Cambria Math"/>
                                <w:noProof/>
                                <w:sz w:val="24"/>
                                <w:vertAlign w:val="subscript"/>
                              </w:rPr>
                              <m:t>a</m:t>
                            </m:r>
                          </m:sub>
                        </m:sSub>
                        <m:r>
                          <m:rPr>
                            <m:sty m:val="p"/>
                          </m:rPr>
                          <w:rPr>
                            <w:rFonts w:ascii="Cambria Math" w:hAnsi="Cambria Math"/>
                            <w:noProof/>
                            <w:sz w:val="24"/>
                            <w:vertAlign w:val="subscript"/>
                          </w:rPr>
                          <m:t>+273.15</m:t>
                        </m:r>
                      </m:den>
                    </m:f>
                  </m:e>
                </m:d>
                <m:sSub>
                  <m:sSubPr>
                    <m:ctrlPr>
                      <w:rPr>
                        <w:rFonts w:ascii="Cambria Math" w:hAnsi="Cambria Math"/>
                        <w:i/>
                        <w:noProof/>
                        <w:sz w:val="24"/>
                        <w:vertAlign w:val="subscript"/>
                      </w:rPr>
                    </m:ctrlPr>
                  </m:sSubPr>
                  <m:e>
                    <m:r>
                      <m:rPr>
                        <m:sty m:val="p"/>
                      </m:rPr>
                      <w:rPr>
                        <w:rFonts w:ascii="Cambria Math" w:hAnsi="Cambria Math"/>
                        <w:noProof/>
                        <w:sz w:val="24"/>
                        <w:vertAlign w:val="subscript"/>
                      </w:rPr>
                      <m:t>v</m:t>
                    </m:r>
                    <m:ctrlPr>
                      <w:rPr>
                        <w:rFonts w:ascii="Cambria Math" w:hAnsi="Cambria Math"/>
                        <w:noProof/>
                        <w:sz w:val="24"/>
                        <w:vertAlign w:val="subscript"/>
                      </w:rPr>
                    </m:ctrlPr>
                  </m:e>
                  <m:sub>
                    <m:r>
                      <m:rPr>
                        <m:sty m:val="p"/>
                      </m:rPr>
                      <w:rPr>
                        <w:rFonts w:ascii="Cambria Math" w:hAnsi="Cambria Math"/>
                        <w:noProof/>
                        <w:sz w:val="24"/>
                        <w:vertAlign w:val="subscript"/>
                      </w:rPr>
                      <m:t>a</m:t>
                    </m:r>
                  </m:sub>
                </m:sSub>
              </m:oMath>
            </m:oMathPara>
          </w:p>
        </w:tc>
      </w:tr>
    </w:tbl>
    <w:p w14:paraId="43E0613C" w14:textId="77777777" w:rsidR="00827966" w:rsidRDefault="00827966">
      <w:pPr>
        <w:rPr>
          <w:b/>
          <w:sz w:val="28"/>
          <w:szCs w:val="28"/>
        </w:rPr>
      </w:pPr>
      <w:r w:rsidRPr="000E555F">
        <w:rPr>
          <w:rFonts w:ascii="Times New Roman" w:hAnsi="Times New Roman" w:cs="Times New Roman"/>
          <w:b/>
          <w:sz w:val="24"/>
          <w:szCs w:val="24"/>
        </w:rPr>
        <w:br w:type="page"/>
      </w:r>
    </w:p>
    <w:p w14:paraId="5D3DE678" w14:textId="77777777" w:rsidR="00827966" w:rsidRDefault="00827966">
      <w:pPr>
        <w:pStyle w:val="Normal1"/>
        <w:rPr>
          <w:b/>
          <w:sz w:val="28"/>
          <w:szCs w:val="28"/>
        </w:rPr>
        <w:sectPr w:rsidR="00827966" w:rsidSect="00827966">
          <w:pgSz w:w="15840" w:h="12240" w:orient="landscape"/>
          <w:pgMar w:top="1440" w:right="1440" w:bottom="1440" w:left="1440" w:header="720" w:footer="720" w:gutter="0"/>
          <w:pgNumType w:start="11"/>
          <w:cols w:space="720"/>
          <w:titlePg/>
          <w:docGrid w:linePitch="299"/>
        </w:sectPr>
      </w:pPr>
    </w:p>
    <w:p w14:paraId="30FFDBFE" w14:textId="5F02B4A3" w:rsidR="000E555F" w:rsidRPr="004F3A2F" w:rsidRDefault="000E555F">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References:</w:t>
      </w:r>
    </w:p>
    <w:p w14:paraId="47CF453E" w14:textId="77777777" w:rsidR="000E555F" w:rsidRPr="000E555F" w:rsidRDefault="000E555F" w:rsidP="000E555F">
      <w:pPr>
        <w:pStyle w:val="Normal1"/>
        <w:ind w:left="180" w:hanging="180"/>
        <w:rPr>
          <w:rFonts w:ascii="Times New Roman" w:hAnsi="Times New Roman" w:cs="Times New Roman"/>
          <w:color w:val="1155CC"/>
          <w:sz w:val="24"/>
          <w:szCs w:val="24"/>
          <w:u w:val="single"/>
        </w:rPr>
      </w:pPr>
      <w:r w:rsidRPr="000E555F">
        <w:rPr>
          <w:rFonts w:ascii="Times New Roman" w:hAnsi="Times New Roman" w:cs="Times New Roman"/>
          <w:sz w:val="24"/>
          <w:szCs w:val="24"/>
        </w:rPr>
        <w:t>Allen RG, Pereira LS, Raes D, and Smith M (1998) Crop evapotranspiration: Guidelines for computing crop water requirements. FAO irrigation and Drainage Paper No. 56.</w:t>
      </w:r>
      <w:hyperlink r:id="rId17">
        <w:r w:rsidRPr="000E555F">
          <w:rPr>
            <w:rFonts w:ascii="Times New Roman" w:hAnsi="Times New Roman" w:cs="Times New Roman"/>
            <w:sz w:val="24"/>
            <w:szCs w:val="24"/>
          </w:rPr>
          <w:t xml:space="preserve"> </w:t>
        </w:r>
      </w:hyperlink>
      <w:r w:rsidRPr="000E555F">
        <w:rPr>
          <w:rFonts w:ascii="Times New Roman" w:hAnsi="Times New Roman" w:cs="Times New Roman"/>
          <w:sz w:val="24"/>
          <w:szCs w:val="24"/>
        </w:rPr>
        <w:fldChar w:fldCharType="begin"/>
      </w:r>
      <w:r w:rsidRPr="000E555F">
        <w:rPr>
          <w:rFonts w:ascii="Times New Roman" w:hAnsi="Times New Roman" w:cs="Times New Roman"/>
          <w:sz w:val="24"/>
          <w:szCs w:val="24"/>
        </w:rPr>
        <w:instrText xml:space="preserve"> HYPERLINK "https://www.kimberly.uidaho.edu/water/fao56/fao56.pdf" </w:instrText>
      </w:r>
      <w:r w:rsidRPr="000E555F">
        <w:rPr>
          <w:rFonts w:ascii="Times New Roman" w:hAnsi="Times New Roman" w:cs="Times New Roman"/>
          <w:sz w:val="24"/>
          <w:szCs w:val="24"/>
        </w:rPr>
      </w:r>
      <w:r w:rsidRPr="000E555F">
        <w:rPr>
          <w:rFonts w:ascii="Times New Roman" w:hAnsi="Times New Roman" w:cs="Times New Roman"/>
          <w:sz w:val="24"/>
          <w:szCs w:val="24"/>
        </w:rPr>
        <w:fldChar w:fldCharType="separate"/>
      </w:r>
      <w:r w:rsidRPr="000E555F">
        <w:rPr>
          <w:rFonts w:ascii="Times New Roman" w:hAnsi="Times New Roman" w:cs="Times New Roman"/>
          <w:color w:val="1155CC"/>
          <w:sz w:val="24"/>
          <w:szCs w:val="24"/>
          <w:u w:val="single"/>
        </w:rPr>
        <w:t>https://www.kimberly.uidaho.edu/water/fao56/fao56.pdf</w:t>
      </w:r>
    </w:p>
    <w:p w14:paraId="484260E9" w14:textId="469578F8" w:rsidR="000E555F" w:rsidRPr="000E555F" w:rsidRDefault="000E555F" w:rsidP="000E555F">
      <w:pPr>
        <w:spacing w:after="120"/>
        <w:ind w:left="180" w:hanging="180"/>
        <w:jc w:val="both"/>
        <w:rPr>
          <w:rFonts w:ascii="Times New Roman" w:hAnsi="Times New Roman" w:cs="Times New Roman"/>
          <w:noProof/>
          <w:color w:val="000000" w:themeColor="text1"/>
          <w:sz w:val="24"/>
          <w:szCs w:val="24"/>
        </w:rPr>
      </w:pPr>
      <w:r w:rsidRPr="000E555F">
        <w:rPr>
          <w:rFonts w:ascii="Times New Roman" w:hAnsi="Times New Roman" w:cs="Times New Roman"/>
          <w:sz w:val="24"/>
          <w:szCs w:val="24"/>
        </w:rPr>
        <w:fldChar w:fldCharType="end"/>
      </w:r>
      <w:r w:rsidRPr="000E555F">
        <w:rPr>
          <w:rFonts w:ascii="Times New Roman" w:hAnsi="Times New Roman" w:cs="Times New Roman"/>
          <w:noProof/>
          <w:color w:val="000000" w:themeColor="text1"/>
          <w:sz w:val="24"/>
          <w:szCs w:val="24"/>
        </w:rPr>
        <w:t xml:space="preserve">Dingman, S. L. (2002), </w:t>
      </w:r>
      <w:r w:rsidRPr="000E555F">
        <w:rPr>
          <w:rFonts w:ascii="Times New Roman" w:hAnsi="Times New Roman" w:cs="Times New Roman"/>
          <w:i/>
          <w:noProof/>
          <w:color w:val="000000" w:themeColor="text1"/>
          <w:sz w:val="24"/>
          <w:szCs w:val="24"/>
        </w:rPr>
        <w:t>Physical hydrology</w:t>
      </w:r>
      <w:r w:rsidRPr="000E555F">
        <w:rPr>
          <w:rFonts w:ascii="Times New Roman" w:hAnsi="Times New Roman" w:cs="Times New Roman"/>
          <w:noProof/>
          <w:color w:val="000000" w:themeColor="text1"/>
          <w:sz w:val="24"/>
          <w:szCs w:val="24"/>
        </w:rPr>
        <w:t>, 2nd ed., x, 646 p. pp., Prentice Hall, Upper Saddle River, N.J.</w:t>
      </w:r>
    </w:p>
    <w:p w14:paraId="5B8F05E7" w14:textId="77777777" w:rsidR="00F8581A" w:rsidRPr="00F8581A" w:rsidRDefault="00F8581A" w:rsidP="00F8581A">
      <w:pPr>
        <w:spacing w:line="240" w:lineRule="auto"/>
        <w:ind w:left="480" w:hanging="480"/>
        <w:rPr>
          <w:rFonts w:ascii="Times New Roman" w:eastAsia="Times New Roman" w:hAnsi="Times New Roman" w:cs="Times New Roman"/>
          <w:sz w:val="24"/>
          <w:szCs w:val="24"/>
          <w:lang w:val="en-US"/>
        </w:rPr>
      </w:pPr>
      <w:r w:rsidRPr="00F8581A">
        <w:rPr>
          <w:rFonts w:ascii="Times New Roman" w:eastAsia="Times New Roman" w:hAnsi="Times New Roman" w:cs="Times New Roman"/>
          <w:sz w:val="24"/>
          <w:szCs w:val="24"/>
          <w:lang w:val="en-US"/>
        </w:rPr>
        <w:t>Monteith, J.L., 1965. Evaporation and environment: the state and movement of water in living organisms. Symposium of the Society for Experimental Biology 19, 205–224.</w:t>
      </w:r>
    </w:p>
    <w:p w14:paraId="7DB917F4" w14:textId="77777777" w:rsidR="00F8581A" w:rsidRDefault="00F8581A" w:rsidP="00F8581A">
      <w:pPr>
        <w:spacing w:line="240" w:lineRule="auto"/>
        <w:ind w:left="480" w:hanging="480"/>
        <w:rPr>
          <w:rFonts w:ascii="Times New Roman" w:eastAsia="Times New Roman" w:hAnsi="Times New Roman" w:cs="Times New Roman"/>
          <w:sz w:val="24"/>
          <w:szCs w:val="24"/>
          <w:lang w:val="en-US"/>
        </w:rPr>
      </w:pPr>
    </w:p>
    <w:p w14:paraId="11D6EFC5" w14:textId="77777777" w:rsidR="00F8581A" w:rsidRPr="00F8581A" w:rsidRDefault="00F8581A" w:rsidP="00F8581A">
      <w:pPr>
        <w:spacing w:line="240" w:lineRule="auto"/>
        <w:ind w:left="480" w:hanging="480"/>
        <w:rPr>
          <w:rFonts w:ascii="Times New Roman" w:eastAsia="Times New Roman" w:hAnsi="Times New Roman" w:cs="Times New Roman"/>
          <w:sz w:val="24"/>
          <w:szCs w:val="24"/>
          <w:lang w:val="en-US"/>
        </w:rPr>
      </w:pPr>
      <w:r w:rsidRPr="00F8581A">
        <w:rPr>
          <w:rFonts w:ascii="Times New Roman" w:eastAsia="Times New Roman" w:hAnsi="Times New Roman" w:cs="Times New Roman"/>
          <w:sz w:val="24"/>
          <w:szCs w:val="24"/>
          <w:lang w:val="en-US"/>
        </w:rPr>
        <w:t>Penman, H.L., 1948. Natural evaporation from open water, bare soil and grass. Proceedings of the Royal Society of London. Series A, Mathematical and Physical Sciences 193, 120–145.</w:t>
      </w:r>
    </w:p>
    <w:p w14:paraId="42D4A542" w14:textId="77777777" w:rsidR="00F8581A" w:rsidRDefault="00F8581A" w:rsidP="00F8581A">
      <w:pPr>
        <w:spacing w:line="240" w:lineRule="auto"/>
        <w:ind w:left="480" w:hanging="480"/>
        <w:rPr>
          <w:rFonts w:ascii="Times New Roman" w:eastAsia="Times New Roman" w:hAnsi="Times New Roman" w:cs="Times New Roman"/>
          <w:sz w:val="24"/>
          <w:szCs w:val="24"/>
          <w:lang w:val="en-US"/>
        </w:rPr>
      </w:pPr>
    </w:p>
    <w:p w14:paraId="4898C778" w14:textId="77777777" w:rsidR="00F8581A" w:rsidRPr="00F8581A" w:rsidRDefault="00F8581A" w:rsidP="00F8581A">
      <w:pPr>
        <w:spacing w:line="240" w:lineRule="auto"/>
        <w:ind w:left="480" w:hanging="480"/>
        <w:rPr>
          <w:rFonts w:ascii="Times New Roman" w:eastAsia="Times New Roman" w:hAnsi="Times New Roman" w:cs="Times New Roman"/>
          <w:sz w:val="24"/>
          <w:szCs w:val="24"/>
          <w:lang w:val="en-US"/>
        </w:rPr>
      </w:pPr>
      <w:r w:rsidRPr="00F8581A">
        <w:rPr>
          <w:rFonts w:ascii="Times New Roman" w:eastAsia="Times New Roman" w:hAnsi="Times New Roman" w:cs="Times New Roman"/>
          <w:sz w:val="24"/>
          <w:szCs w:val="24"/>
          <w:lang w:val="en-US"/>
        </w:rPr>
        <w:t xml:space="preserve">Stewart, J., 1988. Modelling surface conductance of pine forest. Agricultural and Forest Meteorology 43, 19–35. </w:t>
      </w:r>
      <w:hyperlink r:id="rId18" w:history="1">
        <w:r w:rsidRPr="00F8581A">
          <w:rPr>
            <w:rFonts w:ascii="Times New Roman" w:eastAsia="Times New Roman" w:hAnsi="Times New Roman" w:cs="Times New Roman"/>
            <w:color w:val="0000FF"/>
            <w:sz w:val="24"/>
            <w:szCs w:val="24"/>
            <w:u w:val="single"/>
            <w:lang w:val="en-US"/>
          </w:rPr>
          <w:t>https://doi.org/10.1016/0168-1923(88)90003-2</w:t>
        </w:r>
      </w:hyperlink>
    </w:p>
    <w:p w14:paraId="79564E0F" w14:textId="77777777" w:rsidR="00F8581A" w:rsidRDefault="00F8581A">
      <w:pPr>
        <w:pStyle w:val="Normal1"/>
        <w:rPr>
          <w:rFonts w:ascii="Times New Roman" w:hAnsi="Times New Roman" w:cs="Times New Roman"/>
          <w:noProof/>
          <w:sz w:val="24"/>
          <w:szCs w:val="24"/>
        </w:rPr>
      </w:pPr>
    </w:p>
    <w:p w14:paraId="2D538D09" w14:textId="77777777" w:rsidR="00F8581A" w:rsidRPr="00F8581A" w:rsidRDefault="00F8581A" w:rsidP="00F8581A">
      <w:pPr>
        <w:spacing w:line="240" w:lineRule="auto"/>
        <w:ind w:left="480" w:hanging="480"/>
        <w:rPr>
          <w:rFonts w:ascii="Times New Roman" w:eastAsia="Times New Roman" w:hAnsi="Times New Roman" w:cs="Times New Roman"/>
          <w:sz w:val="24"/>
          <w:szCs w:val="24"/>
          <w:lang w:val="en-US"/>
        </w:rPr>
      </w:pPr>
      <w:r w:rsidRPr="00F8581A">
        <w:rPr>
          <w:rFonts w:ascii="Times New Roman" w:eastAsia="Times New Roman" w:hAnsi="Times New Roman" w:cs="Times New Roman"/>
          <w:sz w:val="24"/>
          <w:szCs w:val="24"/>
          <w:lang w:val="en-US"/>
        </w:rPr>
        <w:t>Zotarelli, L., Dukes, M.D., Romero, C.C., Migliaccio, K.W., 2018. Step by Step Calculation of the Penman-Monteith Evapotranspiration (FAO-56 Method) 10.</w:t>
      </w:r>
    </w:p>
    <w:p w14:paraId="039FE81A" w14:textId="77777777" w:rsidR="00F8581A" w:rsidRDefault="00F8581A">
      <w:pPr>
        <w:pStyle w:val="Normal1"/>
        <w:rPr>
          <w:b/>
          <w:sz w:val="28"/>
          <w:szCs w:val="28"/>
        </w:rPr>
      </w:pPr>
    </w:p>
    <w:p w14:paraId="47C15DA4" w14:textId="77777777" w:rsidR="000E555F" w:rsidRDefault="000E555F">
      <w:pPr>
        <w:pStyle w:val="Normal1"/>
        <w:rPr>
          <w:b/>
          <w:sz w:val="28"/>
          <w:szCs w:val="28"/>
        </w:rPr>
      </w:pPr>
    </w:p>
    <w:p w14:paraId="1A39200F" w14:textId="77777777" w:rsidR="000E555F" w:rsidRDefault="000E555F">
      <w:pPr>
        <w:rPr>
          <w:b/>
          <w:sz w:val="28"/>
          <w:szCs w:val="28"/>
        </w:rPr>
      </w:pPr>
      <w:r>
        <w:rPr>
          <w:b/>
          <w:sz w:val="28"/>
          <w:szCs w:val="28"/>
        </w:rPr>
        <w:br w:type="page"/>
      </w:r>
    </w:p>
    <w:p w14:paraId="7BF279C4" w14:textId="5F275286" w:rsidR="00DD7549" w:rsidRPr="000E555F" w:rsidRDefault="00757A28" w:rsidP="000E555F">
      <w:pPr>
        <w:pStyle w:val="Normal1"/>
        <w:numPr>
          <w:ilvl w:val="0"/>
          <w:numId w:val="33"/>
        </w:numPr>
        <w:ind w:left="360"/>
        <w:rPr>
          <w:rFonts w:ascii="Times New Roman" w:hAnsi="Times New Roman" w:cs="Times New Roman"/>
          <w:b/>
          <w:sz w:val="36"/>
          <w:szCs w:val="36"/>
        </w:rPr>
      </w:pPr>
      <w:r w:rsidRPr="000E555F">
        <w:rPr>
          <w:rFonts w:ascii="Times New Roman" w:hAnsi="Times New Roman" w:cs="Times New Roman"/>
          <w:b/>
          <w:sz w:val="36"/>
          <w:szCs w:val="36"/>
        </w:rPr>
        <w:lastRenderedPageBreak/>
        <w:t>Actual evapotranspiration</w:t>
      </w:r>
      <w:r w:rsidR="00016635" w:rsidRPr="000E555F">
        <w:rPr>
          <w:rFonts w:ascii="Times New Roman" w:hAnsi="Times New Roman" w:cs="Times New Roman"/>
          <w:b/>
          <w:sz w:val="36"/>
          <w:szCs w:val="36"/>
        </w:rPr>
        <w:t xml:space="preserve"> (AET)</w:t>
      </w:r>
    </w:p>
    <w:p w14:paraId="3A20B6E6" w14:textId="328B8E73" w:rsidR="00B94818" w:rsidRDefault="000E555F">
      <w:pPr>
        <w:pStyle w:val="Normal1"/>
        <w:rPr>
          <w:rFonts w:ascii="Times New Roman" w:hAnsi="Times New Roman" w:cs="Times New Roman"/>
          <w:b/>
          <w:sz w:val="32"/>
          <w:szCs w:val="32"/>
        </w:rPr>
      </w:pPr>
      <w:r w:rsidRPr="000E555F">
        <w:rPr>
          <w:rFonts w:ascii="Times New Roman" w:hAnsi="Times New Roman" w:cs="Times New Roman"/>
          <w:b/>
          <w:sz w:val="32"/>
          <w:szCs w:val="32"/>
        </w:rPr>
        <w:t xml:space="preserve">3.1 </w:t>
      </w:r>
      <w:r w:rsidR="00016635" w:rsidRPr="000E555F">
        <w:rPr>
          <w:rFonts w:ascii="Times New Roman" w:hAnsi="Times New Roman" w:cs="Times New Roman"/>
          <w:b/>
          <w:sz w:val="32"/>
          <w:szCs w:val="32"/>
        </w:rPr>
        <w:t>Vegetation AET</w:t>
      </w:r>
    </w:p>
    <w:p w14:paraId="45AE2CBE" w14:textId="23E8B084" w:rsidR="00B94818" w:rsidRPr="0069437D" w:rsidRDefault="00B94818" w:rsidP="00B94818">
      <w:pPr>
        <w:pStyle w:val="Normal1"/>
        <w:rPr>
          <w:rFonts w:ascii="Times New Roman" w:hAnsi="Times New Roman" w:cs="Times New Roman"/>
        </w:rPr>
      </w:pPr>
      <w:r w:rsidRPr="0069437D">
        <w:rPr>
          <w:rFonts w:ascii="Times New Roman" w:hAnsi="Times New Roman" w:cs="Times New Roman"/>
          <w:bCs/>
        </w:rPr>
        <w:t xml:space="preserve">Actual evapotranspiration (AET) from vegetated land areas is a function of the potential evapotranspiration (PET, see Section 2), soil moisture, and soil properties.  If soil moisture is sufficient, then AET = PET.  Otherwise, PET is </w:t>
      </w:r>
      <w:r w:rsidRPr="0069437D">
        <w:rPr>
          <w:rFonts w:ascii="Times New Roman" w:hAnsi="Times New Roman" w:cs="Times New Roman"/>
        </w:rPr>
        <w:t xml:space="preserve">modified by a soil drying function, </w:t>
      </w:r>
      <w:r w:rsidRPr="0069437D">
        <w:rPr>
          <w:rFonts w:ascii="Times New Roman" w:hAnsi="Times New Roman" w:cs="Times New Roman"/>
          <w:i/>
        </w:rPr>
        <w:t>g(W</w:t>
      </w:r>
      <w:r w:rsidRPr="0069437D">
        <w:rPr>
          <w:rFonts w:ascii="Times New Roman" w:hAnsi="Times New Roman" w:cs="Times New Roman"/>
          <w:i/>
          <w:vertAlign w:val="subscript"/>
        </w:rPr>
        <w:t>s</w:t>
      </w:r>
      <w:r w:rsidRPr="0069437D">
        <w:rPr>
          <w:rFonts w:ascii="Times New Roman" w:hAnsi="Times New Roman" w:cs="Times New Roman"/>
          <w:i/>
        </w:rPr>
        <w:t>)</w:t>
      </w:r>
      <w:r w:rsidRPr="0069437D">
        <w:rPr>
          <w:rFonts w:ascii="Times New Roman" w:hAnsi="Times New Roman" w:cs="Times New Roman"/>
        </w:rPr>
        <w:t>. The amount of water that can be drawn out of the soil moisture pool depends on the current soil moisture, and the available water capacity</w:t>
      </w:r>
      <w:r w:rsidR="00572C37" w:rsidRPr="0069437D">
        <w:rPr>
          <w:rFonts w:ascii="Times New Roman" w:hAnsi="Times New Roman" w:cs="Times New Roman"/>
        </w:rPr>
        <w:t xml:space="preserve"> (soil water between wilting point and field capacity)</w:t>
      </w:r>
      <w:r w:rsidRPr="0069437D">
        <w:rPr>
          <w:rFonts w:ascii="Times New Roman" w:hAnsi="Times New Roman" w:cs="Times New Roman"/>
        </w:rPr>
        <w:t xml:space="preserve">. </w:t>
      </w:r>
    </w:p>
    <w:p w14:paraId="4CA6CA07" w14:textId="77777777" w:rsidR="00B94818" w:rsidRPr="0069437D" w:rsidRDefault="00B94818" w:rsidP="00B94818">
      <w:pPr>
        <w:pStyle w:val="Normal1"/>
        <w:rPr>
          <w:rFonts w:ascii="Times New Roman" w:hAnsi="Times New Roman" w:cs="Times New Roman"/>
        </w:rPr>
      </w:pPr>
    </w:p>
    <w:p w14:paraId="65826390" w14:textId="38FE89EB" w:rsidR="00C12410" w:rsidRPr="0069437D" w:rsidRDefault="00B94818" w:rsidP="00C12410">
      <w:pPr>
        <w:pStyle w:val="Normal1"/>
        <w:rPr>
          <w:rFonts w:ascii="Times New Roman" w:hAnsi="Times New Roman" w:cs="Times New Roman"/>
        </w:rPr>
      </w:pPr>
      <w:r w:rsidRPr="0069437D">
        <w:rPr>
          <w:rFonts w:ascii="Times New Roman" w:hAnsi="Times New Roman" w:cs="Times New Roman"/>
        </w:rPr>
        <w:t xml:space="preserve">Available water capacity, </w:t>
      </w:r>
      <w:r w:rsidRPr="0069437D">
        <w:rPr>
          <w:rFonts w:ascii="Times New Roman" w:hAnsi="Times New Roman" w:cs="Times New Roman"/>
          <w:i/>
        </w:rPr>
        <w:t>Wcap</w:t>
      </w:r>
      <w:r w:rsidRPr="0069437D">
        <w:rPr>
          <w:rFonts w:ascii="Times New Roman" w:hAnsi="Times New Roman" w:cs="Times New Roman"/>
        </w:rPr>
        <w:t xml:space="preserve"> [mm], indicates the portion of the soil moisture storage pool within the grid cell that is </w:t>
      </w:r>
      <w:r w:rsidR="003016B2" w:rsidRPr="0069437D">
        <w:rPr>
          <w:rFonts w:ascii="Times New Roman" w:hAnsi="Times New Roman" w:cs="Times New Roman"/>
        </w:rPr>
        <w:t>held against gravity drainage</w:t>
      </w:r>
      <w:r w:rsidRPr="0069437D">
        <w:rPr>
          <w:rFonts w:ascii="Times New Roman" w:hAnsi="Times New Roman" w:cs="Times New Roman"/>
        </w:rPr>
        <w:t xml:space="preserve">. Available water capacity is determined by taking the difference between the field capacity, </w:t>
      </w:r>
      <w:r w:rsidRPr="0069437D">
        <w:rPr>
          <w:rFonts w:ascii="Times New Roman" w:hAnsi="Times New Roman" w:cs="Times New Roman"/>
          <w:i/>
        </w:rPr>
        <w:t>Fcap</w:t>
      </w:r>
      <w:r w:rsidRPr="0069437D">
        <w:rPr>
          <w:rFonts w:ascii="Times New Roman" w:hAnsi="Times New Roman" w:cs="Times New Roman"/>
        </w:rPr>
        <w:t xml:space="preserve"> [-], and the wilting point, </w:t>
      </w:r>
      <w:r w:rsidRPr="0069437D">
        <w:rPr>
          <w:rFonts w:ascii="Times New Roman" w:hAnsi="Times New Roman" w:cs="Times New Roman"/>
          <w:i/>
        </w:rPr>
        <w:t xml:space="preserve">Wpt </w:t>
      </w:r>
      <w:r w:rsidRPr="0069437D">
        <w:rPr>
          <w:rFonts w:ascii="Times New Roman" w:hAnsi="Times New Roman" w:cs="Times New Roman"/>
        </w:rPr>
        <w:t xml:space="preserve">[-], each expressed as fractions of the total depth. This difference is then scaled by the total rooting depth, </w:t>
      </w:r>
      <w:r w:rsidRPr="0069437D">
        <w:rPr>
          <w:rFonts w:ascii="Times New Roman" w:hAnsi="Times New Roman" w:cs="Times New Roman"/>
          <w:i/>
        </w:rPr>
        <w:t>Rd</w:t>
      </w:r>
      <w:r w:rsidRPr="0069437D">
        <w:rPr>
          <w:rFonts w:ascii="Times New Roman" w:hAnsi="Times New Roman" w:cs="Times New Roman"/>
        </w:rPr>
        <w:t xml:space="preserve"> [mm], to determine the depth in mm </w:t>
      </w:r>
      <w:r w:rsidR="003016B2" w:rsidRPr="0069437D">
        <w:rPr>
          <w:rFonts w:ascii="Times New Roman" w:hAnsi="Times New Roman" w:cs="Times New Roman"/>
        </w:rPr>
        <w:t xml:space="preserve">of water </w:t>
      </w:r>
      <w:r w:rsidRPr="0069437D">
        <w:rPr>
          <w:rFonts w:ascii="Times New Roman" w:hAnsi="Times New Roman" w:cs="Times New Roman"/>
        </w:rPr>
        <w:t xml:space="preserve">the grid cell </w:t>
      </w:r>
      <w:r w:rsidR="003016B2" w:rsidRPr="0069437D">
        <w:rPr>
          <w:rFonts w:ascii="Times New Roman" w:hAnsi="Times New Roman" w:cs="Times New Roman"/>
        </w:rPr>
        <w:t>can accommodate before gravity drainage</w:t>
      </w:r>
      <w:r w:rsidR="00C12410" w:rsidRPr="0069437D">
        <w:rPr>
          <w:rFonts w:ascii="Times New Roman" w:hAnsi="Times New Roman" w:cs="Times New Roman"/>
        </w:rPr>
        <w:t xml:space="preserve"> (equation 3.1-1)</w:t>
      </w:r>
      <w:r w:rsidRPr="0069437D">
        <w:rPr>
          <w:rFonts w:ascii="Times New Roman" w:hAnsi="Times New Roman" w:cs="Times New Roman"/>
        </w:rPr>
        <w:t xml:space="preserve">. </w:t>
      </w:r>
    </w:p>
    <w:p w14:paraId="22C1C50E" w14:textId="3721B2D4" w:rsidR="00C12410" w:rsidRPr="0069437D" w:rsidRDefault="00000000" w:rsidP="00C12410">
      <w:pPr>
        <w:pStyle w:val="Normal1"/>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cap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Pt</m:t>
                </m:r>
              </m:sub>
            </m:sSub>
          </m:e>
        </m:d>
      </m:oMath>
      <w:r w:rsidR="00C12410" w:rsidRPr="0069437D">
        <w:rPr>
          <w:rFonts w:ascii="Times New Roman" w:hAnsi="Times New Roman" w:cs="Times New Roman"/>
        </w:rPr>
        <w:t xml:space="preserve">    [mm]</w:t>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rPr>
        <w:tab/>
      </w:r>
      <w:r w:rsidR="00C12410" w:rsidRPr="0069437D">
        <w:rPr>
          <w:rFonts w:ascii="Times New Roman" w:hAnsi="Times New Roman" w:cs="Times New Roman"/>
          <w:lang w:val="en-US"/>
        </w:rPr>
        <w:t>(3.1-1)</w:t>
      </w:r>
    </w:p>
    <w:p w14:paraId="593D7DC5" w14:textId="7EB15C0F" w:rsidR="003016B2" w:rsidRPr="0069437D" w:rsidRDefault="00B94818" w:rsidP="00B94818">
      <w:pPr>
        <w:pStyle w:val="Normal1"/>
        <w:rPr>
          <w:rFonts w:ascii="Times New Roman" w:hAnsi="Times New Roman" w:cs="Times New Roman"/>
        </w:rPr>
      </w:pPr>
      <w:r w:rsidRPr="0069437D">
        <w:rPr>
          <w:rFonts w:ascii="Times New Roman" w:hAnsi="Times New Roman" w:cs="Times New Roman"/>
        </w:rPr>
        <w:t xml:space="preserve">Field capacity, wilting point, and rooting depth are all input from global datasets based on soil and vegetation type. Alternatively, available water capacity </w:t>
      </w:r>
      <w:r w:rsidRPr="0069437D">
        <w:rPr>
          <w:rFonts w:ascii="Times New Roman" w:hAnsi="Times New Roman" w:cs="Times New Roman"/>
          <w:i/>
        </w:rPr>
        <w:t>Wcap</w:t>
      </w:r>
      <w:r w:rsidRPr="0069437D">
        <w:rPr>
          <w:rFonts w:ascii="Times New Roman" w:hAnsi="Times New Roman" w:cs="Times New Roman"/>
        </w:rPr>
        <w:t xml:space="preserve"> can be input directly into the model instead of calculated.</w:t>
      </w:r>
      <w:r w:rsidR="003016B2" w:rsidRPr="0069437D">
        <w:rPr>
          <w:rFonts w:ascii="Times New Roman" w:hAnsi="Times New Roman" w:cs="Times New Roman"/>
        </w:rPr>
        <w:t xml:space="preserve"> </w:t>
      </w:r>
    </w:p>
    <w:p w14:paraId="12FAD596" w14:textId="77777777" w:rsidR="003016B2" w:rsidRPr="0069437D" w:rsidRDefault="003016B2" w:rsidP="00B94818">
      <w:pPr>
        <w:pStyle w:val="Normal1"/>
        <w:rPr>
          <w:rFonts w:ascii="Times New Roman" w:hAnsi="Times New Roman" w:cs="Times New Roman"/>
        </w:rPr>
      </w:pPr>
    </w:p>
    <w:p w14:paraId="4308BE2B" w14:textId="05BBCDB2" w:rsidR="00B94818" w:rsidRPr="0069437D" w:rsidRDefault="003016B2" w:rsidP="00B94818">
      <w:pPr>
        <w:pStyle w:val="Normal1"/>
        <w:rPr>
          <w:rFonts w:ascii="Times New Roman" w:hAnsi="Times New Roman" w:cs="Times New Roman"/>
        </w:rPr>
      </w:pPr>
      <w:r w:rsidRPr="0069437D">
        <w:rPr>
          <w:rFonts w:ascii="Times New Roman" w:hAnsi="Times New Roman" w:cs="Times New Roman"/>
        </w:rPr>
        <w:t xml:space="preserve">The drying function </w:t>
      </w:r>
      <w:r w:rsidRPr="0069437D">
        <w:rPr>
          <w:rFonts w:ascii="Times New Roman" w:hAnsi="Times New Roman" w:cs="Times New Roman"/>
          <w:i/>
        </w:rPr>
        <w:t>g(W</w:t>
      </w:r>
      <w:r w:rsidRPr="0069437D">
        <w:rPr>
          <w:rFonts w:ascii="Times New Roman" w:hAnsi="Times New Roman" w:cs="Times New Roman"/>
          <w:i/>
          <w:vertAlign w:val="subscript"/>
        </w:rPr>
        <w:t>s</w:t>
      </w:r>
      <w:r w:rsidRPr="0069437D">
        <w:rPr>
          <w:rFonts w:ascii="Times New Roman" w:hAnsi="Times New Roman" w:cs="Times New Roman"/>
          <w:i/>
        </w:rPr>
        <w:t>)</w:t>
      </w:r>
      <w:r w:rsidRPr="0069437D">
        <w:rPr>
          <w:rFonts w:ascii="Times New Roman" w:hAnsi="Times New Roman" w:cs="Times New Roman"/>
        </w:rPr>
        <w:t xml:space="preserve"> </w:t>
      </w:r>
      <w:r w:rsidR="00306C4D" w:rsidRPr="0069437D">
        <w:rPr>
          <w:rFonts w:ascii="Times New Roman" w:hAnsi="Times New Roman" w:cs="Times New Roman"/>
        </w:rPr>
        <w:t xml:space="preserve">estimates AET as a fraction of PET based on </w:t>
      </w:r>
      <w:r w:rsidRPr="0069437D">
        <w:rPr>
          <w:rFonts w:ascii="Times New Roman" w:hAnsi="Times New Roman" w:cs="Times New Roman"/>
        </w:rPr>
        <w:t>the present soil moisture content</w:t>
      </w:r>
      <w:r w:rsidR="00306C4D" w:rsidRPr="0069437D">
        <w:rPr>
          <w:rFonts w:ascii="Times New Roman" w:hAnsi="Times New Roman" w:cs="Times New Roman"/>
        </w:rPr>
        <w:t xml:space="preserve"> (</w:t>
      </w:r>
      <w:r w:rsidR="00306C4D" w:rsidRPr="0069437D">
        <w:rPr>
          <w:rFonts w:ascii="Times New Roman" w:hAnsi="Times New Roman" w:cs="Times New Roman"/>
          <w:i/>
          <w:iCs/>
        </w:rPr>
        <w:t>W</w:t>
      </w:r>
      <w:r w:rsidR="00306C4D" w:rsidRPr="0069437D">
        <w:rPr>
          <w:rFonts w:ascii="Times New Roman" w:hAnsi="Times New Roman" w:cs="Times New Roman"/>
          <w:i/>
          <w:iCs/>
          <w:vertAlign w:val="subscript"/>
        </w:rPr>
        <w:t>s</w:t>
      </w:r>
      <w:r w:rsidR="00306C4D" w:rsidRPr="0069437D">
        <w:rPr>
          <w:rFonts w:ascii="Times New Roman" w:hAnsi="Times New Roman" w:cs="Times New Roman"/>
        </w:rPr>
        <w:t xml:space="preserve"> [mm]) relative to </w:t>
      </w:r>
      <w:r w:rsidR="00306C4D" w:rsidRPr="0069437D">
        <w:rPr>
          <w:rFonts w:ascii="Times New Roman" w:hAnsi="Times New Roman" w:cs="Times New Roman"/>
          <w:i/>
          <w:iCs/>
        </w:rPr>
        <w:t>Wcap</w:t>
      </w:r>
      <w:r w:rsidRPr="0069437D">
        <w:rPr>
          <w:rFonts w:ascii="Times New Roman" w:hAnsi="Times New Roman" w:cs="Times New Roman"/>
        </w:rPr>
        <w:t xml:space="preserve"> </w:t>
      </w:r>
      <w:r w:rsidR="00306C4D" w:rsidRPr="0069437D">
        <w:rPr>
          <w:rFonts w:ascii="Times New Roman" w:hAnsi="Times New Roman" w:cs="Times New Roman"/>
        </w:rPr>
        <w:t xml:space="preserve">through </w:t>
      </w:r>
      <w:r w:rsidRPr="0069437D">
        <w:rPr>
          <w:rFonts w:ascii="Times New Roman" w:hAnsi="Times New Roman" w:cs="Times New Roman"/>
        </w:rPr>
        <w:t xml:space="preserve">an empirical </w:t>
      </w:r>
      <w:commentRangeStart w:id="22"/>
      <w:r w:rsidRPr="0069437D">
        <w:rPr>
          <w:rFonts w:ascii="Times New Roman" w:hAnsi="Times New Roman" w:cs="Times New Roman"/>
        </w:rPr>
        <w:t xml:space="preserve">constant </w:t>
      </w:r>
      <w:r w:rsidRPr="0069437D">
        <w:rPr>
          <w:rFonts w:ascii="Times New Roman" w:hAnsi="Times New Roman" w:cs="Times New Roman"/>
          <w:i/>
          <w:iCs/>
        </w:rPr>
        <w:t>α</w:t>
      </w:r>
      <w:r w:rsidRPr="0069437D">
        <w:rPr>
          <w:rFonts w:ascii="Times New Roman" w:hAnsi="Times New Roman" w:cs="Times New Roman"/>
        </w:rPr>
        <w:t xml:space="preserve"> [-]</w:t>
      </w:r>
      <w:r w:rsidR="00306C4D" w:rsidRPr="0069437D">
        <w:rPr>
          <w:rFonts w:ascii="Times New Roman" w:hAnsi="Times New Roman" w:cs="Times New Roman"/>
        </w:rPr>
        <w:t xml:space="preserve"> and is given by equation 3.1-</w:t>
      </w:r>
      <w:r w:rsidR="00C12410" w:rsidRPr="0069437D">
        <w:rPr>
          <w:rFonts w:ascii="Times New Roman" w:hAnsi="Times New Roman" w:cs="Times New Roman"/>
        </w:rPr>
        <w:t>2</w:t>
      </w:r>
      <w:r w:rsidR="00306C4D" w:rsidRPr="0069437D">
        <w:rPr>
          <w:rFonts w:ascii="Times New Roman" w:hAnsi="Times New Roman" w:cs="Times New Roman"/>
        </w:rPr>
        <w:t xml:space="preserve">.  The </w:t>
      </w:r>
      <w:r w:rsidRPr="0069437D">
        <w:rPr>
          <w:rFonts w:ascii="Times New Roman" w:hAnsi="Times New Roman" w:cs="Times New Roman"/>
        </w:rPr>
        <w:t xml:space="preserve">default value </w:t>
      </w:r>
      <w:r w:rsidR="00306C4D" w:rsidRPr="0069437D">
        <w:rPr>
          <w:rFonts w:ascii="Times New Roman" w:hAnsi="Times New Roman" w:cs="Times New Roman"/>
        </w:rPr>
        <w:t xml:space="preserve">of </w:t>
      </w:r>
      <w:r w:rsidRPr="0069437D">
        <w:rPr>
          <w:rFonts w:ascii="Times New Roman" w:hAnsi="Times New Roman" w:cs="Times New Roman"/>
        </w:rPr>
        <w:t xml:space="preserve">5.0 </w:t>
      </w:r>
      <w:r w:rsidR="00306C4D" w:rsidRPr="0069437D">
        <w:rPr>
          <w:rFonts w:ascii="Times New Roman" w:hAnsi="Times New Roman" w:cs="Times New Roman"/>
        </w:rPr>
        <w:t xml:space="preserve">provides a </w:t>
      </w:r>
      <w:r w:rsidRPr="0069437D">
        <w:rPr>
          <w:rFonts w:ascii="Times New Roman" w:hAnsi="Times New Roman" w:cs="Times New Roman"/>
        </w:rPr>
        <w:t xml:space="preserve">match </w:t>
      </w:r>
      <w:r w:rsidR="00306C4D" w:rsidRPr="0069437D">
        <w:rPr>
          <w:rFonts w:ascii="Times New Roman" w:hAnsi="Times New Roman" w:cs="Times New Roman"/>
        </w:rPr>
        <w:t xml:space="preserve">to </w:t>
      </w:r>
      <w:r w:rsidRPr="0069437D">
        <w:rPr>
          <w:rFonts w:ascii="Times New Roman" w:hAnsi="Times New Roman" w:cs="Times New Roman"/>
        </w:rPr>
        <w:t>the drying curve of Pierce (1958)</w:t>
      </w:r>
      <w:r w:rsidR="00306C4D" w:rsidRPr="0069437D">
        <w:rPr>
          <w:rFonts w:ascii="Times New Roman" w:hAnsi="Times New Roman" w:cs="Times New Roman"/>
        </w:rPr>
        <w:t>; however t</w:t>
      </w:r>
      <w:r w:rsidRPr="0069437D">
        <w:rPr>
          <w:rFonts w:ascii="Times New Roman" w:hAnsi="Times New Roman" w:cs="Times New Roman"/>
        </w:rPr>
        <w:t xml:space="preserve">he coefficient </w:t>
      </w:r>
      <w:r w:rsidRPr="0069437D">
        <w:rPr>
          <w:rFonts w:ascii="Times New Roman" w:hAnsi="Times New Roman" w:cs="Times New Roman"/>
          <w:i/>
          <w:iCs/>
        </w:rPr>
        <w:t>α</w:t>
      </w:r>
      <w:r w:rsidRPr="0069437D">
        <w:rPr>
          <w:rFonts w:ascii="Times New Roman" w:hAnsi="Times New Roman" w:cs="Times New Roman"/>
        </w:rPr>
        <w:t xml:space="preserve"> can be adjusted to calibrate the model based on regional</w:t>
      </w:r>
      <w:r w:rsidR="00306C4D" w:rsidRPr="0069437D">
        <w:rPr>
          <w:rFonts w:ascii="Times New Roman" w:hAnsi="Times New Roman" w:cs="Times New Roman"/>
        </w:rPr>
        <w:t xml:space="preserve">ly unique combinations of soil properties, vegetation, and </w:t>
      </w:r>
      <w:r w:rsidRPr="0069437D">
        <w:rPr>
          <w:rFonts w:ascii="Times New Roman" w:hAnsi="Times New Roman" w:cs="Times New Roman"/>
        </w:rPr>
        <w:t>climate.</w:t>
      </w:r>
      <w:commentRangeEnd w:id="22"/>
      <w:r w:rsidRPr="0069437D">
        <w:rPr>
          <w:rStyle w:val="CommentReference"/>
          <w:rFonts w:ascii="Times New Roman" w:hAnsi="Times New Roman" w:cs="Times New Roman"/>
          <w:sz w:val="22"/>
          <w:szCs w:val="22"/>
        </w:rPr>
        <w:commentReference w:id="22"/>
      </w:r>
    </w:p>
    <w:p w14:paraId="598A6898" w14:textId="284EA826" w:rsidR="00306C4D" w:rsidRPr="0069437D" w:rsidRDefault="00306C4D" w:rsidP="00306C4D">
      <w:pPr>
        <w:pStyle w:val="Normal1"/>
        <w:rPr>
          <w:rFonts w:ascii="Times New Roman" w:hAnsi="Times New Roman" w:cs="Times New Roman"/>
          <w:lang w:val="en-US"/>
        </w:rPr>
      </w:pP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den>
                </m:f>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sup>
            </m:sSup>
          </m:den>
        </m:f>
      </m:oMath>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rPr>
        <w:tab/>
      </w:r>
      <w:r w:rsidRPr="0069437D">
        <w:rPr>
          <w:rFonts w:ascii="Times New Roman" w:hAnsi="Times New Roman" w:cs="Times New Roman"/>
          <w:lang w:val="en-US"/>
        </w:rPr>
        <w:t>(3.1-2)</w:t>
      </w:r>
    </w:p>
    <w:p w14:paraId="47CD5BE6" w14:textId="4FCBDAE1" w:rsidR="00446130" w:rsidRPr="0069437D" w:rsidRDefault="00446130" w:rsidP="00306C4D">
      <w:pPr>
        <w:pStyle w:val="Normal1"/>
        <w:rPr>
          <w:rFonts w:ascii="Times New Roman" w:hAnsi="Times New Roman" w:cs="Times New Roman"/>
        </w:rPr>
      </w:pPr>
      <w:r w:rsidRPr="0069437D">
        <w:rPr>
          <w:rFonts w:ascii="Times New Roman" w:hAnsi="Times New Roman" w:cs="Times New Roman"/>
          <w:lang w:val="en-US"/>
        </w:rPr>
        <w:t xml:space="preserve">A plot of the drying function for three values of </w:t>
      </w:r>
      <w:r w:rsidRPr="0069437D">
        <w:rPr>
          <w:rFonts w:ascii="Times New Roman" w:hAnsi="Times New Roman" w:cs="Times New Roman"/>
          <w:i/>
          <w:iCs/>
        </w:rPr>
        <w:t>α</w:t>
      </w:r>
      <w:r w:rsidRPr="0069437D">
        <w:rPr>
          <w:rFonts w:ascii="Times New Roman" w:hAnsi="Times New Roman" w:cs="Times New Roman"/>
        </w:rPr>
        <w:t xml:space="preserve"> is given in Figure 3.1.</w:t>
      </w:r>
    </w:p>
    <w:p w14:paraId="417457FB" w14:textId="77777777" w:rsidR="00B94818" w:rsidRPr="0069437D" w:rsidRDefault="00B94818" w:rsidP="00B94818">
      <w:pPr>
        <w:pStyle w:val="Normal1"/>
        <w:rPr>
          <w:rFonts w:ascii="Times New Roman" w:hAnsi="Times New Roman" w:cs="Times New Roman"/>
        </w:rPr>
      </w:pPr>
    </w:p>
    <w:p w14:paraId="2760024A" w14:textId="2527D9A8" w:rsidR="00B94818" w:rsidRPr="0069437D" w:rsidRDefault="00B94818" w:rsidP="00B94818">
      <w:pPr>
        <w:pStyle w:val="Normal1"/>
        <w:rPr>
          <w:rFonts w:ascii="Times New Roman" w:hAnsi="Times New Roman" w:cs="Times New Roman"/>
        </w:rPr>
      </w:pPr>
      <w:r w:rsidRPr="0069437D">
        <w:rPr>
          <w:rFonts w:ascii="Times New Roman" w:hAnsi="Times New Roman" w:cs="Times New Roman"/>
        </w:rPr>
        <w:t>AET</w:t>
      </w:r>
      <w:r w:rsidR="00DC3F86" w:rsidRPr="0069437D">
        <w:rPr>
          <w:rFonts w:ascii="Times New Roman" w:hAnsi="Times New Roman" w:cs="Times New Roman"/>
        </w:rPr>
        <w:t xml:space="preserve"> is calculated wherever soil water capacity is defined according to equation 3.1-</w:t>
      </w:r>
      <w:r w:rsidR="00C12410" w:rsidRPr="0069437D">
        <w:rPr>
          <w:rFonts w:ascii="Times New Roman" w:hAnsi="Times New Roman" w:cs="Times New Roman"/>
        </w:rPr>
        <w:t>3</w:t>
      </w:r>
      <w:r w:rsidR="00DC3F86" w:rsidRPr="0069437D">
        <w:rPr>
          <w:rFonts w:ascii="Times New Roman" w:hAnsi="Times New Roman" w:cs="Times New Roman"/>
        </w:rPr>
        <w:t>.</w:t>
      </w:r>
    </w:p>
    <w:p w14:paraId="29449D03" w14:textId="77777777" w:rsidR="00B94818" w:rsidRPr="0069437D" w:rsidRDefault="00B94818" w:rsidP="00B94818">
      <w:pPr>
        <w:pStyle w:val="Normal1"/>
        <w:rPr>
          <w:rFonts w:ascii="Times New Roman" w:hAnsi="Times New Roman" w:cs="Times New Roman"/>
        </w:rPr>
      </w:pPr>
    </w:p>
    <w:p w14:paraId="10432501" w14:textId="2396503D" w:rsidR="00A26D3A" w:rsidRPr="0069437D" w:rsidRDefault="008E7EA9" w:rsidP="00A26D3A">
      <w:pPr>
        <w:widowControl w:val="0"/>
        <w:autoSpaceDE w:val="0"/>
        <w:autoSpaceDN w:val="0"/>
        <w:adjustRightInd w:val="0"/>
        <w:spacing w:after="240" w:line="240" w:lineRule="auto"/>
        <w:rPr>
          <w:rFonts w:ascii="Times New Roman" w:hAnsi="Times New Roman" w:cs="Times New Roman"/>
          <w:lang w:val="en-US"/>
        </w:rPr>
      </w:pPr>
      <m:oMath>
        <m:r>
          <w:rPr>
            <w:rFonts w:ascii="Cambria Math" w:hAnsi="Cambria Math" w:cs="Times New Roman"/>
          </w:rPr>
          <m:t>AET=</m:t>
        </m:r>
        <m:d>
          <m:dPr>
            <m:begChr m:val="{"/>
            <m:endChr m:val=""/>
            <m:ctrlPr>
              <w:rPr>
                <w:rFonts w:ascii="Cambria Math" w:hAnsi="Cambria Math" w:cs="Times New Roman"/>
                <w:i/>
              </w:rPr>
            </m:ctrlPr>
          </m:dPr>
          <m:e>
            <m:eqArr>
              <m:eqArrPr>
                <m:ctrlPr>
                  <w:ins w:id="23" w:author="Shan Zuidema" w:date="2022-02-09T12:32:00Z">
                    <w:rPr>
                      <w:rFonts w:ascii="Cambria Math" w:hAnsi="Cambria Math" w:cs="Times New Roman"/>
                      <w:i/>
                    </w:rPr>
                  </w:ins>
                </m:ctrlPr>
              </m:eqArrPr>
              <m:e>
                <m:r>
                  <w:rPr>
                    <w:rFonts w:ascii="Cambria Math" w:hAnsi="Cambria Math" w:cs="Times New Roman"/>
                  </w:rPr>
                  <m:t xml:space="preserve">0 </m:t>
                </m:r>
                <m:r>
                  <w:ins w:id="24" w:author="Shan Zuidema" w:date="2022-02-09T12:32:00Z">
                    <w:rPr>
                      <w:rFonts w:ascii="Cambria Math" w:hAnsi="Cambria Math" w:cs="Times New Roman"/>
                    </w:rPr>
                    <m:t xml:space="preserve">                                    </m:t>
                  </w:ins>
                </m:r>
                <m:r>
                  <m:rPr>
                    <m:sty m:val="p"/>
                  </m:rPr>
                  <w:rPr>
                    <w:rFonts w:ascii="Cambria Math" w:hAnsi="Cambria Math" w:cs="Times New Roman"/>
                  </w:rPr>
                  <m:t>if</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r>
                  <w:rPr>
                    <w:rFonts w:ascii="Cambria Math" w:hAnsi="Cambria Math" w:cs="Times New Roman"/>
                  </w:rPr>
                  <m:t xml:space="preserve">=0 </m:t>
                </m:r>
              </m:e>
              <m:e>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e>
                </m:d>
                <m:d>
                  <m:dPr>
                    <m:ctrlPr>
                      <w:rPr>
                        <w:rFonts w:ascii="Cambria Math" w:hAnsi="Cambria Math" w:cs="Times New Roman"/>
                        <w:i/>
                      </w:rPr>
                    </m:ctrlPr>
                  </m:dPr>
                  <m:e>
                    <m:r>
                      <w:rPr>
                        <w:rFonts w:ascii="Cambria Math" w:hAnsi="Cambria Math" w:cs="Times New Roman"/>
                      </w:rPr>
                      <m:t>PET-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m:t>
                    </m:r>
                  </m:e>
                </m:d>
                <m:r>
                  <w:rPr>
                    <w:rFonts w:ascii="Cambria Math" w:hAnsi="Cambria Math" w:cs="Times New Roman"/>
                  </w:rPr>
                  <m:t xml:space="preserve"> </m:t>
                </m:r>
                <m:r>
                  <w:ins w:id="25" w:author="Shan Zuidema" w:date="2022-02-09T12:32:00Z">
                    <w:rPr>
                      <w:rFonts w:ascii="Cambria Math" w:hAnsi="Cambria Math" w:cs="Times New Roman"/>
                    </w:rPr>
                    <m:t xml:space="preserve">      </m:t>
                  </w:ins>
                </m:r>
                <m:r>
                  <m:rPr>
                    <m:sty m:val="p"/>
                  </m:rPr>
                  <w:rPr>
                    <w:rFonts w:ascii="Cambria Math" w:hAnsi="Cambria Math" w:cs="Times New Roman"/>
                  </w:rPr>
                  <m:t xml:space="preserve"> if</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+M&lt;PET</m:t>
                </m:r>
                <m:r>
                  <w:rPr>
                    <w:rFonts w:ascii="Cambria Math" w:eastAsia="Cambria Math" w:hAnsi="Cambria Math" w:cs="Times New Roman"/>
                  </w:rPr>
                  <m:t xml:space="preserve">  </m:t>
                </m:r>
                <m:ctrlPr>
                  <w:ins w:id="26" w:author="Shan Zuidema" w:date="2022-02-09T12:32:00Z">
                    <w:rPr>
                      <w:rFonts w:ascii="Cambria Math" w:eastAsia="Cambria Math" w:hAnsi="Cambria Math" w:cs="Times New Roman"/>
                      <w:i/>
                    </w:rPr>
                  </w:ins>
                </m:ctrlPr>
              </m:e>
            </m:eqArr>
          </m:e>
        </m:d>
      </m:oMath>
      <w:r w:rsidR="00B94818" w:rsidRPr="0069437D">
        <w:rPr>
          <w:rFonts w:ascii="Times New Roman" w:hAnsi="Times New Roman" w:cs="Times New Roman"/>
        </w:rPr>
        <w:t xml:space="preserve">       [mm]</w:t>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lang w:val="en-US"/>
        </w:rPr>
        <w:t>(3.1-</w:t>
      </w:r>
      <w:r w:rsidR="00C12410" w:rsidRPr="0069437D">
        <w:rPr>
          <w:rFonts w:ascii="Times New Roman" w:hAnsi="Times New Roman" w:cs="Times New Roman"/>
          <w:lang w:val="en-US"/>
        </w:rPr>
        <w:t>3</w:t>
      </w:r>
      <w:r w:rsidR="00A26D3A" w:rsidRPr="0069437D">
        <w:rPr>
          <w:rFonts w:ascii="Times New Roman" w:hAnsi="Times New Roman" w:cs="Times New Roman"/>
          <w:lang w:val="en-US"/>
        </w:rPr>
        <w:t>)</w:t>
      </w:r>
    </w:p>
    <w:p w14:paraId="4848448C" w14:textId="7AEF6283" w:rsidR="00B94818" w:rsidRPr="0069437D" w:rsidRDefault="00B94818" w:rsidP="00B94818">
      <w:pPr>
        <w:pStyle w:val="Normal1"/>
        <w:rPr>
          <w:rFonts w:ascii="Times New Roman" w:hAnsi="Times New Roman" w:cs="Times New Roman"/>
        </w:rPr>
      </w:pPr>
    </w:p>
    <w:p w14:paraId="177A7B24" w14:textId="77777777" w:rsidR="00B94818" w:rsidRPr="0069437D" w:rsidRDefault="00B94818" w:rsidP="00B94818">
      <w:pPr>
        <w:pStyle w:val="Normal1"/>
        <w:rPr>
          <w:rFonts w:ascii="Times New Roman" w:hAnsi="Times New Roman" w:cs="Times New Roman"/>
        </w:rPr>
      </w:pPr>
    </w:p>
    <w:p w14:paraId="50D2C41B" w14:textId="21D85F37" w:rsidR="00B94818" w:rsidRPr="0069437D" w:rsidRDefault="00B94818" w:rsidP="00B94818">
      <w:pPr>
        <w:pStyle w:val="Normal1"/>
        <w:rPr>
          <w:rFonts w:ascii="Times New Roman" w:hAnsi="Times New Roman" w:cs="Times New Roman"/>
        </w:rPr>
      </w:pPr>
      <w:r w:rsidRPr="0069437D">
        <w:rPr>
          <w:rFonts w:ascii="Times New Roman" w:hAnsi="Times New Roman" w:cs="Times New Roman"/>
        </w:rPr>
        <w:t>where</w:t>
      </w:r>
      <w:r w:rsidR="00C12410" w:rsidRPr="0069437D">
        <w:rPr>
          <w:rFonts w:ascii="Times New Roman" w:hAnsi="Times New Roman" w:cs="Times New Roman"/>
        </w:rPr>
        <w:t xml:space="preserve"> </w:t>
      </w:r>
      <w:r w:rsidR="00C12410" w:rsidRPr="0069437D">
        <w:rPr>
          <w:rFonts w:ascii="Times New Roman" w:hAnsi="Times New Roman" w:cs="Times New Roman"/>
          <w:i/>
          <w:iCs/>
        </w:rPr>
        <w:t>P</w:t>
      </w:r>
      <w:r w:rsidR="00087F56">
        <w:rPr>
          <w:rFonts w:ascii="Times New Roman" w:hAnsi="Times New Roman" w:cs="Times New Roman"/>
          <w:i/>
          <w:iCs/>
          <w:vertAlign w:val="subscript"/>
        </w:rPr>
        <w:t>t</w:t>
      </w:r>
      <w:r w:rsidR="00C12410" w:rsidRPr="0069437D">
        <w:rPr>
          <w:rFonts w:ascii="Times New Roman" w:hAnsi="Times New Roman" w:cs="Times New Roman"/>
        </w:rPr>
        <w:t xml:space="preserve"> is </w:t>
      </w:r>
      <w:r w:rsidR="00087F56">
        <w:rPr>
          <w:rFonts w:ascii="Times New Roman" w:hAnsi="Times New Roman" w:cs="Times New Roman"/>
        </w:rPr>
        <w:t xml:space="preserve">throughfall and </w:t>
      </w:r>
      <w:r w:rsidR="00087F56" w:rsidRPr="00087F56">
        <w:rPr>
          <w:rFonts w:ascii="Times New Roman" w:hAnsi="Times New Roman" w:cs="Times New Roman"/>
          <w:i/>
          <w:iCs/>
        </w:rPr>
        <w:t>M</w:t>
      </w:r>
      <w:r w:rsidR="00087F56">
        <w:rPr>
          <w:rFonts w:ascii="Times New Roman" w:hAnsi="Times New Roman" w:cs="Times New Roman"/>
        </w:rPr>
        <w:t xml:space="preserve"> is snowmelt </w:t>
      </w:r>
      <w:r w:rsidR="0000661A">
        <w:rPr>
          <w:rFonts w:ascii="Times New Roman" w:hAnsi="Times New Roman" w:cs="Times New Roman"/>
        </w:rPr>
        <w:t xml:space="preserve">discussed in Sections </w:t>
      </w:r>
      <w:r w:rsidR="0000661A">
        <w:rPr>
          <w:rFonts w:ascii="Times New Roman" w:hAnsi="Times New Roman" w:cs="Times New Roman"/>
        </w:rPr>
        <w:fldChar w:fldCharType="begin"/>
      </w:r>
      <w:r w:rsidR="0000661A">
        <w:rPr>
          <w:rFonts w:ascii="Times New Roman" w:hAnsi="Times New Roman" w:cs="Times New Roman"/>
        </w:rPr>
        <w:instrText xml:space="preserve"> REF _Ref95210417 \r \h </w:instrText>
      </w:r>
      <w:r w:rsidR="0000661A">
        <w:rPr>
          <w:rFonts w:ascii="Times New Roman" w:hAnsi="Times New Roman" w:cs="Times New Roman"/>
        </w:rPr>
      </w:r>
      <w:r w:rsidR="0000661A">
        <w:rPr>
          <w:rFonts w:ascii="Times New Roman" w:hAnsi="Times New Roman" w:cs="Times New Roman"/>
        </w:rPr>
        <w:fldChar w:fldCharType="separate"/>
      </w:r>
      <w:r w:rsidR="0068284B">
        <w:rPr>
          <w:rFonts w:ascii="Times New Roman" w:hAnsi="Times New Roman" w:cs="Times New Roman"/>
        </w:rPr>
        <w:t>5</w:t>
      </w:r>
      <w:r w:rsidR="0000661A">
        <w:rPr>
          <w:rFonts w:ascii="Times New Roman" w:hAnsi="Times New Roman" w:cs="Times New Roman"/>
        </w:rPr>
        <w:fldChar w:fldCharType="end"/>
      </w:r>
      <w:r w:rsidR="0000661A">
        <w:rPr>
          <w:rFonts w:ascii="Times New Roman" w:hAnsi="Times New Roman" w:cs="Times New Roman"/>
        </w:rPr>
        <w:t xml:space="preserve"> and </w:t>
      </w:r>
      <w:r w:rsidR="0000661A">
        <w:rPr>
          <w:rFonts w:ascii="Times New Roman" w:hAnsi="Times New Roman" w:cs="Times New Roman"/>
        </w:rPr>
        <w:fldChar w:fldCharType="begin"/>
      </w:r>
      <w:r w:rsidR="0000661A">
        <w:rPr>
          <w:rFonts w:ascii="Times New Roman" w:hAnsi="Times New Roman" w:cs="Times New Roman"/>
        </w:rPr>
        <w:instrText xml:space="preserve"> REF _Ref95217900 \r \h </w:instrText>
      </w:r>
      <w:r w:rsidR="0000661A">
        <w:rPr>
          <w:rFonts w:ascii="Times New Roman" w:hAnsi="Times New Roman" w:cs="Times New Roman"/>
        </w:rPr>
      </w:r>
      <w:r w:rsidR="0000661A">
        <w:rPr>
          <w:rFonts w:ascii="Times New Roman" w:hAnsi="Times New Roman" w:cs="Times New Roman"/>
        </w:rPr>
        <w:fldChar w:fldCharType="separate"/>
      </w:r>
      <w:r w:rsidR="0068284B">
        <w:rPr>
          <w:rFonts w:ascii="Times New Roman" w:hAnsi="Times New Roman" w:cs="Times New Roman"/>
        </w:rPr>
        <w:t>4</w:t>
      </w:r>
      <w:r w:rsidR="0000661A">
        <w:rPr>
          <w:rFonts w:ascii="Times New Roman" w:hAnsi="Times New Roman" w:cs="Times New Roman"/>
        </w:rPr>
        <w:fldChar w:fldCharType="end"/>
      </w:r>
      <w:r w:rsidR="0000661A">
        <w:rPr>
          <w:rFonts w:ascii="Times New Roman" w:hAnsi="Times New Roman" w:cs="Times New Roman"/>
        </w:rPr>
        <w:t>, respectively</w:t>
      </w:r>
      <w:r w:rsidR="00C12410" w:rsidRPr="0069437D">
        <w:rPr>
          <w:rFonts w:ascii="Times New Roman" w:hAnsi="Times New Roman" w:cs="Times New Roman"/>
        </w:rPr>
        <w:t xml:space="preserve">.  Equation 3.1-3 assumes any available latent energy first </w:t>
      </w:r>
      <w:r w:rsidR="00446130" w:rsidRPr="0069437D">
        <w:rPr>
          <w:rFonts w:ascii="Times New Roman" w:hAnsi="Times New Roman" w:cs="Times New Roman"/>
        </w:rPr>
        <w:t xml:space="preserve">evaporates </w:t>
      </w:r>
      <w:r w:rsidR="00C12410" w:rsidRPr="0069437D">
        <w:rPr>
          <w:rFonts w:ascii="Times New Roman" w:hAnsi="Times New Roman" w:cs="Times New Roman"/>
        </w:rPr>
        <w:t>incident precipitation prior to being</w:t>
      </w:r>
      <w:r w:rsidR="00446130" w:rsidRPr="0069437D">
        <w:rPr>
          <w:rFonts w:ascii="Times New Roman" w:hAnsi="Times New Roman" w:cs="Times New Roman"/>
        </w:rPr>
        <w:t xml:space="preserve"> withdrawn from soils.</w:t>
      </w:r>
      <w:r w:rsidR="00C12410" w:rsidRPr="0069437D">
        <w:rPr>
          <w:rFonts w:ascii="Times New Roman" w:hAnsi="Times New Roman" w:cs="Times New Roman"/>
        </w:rPr>
        <w:t xml:space="preserve"> </w:t>
      </w:r>
    </w:p>
    <w:p w14:paraId="40BA2A35" w14:textId="77777777" w:rsidR="00B94818" w:rsidRPr="0069437D" w:rsidRDefault="00B94818" w:rsidP="00B94818">
      <w:pPr>
        <w:pStyle w:val="Normal1"/>
        <w:rPr>
          <w:rFonts w:ascii="Times New Roman" w:hAnsi="Times New Roman" w:cs="Times New Roman"/>
        </w:rPr>
      </w:pPr>
    </w:p>
    <w:p w14:paraId="2085A80C" w14:textId="77777777" w:rsidR="00B94818" w:rsidRPr="0069437D" w:rsidRDefault="00C5508C" w:rsidP="00B94818">
      <w:pPr>
        <w:pStyle w:val="Normal1"/>
        <w:rPr>
          <w:rFonts w:ascii="Times New Roman" w:hAnsi="Times New Roman" w:cs="Times New Roman"/>
        </w:rPr>
      </w:pPr>
      <w:commentRangeStart w:id="27"/>
      <w:commentRangeEnd w:id="27"/>
      <w:r w:rsidRPr="0069437D">
        <w:rPr>
          <w:rStyle w:val="CommentReference"/>
          <w:rFonts w:ascii="Times New Roman" w:hAnsi="Times New Roman" w:cs="Times New Roman"/>
          <w:sz w:val="22"/>
          <w:szCs w:val="22"/>
        </w:rPr>
        <w:commentReference w:id="27"/>
      </w:r>
    </w:p>
    <w:p w14:paraId="292EF5C5" w14:textId="77777777" w:rsidR="00B94818" w:rsidRPr="0069437D" w:rsidRDefault="00B94818" w:rsidP="00B94818">
      <w:pPr>
        <w:pStyle w:val="Normal1"/>
        <w:rPr>
          <w:rFonts w:ascii="Times New Roman" w:hAnsi="Times New Roman" w:cs="Times New Roman"/>
        </w:rPr>
      </w:pPr>
    </w:p>
    <w:p w14:paraId="09975E03" w14:textId="26F477EF" w:rsidR="00B94818" w:rsidRPr="0069437D" w:rsidRDefault="00000000" w:rsidP="00B94818">
      <w:pPr>
        <w:pStyle w:val="Normal1"/>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oMath>
      <w:r w:rsidR="00B94818" w:rsidRPr="0069437D">
        <w:rPr>
          <w:rFonts w:ascii="Times New Roman" w:hAnsi="Times New Roman" w:cs="Times New Roman"/>
        </w:rPr>
        <w:t xml:space="preserve">    [mm]</w:t>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lang w:val="en-US"/>
        </w:rPr>
        <w:t>(3.1-4)</w:t>
      </w:r>
    </w:p>
    <w:p w14:paraId="71CCB0A5" w14:textId="77777777" w:rsidR="00B94818" w:rsidRPr="0069437D" w:rsidRDefault="00B94818" w:rsidP="00B94818">
      <w:pPr>
        <w:pStyle w:val="Normal1"/>
        <w:rPr>
          <w:rFonts w:ascii="Times New Roman" w:hAnsi="Times New Roman" w:cs="Times New Roman"/>
          <w:bCs/>
        </w:rPr>
      </w:pPr>
    </w:p>
    <w:p w14:paraId="4D620D89" w14:textId="77777777" w:rsidR="00B94818" w:rsidRPr="000E555F" w:rsidRDefault="00B94818">
      <w:pPr>
        <w:pStyle w:val="Normal1"/>
        <w:rPr>
          <w:rFonts w:ascii="Times New Roman" w:hAnsi="Times New Roman" w:cs="Times New Roman"/>
          <w:b/>
          <w:sz w:val="32"/>
          <w:szCs w:val="32"/>
        </w:rPr>
      </w:pPr>
    </w:p>
    <w:p w14:paraId="0B2A7127" w14:textId="77777777" w:rsidR="00493C88" w:rsidRDefault="00493C88">
      <w:pPr>
        <w:rPr>
          <w:b/>
          <w:sz w:val="28"/>
          <w:szCs w:val="28"/>
        </w:rPr>
      </w:pPr>
      <w:r>
        <w:rPr>
          <w:noProof/>
        </w:rPr>
        <w:lastRenderedPageBreak/>
        <w:drawing>
          <wp:inline distT="0" distB="0" distL="0" distR="0" wp14:anchorId="2DDD2732" wp14:editId="452D0788">
            <wp:extent cx="5165726" cy="3149600"/>
            <wp:effectExtent l="0" t="0" r="15875" b="12700"/>
            <wp:docPr id="1" name="Chart 1">
              <a:extLst xmlns:a="http://schemas.openxmlformats.org/drawingml/2006/main">
                <a:ext uri="{FF2B5EF4-FFF2-40B4-BE49-F238E27FC236}">
                  <a16:creationId xmlns:a16="http://schemas.microsoft.com/office/drawing/2014/main" id="{2112F984-888E-4DD6-A4D2-A9C3D2EA4B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Del="00446130">
        <w:rPr>
          <w:b/>
          <w:sz w:val="28"/>
          <w:szCs w:val="28"/>
        </w:rPr>
        <w:t xml:space="preserve"> </w:t>
      </w:r>
    </w:p>
    <w:p w14:paraId="41D4BDEB" w14:textId="5C82C3EC" w:rsidR="00B94818" w:rsidRDefault="00493C88">
      <w:pPr>
        <w:rPr>
          <w:rFonts w:ascii="Times New Roman" w:hAnsi="Times New Roman" w:cs="Times New Roman"/>
          <w:bCs/>
        </w:rPr>
      </w:pPr>
      <w:r w:rsidRPr="0069437D">
        <w:rPr>
          <w:rFonts w:ascii="Times New Roman" w:hAnsi="Times New Roman" w:cs="Times New Roman"/>
          <w:bCs/>
        </w:rPr>
        <w:t xml:space="preserve">Figure 3.1: Example soil moisture drying function g(Ws) relating actual evapotranspiration to potential evapotranspiration for a soil with 450 mm available water capacity and three values of the empirical soil drying parameter </w:t>
      </w:r>
      <w:r w:rsidRPr="0069437D">
        <w:rPr>
          <w:rFonts w:ascii="Times New Roman" w:hAnsi="Times New Roman" w:cs="Times New Roman"/>
          <w:i/>
          <w:iCs/>
        </w:rPr>
        <w:t>α</w:t>
      </w:r>
      <w:r w:rsidRPr="0069437D">
        <w:rPr>
          <w:rFonts w:ascii="Times New Roman" w:hAnsi="Times New Roman" w:cs="Times New Roman"/>
          <w:bCs/>
        </w:rPr>
        <w:t>.</w:t>
      </w:r>
    </w:p>
    <w:p w14:paraId="1FA3244E" w14:textId="77777777" w:rsidR="005B4AC0" w:rsidRPr="0069437D" w:rsidRDefault="005B4AC0">
      <w:pPr>
        <w:rPr>
          <w:rFonts w:ascii="Times New Roman" w:hAnsi="Times New Roman" w:cs="Times New Roman"/>
          <w:bCs/>
        </w:rPr>
      </w:pPr>
    </w:p>
    <w:p w14:paraId="41DCF52C" w14:textId="648F86F1" w:rsidR="00016635" w:rsidRPr="000E555F" w:rsidRDefault="000E555F">
      <w:pPr>
        <w:pStyle w:val="Normal1"/>
        <w:rPr>
          <w:rFonts w:ascii="Times New Roman" w:hAnsi="Times New Roman" w:cs="Times New Roman"/>
          <w:b/>
          <w:sz w:val="32"/>
          <w:szCs w:val="32"/>
        </w:rPr>
      </w:pPr>
      <w:r w:rsidRPr="000E555F">
        <w:rPr>
          <w:rFonts w:ascii="Times New Roman" w:hAnsi="Times New Roman" w:cs="Times New Roman"/>
          <w:b/>
          <w:sz w:val="32"/>
          <w:szCs w:val="32"/>
        </w:rPr>
        <w:t xml:space="preserve">3.2 </w:t>
      </w:r>
      <w:r w:rsidR="00016635" w:rsidRPr="000E555F">
        <w:rPr>
          <w:rFonts w:ascii="Times New Roman" w:hAnsi="Times New Roman" w:cs="Times New Roman"/>
          <w:b/>
          <w:sz w:val="32"/>
          <w:szCs w:val="32"/>
        </w:rPr>
        <w:t xml:space="preserve">Open water </w:t>
      </w:r>
      <w:r w:rsidR="001F69E2" w:rsidRPr="000E555F">
        <w:rPr>
          <w:rFonts w:ascii="Times New Roman" w:hAnsi="Times New Roman" w:cs="Times New Roman"/>
          <w:b/>
          <w:sz w:val="32"/>
          <w:szCs w:val="32"/>
        </w:rPr>
        <w:t>evapo</w:t>
      </w:r>
      <w:r w:rsidR="00011ED8">
        <w:rPr>
          <w:rFonts w:ascii="Times New Roman" w:hAnsi="Times New Roman" w:cs="Times New Roman"/>
          <w:b/>
          <w:sz w:val="32"/>
          <w:szCs w:val="32"/>
        </w:rPr>
        <w:t>r</w:t>
      </w:r>
      <w:r w:rsidR="001F69E2" w:rsidRPr="000E555F">
        <w:rPr>
          <w:rFonts w:ascii="Times New Roman" w:hAnsi="Times New Roman" w:cs="Times New Roman"/>
          <w:b/>
          <w:sz w:val="32"/>
          <w:szCs w:val="32"/>
        </w:rPr>
        <w:t>ation</w:t>
      </w:r>
    </w:p>
    <w:p w14:paraId="6E31A846" w14:textId="210E8227" w:rsidR="00262D4F" w:rsidDel="00D13C85" w:rsidRDefault="00016635" w:rsidP="00D13C85">
      <w:pPr>
        <w:rPr>
          <w:del w:id="28" w:author="Shan Zuidema" w:date="2022-02-17T16:48:00Z"/>
          <w:rFonts w:ascii="Times New Roman" w:hAnsi="Times New Roman" w:cs="Times New Roman"/>
          <w:sz w:val="24"/>
          <w:szCs w:val="24"/>
        </w:rPr>
      </w:pPr>
      <w:r w:rsidRPr="000E555F">
        <w:rPr>
          <w:rFonts w:ascii="Times New Roman" w:hAnsi="Times New Roman" w:cs="Times New Roman"/>
          <w:sz w:val="24"/>
          <w:szCs w:val="24"/>
        </w:rPr>
        <w:t>Open-water evaporation</w:t>
      </w:r>
      <w:r w:rsidR="00EF388D">
        <w:rPr>
          <w:rFonts w:ascii="Times New Roman" w:hAnsi="Times New Roman" w:cs="Times New Roman"/>
          <w:sz w:val="24"/>
          <w:szCs w:val="24"/>
        </w:rPr>
        <w:t xml:space="preserve"> rate</w:t>
      </w:r>
      <w:r w:rsidRPr="000E555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OW</m:t>
            </m:r>
          </m:sub>
        </m:sSub>
      </m:oMath>
      <w:r w:rsidRPr="000E555F">
        <w:rPr>
          <w:rFonts w:ascii="Times New Roman" w:hAnsi="Times New Roman" w:cs="Times New Roman"/>
          <w:sz w:val="24"/>
          <w:szCs w:val="24"/>
        </w:rPr>
        <w:t xml:space="preserve"> [mm d</w:t>
      </w:r>
      <w:r w:rsidRPr="000E555F">
        <w:rPr>
          <w:rFonts w:ascii="Times New Roman" w:hAnsi="Times New Roman" w:cs="Times New Roman"/>
          <w:sz w:val="24"/>
          <w:szCs w:val="24"/>
          <w:vertAlign w:val="superscript"/>
        </w:rPr>
        <w:t>-1</w:t>
      </w:r>
      <w:r w:rsidRPr="000E555F">
        <w:rPr>
          <w:rFonts w:ascii="Times New Roman" w:hAnsi="Times New Roman" w:cs="Times New Roman"/>
          <w:sz w:val="24"/>
          <w:szCs w:val="24"/>
        </w:rPr>
        <w:t>]) can either be input to WBM</w:t>
      </w:r>
      <w:r w:rsidR="00493C88">
        <w:rPr>
          <w:rFonts w:ascii="Times New Roman" w:hAnsi="Times New Roman" w:cs="Times New Roman"/>
          <w:sz w:val="24"/>
          <w:szCs w:val="24"/>
        </w:rPr>
        <w:t xml:space="preserve"> as a separate data input, which is widely available in global reanalysis meteorological data such as MERRA-2 </w:t>
      </w:r>
      <w:r w:rsidR="00780753">
        <w:rPr>
          <w:rFonts w:ascii="Times New Roman" w:hAnsi="Times New Roman" w:cs="Times New Roman"/>
          <w:sz w:val="24"/>
          <w:szCs w:val="24"/>
        </w:rPr>
        <w:t>(Gelaro et al. 2017), or can be scaled relative to calculated PET.</w:t>
      </w:r>
      <w:r w:rsidR="0045693E">
        <w:rPr>
          <w:rFonts w:ascii="Times New Roman" w:hAnsi="Times New Roman" w:cs="Times New Roman"/>
          <w:sz w:val="24"/>
          <w:szCs w:val="24"/>
        </w:rPr>
        <w:t xml:space="preserve">  The </w:t>
      </w:r>
      <w:r w:rsidR="00D13C85">
        <w:rPr>
          <w:rFonts w:ascii="Times New Roman" w:hAnsi="Times New Roman" w:cs="Times New Roman"/>
          <w:sz w:val="24"/>
          <w:szCs w:val="24"/>
        </w:rPr>
        <w:t xml:space="preserve">WBM </w:t>
      </w:r>
      <w:r w:rsidR="0045693E">
        <w:rPr>
          <w:rFonts w:ascii="Times New Roman" w:hAnsi="Times New Roman" w:cs="Times New Roman"/>
          <w:sz w:val="24"/>
          <w:szCs w:val="24"/>
        </w:rPr>
        <w:t>default for is to</w:t>
      </w:r>
      <w:r w:rsidR="00D13C85">
        <w:rPr>
          <w:rFonts w:ascii="Times New Roman" w:hAnsi="Times New Roman" w:cs="Times New Roman"/>
          <w:sz w:val="24"/>
          <w:szCs w:val="24"/>
        </w:rPr>
        <w:t xml:space="preserve"> simulate open water evaporation as 100% of PET.  Open water ET applies to water stored on wet canopy surfaces (see interception Section </w:t>
      </w:r>
      <w:r w:rsidR="00D13C85">
        <w:rPr>
          <w:rFonts w:ascii="Times New Roman" w:hAnsi="Times New Roman" w:cs="Times New Roman"/>
          <w:sz w:val="24"/>
          <w:szCs w:val="24"/>
        </w:rPr>
        <w:fldChar w:fldCharType="begin"/>
      </w:r>
      <w:r w:rsidR="00D13C85">
        <w:rPr>
          <w:rFonts w:ascii="Times New Roman" w:hAnsi="Times New Roman" w:cs="Times New Roman"/>
          <w:sz w:val="24"/>
          <w:szCs w:val="24"/>
        </w:rPr>
        <w:instrText xml:space="preserve"> REF _Ref95210417 \r \h </w:instrText>
      </w:r>
      <w:r w:rsidR="00D13C85">
        <w:rPr>
          <w:rFonts w:ascii="Times New Roman" w:hAnsi="Times New Roman" w:cs="Times New Roman"/>
          <w:sz w:val="24"/>
          <w:szCs w:val="24"/>
        </w:rPr>
      </w:r>
      <w:r w:rsidR="00D13C85">
        <w:rPr>
          <w:rFonts w:ascii="Times New Roman" w:hAnsi="Times New Roman" w:cs="Times New Roman"/>
          <w:sz w:val="24"/>
          <w:szCs w:val="24"/>
        </w:rPr>
        <w:fldChar w:fldCharType="separate"/>
      </w:r>
      <w:r w:rsidR="0068284B">
        <w:rPr>
          <w:rFonts w:ascii="Times New Roman" w:hAnsi="Times New Roman" w:cs="Times New Roman"/>
          <w:sz w:val="24"/>
          <w:szCs w:val="24"/>
        </w:rPr>
        <w:t>5</w:t>
      </w:r>
      <w:r w:rsidR="00D13C85">
        <w:rPr>
          <w:rFonts w:ascii="Times New Roman" w:hAnsi="Times New Roman" w:cs="Times New Roman"/>
          <w:sz w:val="24"/>
          <w:szCs w:val="24"/>
        </w:rPr>
        <w:fldChar w:fldCharType="end"/>
      </w:r>
      <w:r w:rsidR="00D13C85">
        <w:rPr>
          <w:rFonts w:ascii="Times New Roman" w:hAnsi="Times New Roman" w:cs="Times New Roman"/>
          <w:sz w:val="24"/>
          <w:szCs w:val="24"/>
        </w:rPr>
        <w:t xml:space="preserve">), the free water surface of rivers calculated by hydraulic geometry relations (Section </w:t>
      </w:r>
      <w:r w:rsidR="00D13C85">
        <w:rPr>
          <w:rFonts w:ascii="Times New Roman" w:hAnsi="Times New Roman" w:cs="Times New Roman"/>
          <w:sz w:val="24"/>
          <w:szCs w:val="24"/>
        </w:rPr>
        <w:fldChar w:fldCharType="begin"/>
      </w:r>
      <w:r w:rsidR="00D13C85">
        <w:rPr>
          <w:rFonts w:ascii="Times New Roman" w:hAnsi="Times New Roman" w:cs="Times New Roman"/>
          <w:sz w:val="24"/>
          <w:szCs w:val="24"/>
        </w:rPr>
        <w:instrText xml:space="preserve"> REF _Ref96008653 \r \h </w:instrText>
      </w:r>
      <w:r w:rsidR="00D13C85">
        <w:rPr>
          <w:rFonts w:ascii="Times New Roman" w:hAnsi="Times New Roman" w:cs="Times New Roman"/>
          <w:sz w:val="24"/>
          <w:szCs w:val="24"/>
        </w:rPr>
      </w:r>
      <w:r w:rsidR="00D13C85">
        <w:rPr>
          <w:rFonts w:ascii="Times New Roman" w:hAnsi="Times New Roman" w:cs="Times New Roman"/>
          <w:sz w:val="24"/>
          <w:szCs w:val="24"/>
        </w:rPr>
        <w:fldChar w:fldCharType="separate"/>
      </w:r>
      <w:r w:rsidR="0068284B">
        <w:rPr>
          <w:rFonts w:ascii="Times New Roman" w:hAnsi="Times New Roman" w:cs="Times New Roman"/>
          <w:sz w:val="24"/>
          <w:szCs w:val="24"/>
        </w:rPr>
        <w:t>8.1</w:t>
      </w:r>
      <w:r w:rsidR="00D13C85">
        <w:rPr>
          <w:rFonts w:ascii="Times New Roman" w:hAnsi="Times New Roman" w:cs="Times New Roman"/>
          <w:sz w:val="24"/>
          <w:szCs w:val="24"/>
        </w:rPr>
        <w:fldChar w:fldCharType="end"/>
      </w:r>
      <w:r w:rsidR="00D13C85">
        <w:rPr>
          <w:rFonts w:ascii="Times New Roman" w:hAnsi="Times New Roman" w:cs="Times New Roman"/>
          <w:sz w:val="24"/>
          <w:szCs w:val="24"/>
        </w:rPr>
        <w:t xml:space="preserve">), the surfaces of reservoirs defined for any dams input to WBM (Section </w:t>
      </w:r>
      <w:r w:rsidR="00D13C85">
        <w:rPr>
          <w:rFonts w:ascii="Times New Roman" w:hAnsi="Times New Roman" w:cs="Times New Roman"/>
          <w:sz w:val="24"/>
          <w:szCs w:val="24"/>
        </w:rPr>
        <w:fldChar w:fldCharType="begin"/>
      </w:r>
      <w:r w:rsidR="00D13C85">
        <w:rPr>
          <w:rFonts w:ascii="Times New Roman" w:hAnsi="Times New Roman" w:cs="Times New Roman"/>
          <w:sz w:val="24"/>
          <w:szCs w:val="24"/>
        </w:rPr>
        <w:instrText xml:space="preserve"> REF _Ref95228599 \r \h </w:instrText>
      </w:r>
      <w:r w:rsidR="00D13C85">
        <w:rPr>
          <w:rFonts w:ascii="Times New Roman" w:hAnsi="Times New Roman" w:cs="Times New Roman"/>
          <w:sz w:val="24"/>
          <w:szCs w:val="24"/>
        </w:rPr>
      </w:r>
      <w:r w:rsidR="00D13C85">
        <w:rPr>
          <w:rFonts w:ascii="Times New Roman" w:hAnsi="Times New Roman" w:cs="Times New Roman"/>
          <w:sz w:val="24"/>
          <w:szCs w:val="24"/>
        </w:rPr>
        <w:fldChar w:fldCharType="separate"/>
      </w:r>
      <w:r w:rsidR="0068284B">
        <w:rPr>
          <w:rFonts w:ascii="Times New Roman" w:hAnsi="Times New Roman" w:cs="Times New Roman"/>
          <w:sz w:val="24"/>
          <w:szCs w:val="24"/>
        </w:rPr>
        <w:t>11.1</w:t>
      </w:r>
      <w:r w:rsidR="00D13C85">
        <w:rPr>
          <w:rFonts w:ascii="Times New Roman" w:hAnsi="Times New Roman" w:cs="Times New Roman"/>
          <w:sz w:val="24"/>
          <w:szCs w:val="24"/>
        </w:rPr>
        <w:fldChar w:fldCharType="end"/>
      </w:r>
      <w:r w:rsidR="00D13C85">
        <w:rPr>
          <w:rFonts w:ascii="Times New Roman" w:hAnsi="Times New Roman" w:cs="Times New Roman"/>
          <w:sz w:val="24"/>
          <w:szCs w:val="24"/>
        </w:rPr>
        <w:t>), and any additional open water surface input as a continuous landcover, limited to ensure that the sum of the above surface and any open-water surface input does not exceed 97.5% of pixel surface area.</w:t>
      </w:r>
      <w:r w:rsidR="00780753">
        <w:rPr>
          <w:rFonts w:ascii="Times New Roman" w:hAnsi="Times New Roman" w:cs="Times New Roman"/>
          <w:sz w:val="24"/>
          <w:szCs w:val="24"/>
        </w:rPr>
        <w:t xml:space="preserve"> </w:t>
      </w:r>
      <w:commentRangeStart w:id="29"/>
      <w:commentRangeEnd w:id="29"/>
      <w:r w:rsidR="00780753">
        <w:rPr>
          <w:rStyle w:val="CommentReference"/>
        </w:rPr>
        <w:commentReference w:id="29"/>
      </w:r>
    </w:p>
    <w:p w14:paraId="716F7C7A" w14:textId="69B5CD78" w:rsidR="00A636A2" w:rsidRDefault="00016635" w:rsidP="00D13C85">
      <w:pPr>
        <w:rPr>
          <w:rFonts w:ascii="Times New Roman" w:hAnsi="Times New Roman" w:cs="Times New Roman"/>
          <w:sz w:val="24"/>
          <w:szCs w:val="24"/>
        </w:rPr>
      </w:pPr>
      <w:commentRangeStart w:id="30"/>
      <w:del w:id="31" w:author="Shan Zuidema" w:date="2022-02-17T16:48:00Z">
        <w:r w:rsidRPr="000E555F" w:rsidDel="00D13C85">
          <w:rPr>
            <w:rFonts w:ascii="Times New Roman" w:hAnsi="Times New Roman" w:cs="Times New Roman"/>
            <w:sz w:val="24"/>
            <w:szCs w:val="24"/>
          </w:rPr>
          <w:delText>Open</w:delText>
        </w:r>
        <w:r w:rsidR="005F6BF0" w:rsidDel="00D13C85">
          <w:rPr>
            <w:rFonts w:ascii="Times New Roman" w:hAnsi="Times New Roman" w:cs="Times New Roman"/>
            <w:sz w:val="24"/>
            <w:szCs w:val="24"/>
          </w:rPr>
          <w:delText>-</w:delText>
        </w:r>
        <w:r w:rsidRPr="000E555F" w:rsidDel="00D13C85">
          <w:rPr>
            <w:rFonts w:ascii="Times New Roman" w:hAnsi="Times New Roman" w:cs="Times New Roman"/>
            <w:sz w:val="24"/>
            <w:szCs w:val="24"/>
          </w:rPr>
          <w:delText xml:space="preserve">water evaporation </w:delText>
        </w:r>
        <w:r w:rsidR="00B32727" w:rsidDel="00D13C85">
          <w:rPr>
            <w:rFonts w:ascii="Times New Roman" w:hAnsi="Times New Roman" w:cs="Times New Roman"/>
            <w:sz w:val="24"/>
            <w:szCs w:val="24"/>
          </w:rPr>
          <w:delText>applies</w:delText>
        </w:r>
        <w:r w:rsidRPr="000E555F" w:rsidDel="00D13C85">
          <w:rPr>
            <w:rFonts w:ascii="Times New Roman" w:hAnsi="Times New Roman" w:cs="Times New Roman"/>
            <w:sz w:val="24"/>
            <w:szCs w:val="24"/>
          </w:rPr>
          <w:delText xml:space="preserve"> to the surface area of the river network (as estimated at the beginning of each timestep), to the area of surface impoundments</w:delText>
        </w:r>
        <w:r w:rsidR="00B32727" w:rsidDel="00D13C85">
          <w:rPr>
            <w:rFonts w:ascii="Times New Roman" w:hAnsi="Times New Roman" w:cs="Times New Roman"/>
            <w:sz w:val="24"/>
            <w:szCs w:val="24"/>
          </w:rPr>
          <w:delText xml:space="preserve">, and to water stored on plant canopies (see Section </w:delText>
        </w:r>
        <w:r w:rsidR="00B32727" w:rsidDel="00D13C85">
          <w:rPr>
            <w:rFonts w:ascii="Times New Roman" w:hAnsi="Times New Roman" w:cs="Times New Roman"/>
            <w:sz w:val="24"/>
            <w:szCs w:val="24"/>
          </w:rPr>
          <w:fldChar w:fldCharType="begin"/>
        </w:r>
        <w:r w:rsidR="00B32727" w:rsidDel="00D13C85">
          <w:rPr>
            <w:rFonts w:ascii="Times New Roman" w:hAnsi="Times New Roman" w:cs="Times New Roman"/>
            <w:sz w:val="24"/>
            <w:szCs w:val="24"/>
          </w:rPr>
          <w:delInstrText xml:space="preserve"> REF _Ref95210417 \r \h </w:delInstrText>
        </w:r>
        <w:r w:rsidR="00B32727" w:rsidDel="00D13C85">
          <w:rPr>
            <w:rFonts w:ascii="Times New Roman" w:hAnsi="Times New Roman" w:cs="Times New Roman"/>
            <w:sz w:val="24"/>
            <w:szCs w:val="24"/>
          </w:rPr>
        </w:r>
        <w:r w:rsidR="00B32727" w:rsidDel="00D13C85">
          <w:rPr>
            <w:rFonts w:ascii="Times New Roman" w:hAnsi="Times New Roman" w:cs="Times New Roman"/>
            <w:sz w:val="24"/>
            <w:szCs w:val="24"/>
          </w:rPr>
          <w:fldChar w:fldCharType="separate"/>
        </w:r>
        <w:r w:rsidR="00D75C63" w:rsidDel="00D13C85">
          <w:rPr>
            <w:rFonts w:ascii="Times New Roman" w:hAnsi="Times New Roman" w:cs="Times New Roman"/>
            <w:sz w:val="24"/>
            <w:szCs w:val="24"/>
          </w:rPr>
          <w:delText>5</w:delText>
        </w:r>
        <w:r w:rsidR="00B32727" w:rsidDel="00D13C85">
          <w:rPr>
            <w:rFonts w:ascii="Times New Roman" w:hAnsi="Times New Roman" w:cs="Times New Roman"/>
            <w:sz w:val="24"/>
            <w:szCs w:val="24"/>
          </w:rPr>
          <w:fldChar w:fldCharType="end"/>
        </w:r>
        <w:r w:rsidR="00B32727" w:rsidDel="00D13C85">
          <w:rPr>
            <w:rFonts w:ascii="Times New Roman" w:hAnsi="Times New Roman" w:cs="Times New Roman"/>
            <w:sz w:val="24"/>
            <w:szCs w:val="24"/>
          </w:rPr>
          <w:delText>)</w:delText>
        </w:r>
        <w:r w:rsidRPr="000E555F" w:rsidDel="00D13C85">
          <w:rPr>
            <w:rFonts w:ascii="Times New Roman" w:hAnsi="Times New Roman" w:cs="Times New Roman"/>
            <w:sz w:val="24"/>
            <w:szCs w:val="24"/>
          </w:rPr>
          <w:delText xml:space="preserve">.  </w:delText>
        </w:r>
        <w:commentRangeEnd w:id="30"/>
        <w:r w:rsidR="00572C37" w:rsidDel="00D13C85">
          <w:rPr>
            <w:rStyle w:val="CommentReference"/>
          </w:rPr>
          <w:commentReference w:id="30"/>
        </w:r>
      </w:del>
    </w:p>
    <w:p w14:paraId="7C1D379D" w14:textId="77777777" w:rsidR="00A636A2" w:rsidRDefault="00A636A2" w:rsidP="00A636A2">
      <w:pPr>
        <w:rPr>
          <w:rFonts w:ascii="Times New Roman" w:hAnsi="Times New Roman" w:cs="Times New Roman"/>
          <w:sz w:val="24"/>
          <w:szCs w:val="24"/>
        </w:rPr>
      </w:pPr>
    </w:p>
    <w:p w14:paraId="57A21E0F" w14:textId="07EB871D" w:rsidR="00016635" w:rsidRDefault="005F6BF0" w:rsidP="00A636A2">
      <w:pPr>
        <w:rPr>
          <w:rFonts w:ascii="Times New Roman" w:hAnsi="Times New Roman" w:cs="Times New Roman"/>
          <w:sz w:val="24"/>
          <w:szCs w:val="24"/>
        </w:rPr>
      </w:pPr>
      <w:r>
        <w:rPr>
          <w:rFonts w:ascii="Times New Roman" w:hAnsi="Times New Roman" w:cs="Times New Roman"/>
          <w:sz w:val="24"/>
          <w:szCs w:val="24"/>
        </w:rPr>
        <w:t xml:space="preserve">The Hamon (1963) equation is described above (Section 2.1), and compares favorably to the Bowen-Ratio Energy Balance method for open water surfaces, even when measurements are potentially impacted by limited fetch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{"citationID":"DibTeptl","properties":{"formattedCitation":"(Rosenberry et al., 2007)","plainCitation":"(Rosenberry et al., 2007)","noteIndex":0},"citationItems":[{"id":5482,"uris":["http://zotero.org/users/492362/items/Y3JZ746E"],"uri":["http://zotero.org/users/492362/items/Y3JZ746E"],"itemData":{"id":5482,"type":"article-journal","abstract":"Few detailed evaporation studies exist for small lakes or reservoirs in mountainous settings. A detailed evaporation study was conducted at Mirror Lake, a 0.15km2 lake in New Hampshire, northeastern USA, as part of a long-term investigation of lake hydrology. Evaporation was determined using 14 alternate evaporation methods during six open-water seasons and compared with values from the Bowen-ratio energy-budget (BREB) method, considered the standard. Values from the Priestley–Taylor, deBruin–Keijman, and Penman methods compared most favorably with BREB-determined values. Differences from BREB values averaged 0.19, 0.27, and 0.20mmd−1, respectively, and results were within 20% of BREB values during more than 90% of the 37 monthly comparison periods. All three methods require measurement of net radiation, air temperature, change in heat stored in the lake, and vapor pressure, making them relatively data intensive. Several of the methods had substantial bias when compared with BREB values and were subsequently modified to eliminate bias. Methods that rely only on measurement of air temperature, or air temperature and solar radiation, were relatively cost-effective options for measuring evaporation at this small New England lake, outperforming some methods that require measurement of a greater number of variables. It is likely that the atmosphere above Mirror Lake was affected by occasional formation of separation eddies on the lee side of nearby high terrain, although those influences do not appear to be significant to measured evaporation from the lake when averaged over monthly periods.","container-title":"Journal of Hydrology","DOI":"10.1016/j.jhydrol.2007.03.018","ISSN":"0022-1694","issue":"3","journalAbbreviation":"Journal of Hydrology","language":"en","page":"149-166","source":"ScienceDirect","title":"Comparison of 15 evaporation methods applied to a small mountain lake in the northeastern USA","volume":"340","author":[{"family":"Rosenberry","given":"Donald O."},{"family":"Winter","given":"Thomas C."},{"family":"Buso","given":"Donald C."},{"family":"Likens","given":"Gene E."}],"issued":{"date-parts":[["2007",7,15]]}}}],"schema":"https://github.com/citation-style-language/schema/raw/master/csl-citation.json"} </w:instrText>
      </w:r>
      <w:r>
        <w:rPr>
          <w:rFonts w:ascii="Times New Roman" w:hAnsi="Times New Roman" w:cs="Times New Roman"/>
          <w:sz w:val="24"/>
          <w:szCs w:val="24"/>
        </w:rPr>
        <w:fldChar w:fldCharType="separate"/>
      </w:r>
      <w:r w:rsidRPr="005F6BF0">
        <w:rPr>
          <w:rFonts w:ascii="Times New Roman" w:hAnsi="Times New Roman" w:cs="Times New Roman"/>
          <w:sz w:val="24"/>
        </w:rPr>
        <w:t>(Rosenberry et al., 2007)</w:t>
      </w:r>
      <w:r>
        <w:rPr>
          <w:rFonts w:ascii="Times New Roman" w:hAnsi="Times New Roman" w:cs="Times New Roman"/>
          <w:sz w:val="24"/>
          <w:szCs w:val="24"/>
        </w:rPr>
        <w:fldChar w:fldCharType="end"/>
      </w:r>
      <w:r>
        <w:rPr>
          <w:rFonts w:ascii="Times New Roman" w:hAnsi="Times New Roman" w:cs="Times New Roman"/>
          <w:sz w:val="24"/>
          <w:szCs w:val="24"/>
        </w:rPr>
        <w:t>.</w:t>
      </w:r>
    </w:p>
    <w:p w14:paraId="71AB076C" w14:textId="77777777" w:rsidR="00A636A2" w:rsidRDefault="00A636A2" w:rsidP="00A636A2">
      <w:pPr>
        <w:rPr>
          <w:rFonts w:ascii="Times New Roman" w:hAnsi="Times New Roman" w:cs="Times New Roman"/>
          <w:sz w:val="24"/>
          <w:szCs w:val="24"/>
        </w:rPr>
      </w:pPr>
    </w:p>
    <w:p w14:paraId="0EC585C7" w14:textId="77777777" w:rsidR="005F6BF0" w:rsidRPr="00BC12A0" w:rsidRDefault="005F6BF0" w:rsidP="005F6BF0">
      <w:pPr>
        <w:pStyle w:val="Normal1"/>
        <w:rPr>
          <w:rFonts w:ascii="Times New Roman" w:hAnsi="Times New Roman" w:cs="Times New Roman"/>
          <w:b/>
          <w:sz w:val="28"/>
          <w:szCs w:val="28"/>
        </w:rPr>
      </w:pPr>
      <w:r w:rsidRPr="00BC12A0">
        <w:rPr>
          <w:rFonts w:ascii="Times New Roman" w:hAnsi="Times New Roman" w:cs="Times New Roman"/>
          <w:b/>
          <w:sz w:val="28"/>
          <w:szCs w:val="28"/>
        </w:rPr>
        <w:t>References:</w:t>
      </w:r>
    </w:p>
    <w:p w14:paraId="3987DEED" w14:textId="4CD52044" w:rsidR="005F6BF0" w:rsidRDefault="005F6BF0" w:rsidP="005F6BF0">
      <w:pPr>
        <w:spacing w:line="240" w:lineRule="auto"/>
        <w:ind w:left="360" w:hanging="360"/>
        <w:rPr>
          <w:rFonts w:ascii="Times New Roman" w:eastAsia="Times New Roman" w:hAnsi="Times New Roman" w:cs="Times New Roman"/>
          <w:sz w:val="24"/>
          <w:szCs w:val="24"/>
          <w:lang w:val="en-US"/>
        </w:rPr>
      </w:pPr>
      <w:r w:rsidRPr="005F6BF0">
        <w:rPr>
          <w:rFonts w:ascii="Times New Roman" w:eastAsia="Times New Roman" w:hAnsi="Times New Roman" w:cs="Times New Roman"/>
          <w:sz w:val="24"/>
          <w:szCs w:val="24"/>
          <w:lang w:val="en-US"/>
        </w:rPr>
        <w:t>Hamon, W.R., 196</w:t>
      </w:r>
      <w:r w:rsidR="00BC12A0">
        <w:rPr>
          <w:rFonts w:ascii="Times New Roman" w:eastAsia="Times New Roman" w:hAnsi="Times New Roman" w:cs="Times New Roman"/>
          <w:sz w:val="24"/>
          <w:szCs w:val="24"/>
          <w:lang w:val="en-US"/>
        </w:rPr>
        <w:t>3</w:t>
      </w:r>
      <w:r w:rsidRPr="005F6BF0">
        <w:rPr>
          <w:rFonts w:ascii="Times New Roman" w:eastAsia="Times New Roman" w:hAnsi="Times New Roman" w:cs="Times New Roman"/>
          <w:sz w:val="24"/>
          <w:szCs w:val="24"/>
          <w:lang w:val="en-US"/>
        </w:rPr>
        <w:t>. Computation of direct runo</w:t>
      </w:r>
      <w:r w:rsidR="00BC12A0">
        <w:rPr>
          <w:rFonts w:ascii="Times New Roman" w:eastAsia="Times New Roman" w:hAnsi="Times New Roman" w:cs="Times New Roman"/>
          <w:sz w:val="24"/>
          <w:szCs w:val="24"/>
          <w:lang w:val="en-US"/>
        </w:rPr>
        <w:t>ff amounts from storm rainfall,</w:t>
      </w:r>
      <w:r w:rsidRPr="005F6BF0">
        <w:rPr>
          <w:rFonts w:ascii="Times New Roman" w:eastAsia="Times New Roman" w:hAnsi="Times New Roman" w:cs="Times New Roman"/>
          <w:sz w:val="24"/>
          <w:szCs w:val="24"/>
          <w:lang w:val="en-US"/>
        </w:rPr>
        <w:t xml:space="preserve"> International Assoc</w:t>
      </w:r>
      <w:r w:rsidR="00BC12A0">
        <w:rPr>
          <w:rFonts w:ascii="Times New Roman" w:eastAsia="Times New Roman" w:hAnsi="Times New Roman" w:cs="Times New Roman"/>
          <w:sz w:val="24"/>
          <w:szCs w:val="24"/>
          <w:lang w:val="en-US"/>
        </w:rPr>
        <w:t>iation of Hydrological Sciences, 63,52-62.</w:t>
      </w:r>
    </w:p>
    <w:p w14:paraId="2743C166" w14:textId="60964280" w:rsidR="00780753" w:rsidRDefault="00780753" w:rsidP="005F6BF0">
      <w:pPr>
        <w:spacing w:line="240" w:lineRule="auto"/>
        <w:ind w:left="360" w:hanging="360"/>
        <w:rPr>
          <w:rFonts w:ascii="Times New Roman" w:eastAsia="Times New Roman" w:hAnsi="Times New Roman" w:cs="Times New Roman"/>
          <w:sz w:val="24"/>
          <w:szCs w:val="24"/>
          <w:lang w:val="en-US"/>
        </w:rPr>
      </w:pPr>
      <w:r w:rsidRPr="00780753">
        <w:rPr>
          <w:rFonts w:ascii="Times New Roman" w:eastAsia="Times New Roman" w:hAnsi="Times New Roman" w:cs="Times New Roman"/>
          <w:sz w:val="24"/>
          <w:szCs w:val="24"/>
          <w:lang w:val="en-US"/>
        </w:rPr>
        <w:lastRenderedPageBreak/>
        <w:t>Gelaro, R., McCarty, W., Suárez, M. J., Todling, R., Molod, A., Takacs, L., et al. (2017). The Modern-Era Retrospective Analysis for Research and Applications, Version 2 (MERRA-2). Journal of Climate, 30(14), 5419–5454. https://doi.org/10.1175/JCLI-D-16-0758.1</w:t>
      </w:r>
    </w:p>
    <w:p w14:paraId="3BBEB3CB" w14:textId="51154233" w:rsidR="00B41794" w:rsidRDefault="00B41794" w:rsidP="005F6BF0">
      <w:pPr>
        <w:spacing w:line="240" w:lineRule="auto"/>
        <w:ind w:left="360" w:hanging="360"/>
        <w:rPr>
          <w:rFonts w:ascii="Times New Roman" w:eastAsia="Times New Roman" w:hAnsi="Times New Roman" w:cs="Times New Roman"/>
          <w:sz w:val="24"/>
          <w:szCs w:val="24"/>
          <w:lang w:val="en-US"/>
        </w:rPr>
      </w:pPr>
      <w:r w:rsidRPr="00B41794">
        <w:rPr>
          <w:rFonts w:ascii="Times New Roman" w:eastAsia="Times New Roman" w:hAnsi="Times New Roman" w:cs="Times New Roman"/>
          <w:sz w:val="24"/>
          <w:szCs w:val="24"/>
          <w:lang w:val="en-US"/>
        </w:rPr>
        <w:t>Pierce, L. T. (1958). Estimating Seasonal and Short-Term Fluctuations in Evapo-Transpiration from Meadow Crops. Bulletin of the American Meteorological Society, 39(2), 73–78. https://doi.org/10.1175/1520-0477-39.2.73</w:t>
      </w:r>
    </w:p>
    <w:p w14:paraId="7D6979BB" w14:textId="6FF2495A" w:rsidR="003C04FA" w:rsidRDefault="003C04FA" w:rsidP="003C04FA">
      <w:pPr>
        <w:tabs>
          <w:tab w:val="left" w:pos="540"/>
        </w:tabs>
        <w:spacing w:line="240" w:lineRule="auto"/>
        <w:ind w:left="360" w:hanging="360"/>
        <w:rPr>
          <w:rFonts w:ascii="Times New Roman" w:eastAsia="Times New Roman" w:hAnsi="Times New Roman" w:cs="Times New Roman"/>
          <w:color w:val="0000FF"/>
          <w:sz w:val="24"/>
          <w:szCs w:val="24"/>
          <w:u w:val="single"/>
          <w:lang w:val="en-US"/>
        </w:rPr>
      </w:pPr>
      <w:r w:rsidRPr="005F6BF0">
        <w:rPr>
          <w:rFonts w:ascii="Times New Roman" w:eastAsia="Times New Roman" w:hAnsi="Times New Roman" w:cs="Times New Roman"/>
          <w:sz w:val="24"/>
          <w:szCs w:val="24"/>
          <w:lang w:val="en-US"/>
        </w:rPr>
        <w:t xml:space="preserve">Rosenberry, D.O., Winter, T.C., Buso, D.C., Likens, G.E., 2007. Comparison of 15 evaporation methods applied to a small mountain lake in the northeastern USA. Journal of Hydrology 340, 149–166. </w:t>
      </w:r>
      <w:hyperlink r:id="rId20" w:history="1">
        <w:r w:rsidRPr="005F6BF0">
          <w:rPr>
            <w:rFonts w:ascii="Times New Roman" w:eastAsia="Times New Roman" w:hAnsi="Times New Roman" w:cs="Times New Roman"/>
            <w:color w:val="0000FF"/>
            <w:sz w:val="24"/>
            <w:szCs w:val="24"/>
            <w:u w:val="single"/>
            <w:lang w:val="en-US"/>
          </w:rPr>
          <w:t>https://doi.org/10.1016/j.jhydrol.2007.03.018</w:t>
        </w:r>
      </w:hyperlink>
    </w:p>
    <w:p w14:paraId="1F5FCA85" w14:textId="3CBC8CAD" w:rsidR="005F6BF0" w:rsidRDefault="005F6BF0" w:rsidP="005F6BF0">
      <w:pPr>
        <w:rPr>
          <w:rFonts w:ascii="Times New Roman" w:hAnsi="Times New Roman" w:cs="Times New Roman"/>
          <w:sz w:val="24"/>
          <w:szCs w:val="24"/>
        </w:rPr>
      </w:pPr>
    </w:p>
    <w:p w14:paraId="38E90D89" w14:textId="77777777" w:rsidR="005F6BF0" w:rsidRPr="005F04C3" w:rsidRDefault="005F6BF0" w:rsidP="00016635">
      <w:pPr>
        <w:rPr>
          <w:rFonts w:asciiTheme="majorHAnsi" w:hAnsiTheme="majorHAnsi"/>
        </w:rPr>
      </w:pPr>
    </w:p>
    <w:p w14:paraId="67797671" w14:textId="77777777" w:rsidR="00A26D3A" w:rsidRDefault="00A26D3A">
      <w:pPr>
        <w:rPr>
          <w:rFonts w:ascii="Times New Roman" w:eastAsiaTheme="minorHAnsi" w:hAnsi="Times New Roman" w:cs="Times New Roman"/>
          <w:b/>
          <w:sz w:val="32"/>
          <w:szCs w:val="32"/>
          <w:highlight w:val="lightGray"/>
          <w:lang w:val="en-US"/>
        </w:rPr>
      </w:pPr>
      <w:r>
        <w:rPr>
          <w:rFonts w:ascii="Times New Roman" w:eastAsiaTheme="minorHAnsi" w:hAnsi="Times New Roman" w:cs="Times New Roman"/>
          <w:b/>
          <w:sz w:val="32"/>
          <w:szCs w:val="32"/>
          <w:highlight w:val="lightGray"/>
          <w:lang w:val="en-US"/>
        </w:rPr>
        <w:br w:type="page"/>
      </w:r>
    </w:p>
    <w:p w14:paraId="76FC1931" w14:textId="77777777" w:rsidR="009B0C3A" w:rsidRDefault="00757A28" w:rsidP="009B0C3A">
      <w:pPr>
        <w:pStyle w:val="ListParagraph"/>
        <w:numPr>
          <w:ilvl w:val="0"/>
          <w:numId w:val="33"/>
        </w:numPr>
        <w:rPr>
          <w:rFonts w:ascii="Times New Roman" w:hAnsi="Times New Roman" w:cs="Times New Roman"/>
          <w:b/>
          <w:sz w:val="32"/>
          <w:szCs w:val="32"/>
        </w:rPr>
      </w:pPr>
      <w:r w:rsidRPr="00A26D3A">
        <w:rPr>
          <w:rFonts w:ascii="Times New Roman" w:hAnsi="Times New Roman" w:cs="Times New Roman"/>
          <w:b/>
          <w:sz w:val="32"/>
          <w:szCs w:val="32"/>
        </w:rPr>
        <w:lastRenderedPageBreak/>
        <w:t xml:space="preserve">Snow </w:t>
      </w:r>
    </w:p>
    <w:p w14:paraId="20364978" w14:textId="7CD4D557" w:rsidR="00DD7549" w:rsidRPr="009B0C3A" w:rsidRDefault="009B0C3A" w:rsidP="009B0C3A">
      <w:pPr>
        <w:pStyle w:val="ListParagraph"/>
        <w:numPr>
          <w:ilvl w:val="1"/>
          <w:numId w:val="35"/>
        </w:numPr>
        <w:rPr>
          <w:rFonts w:ascii="Times New Roman" w:hAnsi="Times New Roman" w:cs="Times New Roman"/>
          <w:b/>
          <w:sz w:val="32"/>
          <w:szCs w:val="32"/>
        </w:rPr>
      </w:pPr>
      <w:r>
        <w:rPr>
          <w:rFonts w:ascii="Times New Roman" w:hAnsi="Times New Roman" w:cs="Times New Roman"/>
          <w:b/>
          <w:sz w:val="32"/>
          <w:szCs w:val="32"/>
        </w:rPr>
        <w:t xml:space="preserve">Snowpack and snow </w:t>
      </w:r>
      <w:r w:rsidR="00757A28" w:rsidRPr="009B0C3A">
        <w:rPr>
          <w:rFonts w:ascii="Times New Roman" w:hAnsi="Times New Roman" w:cs="Times New Roman"/>
          <w:b/>
          <w:sz w:val="32"/>
          <w:szCs w:val="32"/>
        </w:rPr>
        <w:t xml:space="preserve">water equivalent </w:t>
      </w:r>
    </w:p>
    <w:p w14:paraId="5A40165D" w14:textId="7C683BA1" w:rsidR="00DD7549" w:rsidRPr="000E555F" w:rsidRDefault="00757A28">
      <w:pPr>
        <w:pStyle w:val="Normal1"/>
        <w:spacing w:line="240" w:lineRule="auto"/>
        <w:rPr>
          <w:rFonts w:ascii="Times New Roman" w:eastAsia="Cambria" w:hAnsi="Times New Roman" w:cs="Times New Roman"/>
          <w:sz w:val="24"/>
          <w:szCs w:val="24"/>
        </w:rPr>
      </w:pPr>
      <w:r w:rsidRPr="000E555F">
        <w:rPr>
          <w:rFonts w:ascii="Times New Roman" w:eastAsia="Cambria" w:hAnsi="Times New Roman" w:cs="Times New Roman"/>
          <w:sz w:val="24"/>
          <w:szCs w:val="24"/>
        </w:rPr>
        <w:t xml:space="preserve">WBM models precipitation, </w:t>
      </w:r>
      <w:r w:rsidRPr="000E555F">
        <w:rPr>
          <w:rFonts w:ascii="Times New Roman" w:eastAsia="Cambria" w:hAnsi="Times New Roman" w:cs="Times New Roman"/>
          <w:i/>
          <w:sz w:val="24"/>
          <w:szCs w:val="24"/>
        </w:rPr>
        <w:t>P</w:t>
      </w:r>
      <w:r w:rsidRPr="000E555F">
        <w:rPr>
          <w:rFonts w:ascii="Times New Roman" w:eastAsia="Cambria" w:hAnsi="Times New Roman" w:cs="Times New Roman"/>
          <w:sz w:val="24"/>
          <w:szCs w:val="24"/>
        </w:rPr>
        <w:t xml:space="preserve">, as snowfall </w:t>
      </w:r>
      <w:r w:rsidRPr="000E555F">
        <w:rPr>
          <w:rFonts w:ascii="Times New Roman" w:eastAsia="Cambria" w:hAnsi="Times New Roman" w:cs="Times New Roman"/>
          <w:i/>
          <w:sz w:val="24"/>
          <w:szCs w:val="24"/>
        </w:rPr>
        <w:t>P</w:t>
      </w:r>
      <w:r w:rsidRPr="000E555F">
        <w:rPr>
          <w:rFonts w:ascii="Times New Roman" w:eastAsia="Cambria" w:hAnsi="Times New Roman" w:cs="Times New Roman"/>
          <w:i/>
          <w:sz w:val="24"/>
          <w:szCs w:val="24"/>
          <w:vertAlign w:val="subscript"/>
        </w:rPr>
        <w:t>s</w:t>
      </w:r>
      <w:r w:rsidRPr="000E555F">
        <w:rPr>
          <w:rFonts w:ascii="Times New Roman" w:eastAsia="Cambria" w:hAnsi="Times New Roman" w:cs="Times New Roman"/>
          <w:sz w:val="24"/>
          <w:szCs w:val="24"/>
        </w:rPr>
        <w:t xml:space="preserve">[mm], and tracks snowpack, </w:t>
      </w:r>
      <w:r w:rsidRPr="000E555F">
        <w:rPr>
          <w:rFonts w:ascii="Times New Roman" w:eastAsia="Cambria" w:hAnsi="Times New Roman" w:cs="Times New Roman"/>
          <w:i/>
          <w:sz w:val="24"/>
          <w:szCs w:val="24"/>
        </w:rPr>
        <w:t>S</w:t>
      </w:r>
      <w:r w:rsidR="00142691">
        <w:rPr>
          <w:rFonts w:ascii="Times New Roman" w:eastAsia="Cambria" w:hAnsi="Times New Roman" w:cs="Times New Roman"/>
          <w:i/>
          <w:sz w:val="24"/>
          <w:szCs w:val="24"/>
          <w:vertAlign w:val="subscript"/>
        </w:rPr>
        <w:t>p</w:t>
      </w:r>
      <w:r w:rsidRPr="000E555F">
        <w:rPr>
          <w:rFonts w:ascii="Times New Roman" w:eastAsia="Cambria" w:hAnsi="Times New Roman" w:cs="Times New Roman"/>
          <w:sz w:val="24"/>
          <w:szCs w:val="24"/>
        </w:rPr>
        <w:t xml:space="preserve"> [mm], and snowmelt, </w:t>
      </w:r>
      <w:r w:rsidRPr="000E555F">
        <w:rPr>
          <w:rFonts w:ascii="Times New Roman" w:eastAsia="Cambria" w:hAnsi="Times New Roman" w:cs="Times New Roman"/>
          <w:i/>
          <w:sz w:val="24"/>
          <w:szCs w:val="24"/>
        </w:rPr>
        <w:t>M</w:t>
      </w:r>
      <w:r w:rsidRPr="000E555F">
        <w:rPr>
          <w:rFonts w:ascii="Times New Roman" w:eastAsia="Cambria" w:hAnsi="Times New Roman" w:cs="Times New Roman"/>
          <w:sz w:val="24"/>
          <w:szCs w:val="24"/>
        </w:rPr>
        <w:t xml:space="preserve"> [mm].</w:t>
      </w:r>
      <w:r w:rsidR="00142691">
        <w:rPr>
          <w:rFonts w:ascii="Times New Roman" w:eastAsia="Cambria" w:hAnsi="Times New Roman" w:cs="Times New Roman"/>
          <w:sz w:val="24"/>
          <w:szCs w:val="24"/>
        </w:rPr>
        <w:t xml:space="preserve">  </w:t>
      </w:r>
    </w:p>
    <w:p w14:paraId="05368BF0" w14:textId="45C4932D" w:rsidR="00DD7549" w:rsidRPr="000E555F" w:rsidRDefault="00757A28">
      <w:pPr>
        <w:pStyle w:val="Normal1"/>
        <w:spacing w:line="240" w:lineRule="auto"/>
        <w:rPr>
          <w:rFonts w:ascii="Times New Roman" w:eastAsia="Cambria" w:hAnsi="Times New Roman" w:cs="Times New Roman"/>
          <w:sz w:val="24"/>
          <w:szCs w:val="24"/>
        </w:rPr>
      </w:pPr>
      <w:r w:rsidRPr="000E555F">
        <w:rPr>
          <w:rFonts w:ascii="Times New Roman" w:eastAsia="Cambria" w:hAnsi="Times New Roman" w:cs="Times New Roman"/>
          <w:sz w:val="24"/>
          <w:szCs w:val="24"/>
        </w:rPr>
        <w:t xml:space="preserve">When mean daily temperature, </w:t>
      </w:r>
      <w:r w:rsidRPr="000E555F">
        <w:rPr>
          <w:rFonts w:ascii="Times New Roman" w:eastAsia="Cambria" w:hAnsi="Times New Roman" w:cs="Times New Roman"/>
          <w:i/>
          <w:sz w:val="24"/>
          <w:szCs w:val="24"/>
        </w:rPr>
        <w:t>T</w:t>
      </w:r>
      <w:r w:rsidRPr="000E555F">
        <w:rPr>
          <w:rFonts w:ascii="Times New Roman" w:eastAsia="Cambria" w:hAnsi="Times New Roman" w:cs="Times New Roman"/>
          <w:sz w:val="24"/>
          <w:szCs w:val="24"/>
        </w:rPr>
        <w:t xml:space="preserve"> [</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is below the snowfall threshold </w:t>
      </w:r>
      <w:r w:rsidRPr="000E555F">
        <w:rPr>
          <w:rFonts w:ascii="Times New Roman" w:eastAsia="Cambria" w:hAnsi="Times New Roman" w:cs="Times New Roman"/>
          <w:i/>
          <w:sz w:val="24"/>
          <w:szCs w:val="24"/>
        </w:rPr>
        <w:t>T</w:t>
      </w:r>
      <w:r w:rsidRPr="000E555F">
        <w:rPr>
          <w:rFonts w:ascii="Times New Roman" w:eastAsia="Cambria" w:hAnsi="Times New Roman" w:cs="Times New Roman"/>
          <w:i/>
          <w:sz w:val="24"/>
          <w:szCs w:val="24"/>
          <w:vertAlign w:val="subscript"/>
        </w:rPr>
        <w:t>s</w:t>
      </w:r>
      <w:r w:rsidRPr="000E555F">
        <w:rPr>
          <w:rFonts w:ascii="Times New Roman" w:eastAsia="Cambria" w:hAnsi="Times New Roman" w:cs="Times New Roman"/>
          <w:sz w:val="24"/>
          <w:szCs w:val="24"/>
        </w:rPr>
        <w:t xml:space="preserve"> [</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precipitation is treated as snow.  When mean daily air temperature, </w:t>
      </w:r>
      <w:r w:rsidRPr="000E555F">
        <w:rPr>
          <w:rFonts w:ascii="Times New Roman" w:eastAsia="Cambria" w:hAnsi="Times New Roman" w:cs="Times New Roman"/>
          <w:i/>
          <w:sz w:val="24"/>
          <w:szCs w:val="24"/>
        </w:rPr>
        <w:t>T</w:t>
      </w:r>
      <w:r w:rsidRPr="000E555F">
        <w:rPr>
          <w:rFonts w:ascii="Times New Roman" w:eastAsia="Cambria" w:hAnsi="Times New Roman" w:cs="Times New Roman"/>
          <w:sz w:val="24"/>
          <w:szCs w:val="24"/>
        </w:rPr>
        <w:t xml:space="preserve"> [</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is above the snowmelt threshold, </w:t>
      </w:r>
      <w:r w:rsidRPr="000E555F">
        <w:rPr>
          <w:rFonts w:ascii="Times New Roman" w:eastAsia="Cambria" w:hAnsi="Times New Roman" w:cs="Times New Roman"/>
          <w:i/>
          <w:sz w:val="24"/>
          <w:szCs w:val="24"/>
        </w:rPr>
        <w:t>T</w:t>
      </w:r>
      <w:r w:rsidRPr="000E555F">
        <w:rPr>
          <w:rFonts w:ascii="Times New Roman" w:eastAsia="Cambria" w:hAnsi="Times New Roman" w:cs="Times New Roman"/>
          <w:i/>
          <w:sz w:val="24"/>
          <w:szCs w:val="24"/>
          <w:vertAlign w:val="subscript"/>
        </w:rPr>
        <w:t>m</w:t>
      </w:r>
      <w:r w:rsidRPr="000E555F">
        <w:rPr>
          <w:rFonts w:ascii="Times New Roman" w:eastAsia="Cambria" w:hAnsi="Times New Roman" w:cs="Times New Roman"/>
          <w:sz w:val="24"/>
          <w:szCs w:val="24"/>
        </w:rPr>
        <w:t xml:space="preserve"> [</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a portion of the snow is melted.  </w:t>
      </w:r>
    </w:p>
    <w:p w14:paraId="18A32851" w14:textId="77777777" w:rsidR="00DD7549" w:rsidRPr="000E555F" w:rsidRDefault="00DD7549">
      <w:pPr>
        <w:pStyle w:val="Normal1"/>
        <w:spacing w:line="240" w:lineRule="auto"/>
        <w:rPr>
          <w:rFonts w:ascii="Times New Roman" w:eastAsia="Cambria" w:hAnsi="Times New Roman" w:cs="Times New Roman"/>
          <w:sz w:val="24"/>
          <w:szCs w:val="24"/>
        </w:rPr>
      </w:pPr>
    </w:p>
    <w:p w14:paraId="464E72C2" w14:textId="214EF500" w:rsidR="00DD7549" w:rsidRPr="000E555F" w:rsidRDefault="00757A28">
      <w:pPr>
        <w:pStyle w:val="Normal1"/>
        <w:spacing w:line="240" w:lineRule="auto"/>
        <w:rPr>
          <w:rFonts w:ascii="Times New Roman" w:eastAsia="Cambria" w:hAnsi="Times New Roman" w:cs="Times New Roman"/>
          <w:sz w:val="24"/>
          <w:szCs w:val="24"/>
        </w:rPr>
      </w:pPr>
      <w:r w:rsidRPr="000E555F">
        <w:rPr>
          <w:rFonts w:ascii="Times New Roman" w:eastAsia="Cambria" w:hAnsi="Times New Roman" w:cs="Times New Roman"/>
          <w:sz w:val="24"/>
          <w:szCs w:val="24"/>
        </w:rPr>
        <w:t xml:space="preserve">For regions with large orographic gradients, the elevation distribution of each model grid cell is calculated from a 30-meter DEM, resulting in binned elevation categories of </w:t>
      </w:r>
      <w:r w:rsidRPr="000E555F">
        <w:rPr>
          <w:rFonts w:ascii="Times New Roman" w:eastAsia="Noto Sans Symbols" w:hAnsi="Times New Roman" w:cs="Times New Roman"/>
          <w:i/>
          <w:sz w:val="24"/>
          <w:szCs w:val="24"/>
        </w:rPr>
        <w:t>Δ</w:t>
      </w:r>
      <w:r w:rsidRPr="000E555F">
        <w:rPr>
          <w:rFonts w:ascii="Times New Roman" w:eastAsia="Cambria" w:hAnsi="Times New Roman" w:cs="Times New Roman"/>
          <w:i/>
          <w:sz w:val="24"/>
          <w:szCs w:val="24"/>
        </w:rPr>
        <w:t>H</w:t>
      </w:r>
      <w:r w:rsidRPr="000E555F">
        <w:rPr>
          <w:rFonts w:ascii="Times New Roman" w:eastAsia="Cambria" w:hAnsi="Times New Roman" w:cs="Times New Roman"/>
          <w:sz w:val="24"/>
          <w:szCs w:val="24"/>
        </w:rPr>
        <w:t xml:space="preserve"> vertical bands which are also called elevation or snow bands. The range and size of the snow bands can be chosen by a user, and the default range is from 0 to 5000 m elevation with band size of 250 m.  A temperature lapse rate, </w:t>
      </w:r>
      <w:r w:rsidRPr="000E555F">
        <w:rPr>
          <w:rFonts w:ascii="Times New Roman" w:eastAsia="Cambria" w:hAnsi="Times New Roman" w:cs="Times New Roman"/>
          <w:i/>
          <w:sz w:val="24"/>
          <w:szCs w:val="24"/>
        </w:rPr>
        <w:t>L</w:t>
      </w:r>
      <w:r w:rsidRPr="000E555F">
        <w:rPr>
          <w:rFonts w:ascii="Times New Roman" w:eastAsia="Cambria" w:hAnsi="Times New Roman" w:cs="Times New Roman"/>
          <w:sz w:val="24"/>
          <w:szCs w:val="24"/>
        </w:rPr>
        <w:t xml:space="preserve"> [</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C/km], is applied to the mean daily temperature, </w:t>
      </w:r>
      <w:r w:rsidRPr="000E555F">
        <w:rPr>
          <w:rFonts w:ascii="Times New Roman" w:eastAsia="Cambria" w:hAnsi="Times New Roman" w:cs="Times New Roman"/>
          <w:i/>
          <w:sz w:val="24"/>
          <w:szCs w:val="24"/>
        </w:rPr>
        <w:t xml:space="preserve">T </w:t>
      </w:r>
      <w:r w:rsidRPr="000E555F">
        <w:rPr>
          <w:rFonts w:ascii="Times New Roman" w:eastAsia="Cambria" w:hAnsi="Times New Roman" w:cs="Times New Roman"/>
          <w:sz w:val="24"/>
          <w:szCs w:val="24"/>
        </w:rPr>
        <w:t>[</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at the reference elevation, </w:t>
      </w:r>
      <w:r w:rsidRPr="000E555F">
        <w:rPr>
          <w:rFonts w:ascii="Times New Roman" w:eastAsia="Cambria" w:hAnsi="Times New Roman" w:cs="Times New Roman"/>
          <w:i/>
          <w:sz w:val="24"/>
          <w:szCs w:val="24"/>
        </w:rPr>
        <w:t>H</w:t>
      </w:r>
      <w:r w:rsidRPr="000E555F">
        <w:rPr>
          <w:rFonts w:ascii="Times New Roman" w:eastAsia="Cambria" w:hAnsi="Times New Roman" w:cs="Times New Roman"/>
          <w:i/>
          <w:sz w:val="24"/>
          <w:szCs w:val="24"/>
          <w:vertAlign w:val="subscript"/>
        </w:rPr>
        <w:t>ref</w:t>
      </w:r>
      <w:r w:rsidRPr="000E555F">
        <w:rPr>
          <w:rFonts w:ascii="Times New Roman" w:eastAsia="Cambria" w:hAnsi="Times New Roman" w:cs="Times New Roman"/>
          <w:sz w:val="24"/>
          <w:szCs w:val="24"/>
        </w:rPr>
        <w:t xml:space="preserve"> for each binned elevation category (band), resulting in an adjusted mean temperature, </w:t>
      </w:r>
      <w:r w:rsidRPr="000E555F">
        <w:rPr>
          <w:rFonts w:ascii="Times New Roman" w:eastAsia="Cambria" w:hAnsi="Times New Roman" w:cs="Times New Roman"/>
          <w:i/>
          <w:sz w:val="24"/>
          <w:szCs w:val="24"/>
        </w:rPr>
        <w:t>T</w:t>
      </w:r>
      <w:r w:rsidRPr="000E555F">
        <w:rPr>
          <w:rFonts w:ascii="Times New Roman" w:eastAsia="Cambria" w:hAnsi="Times New Roman" w:cs="Times New Roman"/>
          <w:i/>
          <w:sz w:val="24"/>
          <w:szCs w:val="24"/>
          <w:vertAlign w:val="subscript"/>
        </w:rPr>
        <w:t>e</w:t>
      </w:r>
      <w:r w:rsidRPr="000E555F">
        <w:rPr>
          <w:rFonts w:ascii="Times New Roman" w:eastAsia="Cambria" w:hAnsi="Times New Roman" w:cs="Times New Roman"/>
          <w:sz w:val="24"/>
          <w:szCs w:val="24"/>
          <w:vertAlign w:val="subscript"/>
        </w:rPr>
        <w:t xml:space="preserve"> </w:t>
      </w:r>
      <w:r w:rsidRPr="000E555F">
        <w:rPr>
          <w:rFonts w:ascii="Times New Roman" w:eastAsia="Cambria" w:hAnsi="Times New Roman" w:cs="Times New Roman"/>
          <w:sz w:val="24"/>
          <w:szCs w:val="24"/>
        </w:rPr>
        <w:t>[</w:t>
      </w:r>
      <w:r w:rsidRPr="000E555F">
        <w:rPr>
          <w:rFonts w:ascii="Times New Roman" w:eastAsia="Merriweather Sans" w:hAnsi="Times New Roman" w:cs="Times New Roman"/>
          <w:b/>
          <w:sz w:val="24"/>
          <w:szCs w:val="24"/>
        </w:rPr>
        <w:t>°</w:t>
      </w:r>
      <w:r w:rsidRPr="000E555F">
        <w:rPr>
          <w:rFonts w:ascii="Times New Roman" w:eastAsia="Cambria" w:hAnsi="Times New Roman" w:cs="Times New Roman"/>
          <w:sz w:val="24"/>
          <w:szCs w:val="24"/>
        </w:rPr>
        <w:t xml:space="preserve">C], for the portion of each grid cell in elevation band category </w:t>
      </w:r>
      <w:r w:rsidRPr="000E555F">
        <w:rPr>
          <w:rFonts w:ascii="Times New Roman" w:eastAsia="Cambria" w:hAnsi="Times New Roman" w:cs="Times New Roman"/>
          <w:i/>
          <w:sz w:val="24"/>
          <w:szCs w:val="24"/>
        </w:rPr>
        <w:t>e</w:t>
      </w:r>
      <w:r w:rsidRPr="000E555F">
        <w:rPr>
          <w:rFonts w:ascii="Times New Roman" w:eastAsia="Cambria" w:hAnsi="Times New Roman" w:cs="Times New Roman"/>
          <w:sz w:val="24"/>
          <w:szCs w:val="24"/>
        </w:rPr>
        <w:t>.</w:t>
      </w:r>
    </w:p>
    <w:p w14:paraId="4A955351" w14:textId="77777777" w:rsidR="00DD7549" w:rsidRPr="000E555F" w:rsidRDefault="00DD7549">
      <w:pPr>
        <w:pStyle w:val="Normal1"/>
        <w:spacing w:line="240" w:lineRule="auto"/>
        <w:rPr>
          <w:rFonts w:ascii="Times New Roman" w:eastAsia="Cambria" w:hAnsi="Times New Roman" w:cs="Times New Roman"/>
          <w:sz w:val="24"/>
          <w:szCs w:val="24"/>
        </w:rPr>
      </w:pPr>
    </w:p>
    <w:p w14:paraId="5DAA3845" w14:textId="6190A91D" w:rsidR="00DD7549" w:rsidRPr="000E555F" w:rsidRDefault="00000000">
      <w:pPr>
        <w:pStyle w:val="Normal1"/>
        <w:spacing w:line="240" w:lineRule="auto"/>
        <w:rPr>
          <w:rFonts w:ascii="Times New Roman" w:eastAsia="Cambria Math"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e</m:t>
            </m:r>
          </m:sub>
        </m:sSub>
        <m:r>
          <w:rPr>
            <w:rFonts w:ascii="Cambria Math" w:eastAsia="Cambria Math" w:hAnsi="Cambria Math" w:cs="Times New Roman"/>
            <w:sz w:val="24"/>
            <w:szCs w:val="24"/>
          </w:rPr>
          <m:t>=T+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1000</m:t>
            </m:r>
          </m:den>
        </m:f>
        <m:d>
          <m:dPr>
            <m:ctrlPr>
              <w:rPr>
                <w:rFonts w:ascii="Cambria Math" w:eastAsia="Cambria Math" w:hAnsi="Cambria Math" w:cs="Times New Roman"/>
                <w:sz w:val="24"/>
                <w:szCs w:val="24"/>
              </w:rPr>
            </m:ctrlPr>
          </m:dPr>
          <m:e>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H</m:t>
                </m:r>
              </m:e>
              <m:sub>
                <m:r>
                  <w:rPr>
                    <w:rFonts w:ascii="Cambria Math" w:eastAsia="Cambria Math" w:hAnsi="Cambria Math" w:cs="Times New Roman"/>
                    <w:sz w:val="24"/>
                    <w:szCs w:val="24"/>
                  </w:rPr>
                  <m:t>e</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H</m:t>
                </m:r>
              </m:e>
              <m:sub>
                <m:r>
                  <w:rPr>
                    <w:rFonts w:ascii="Cambria Math" w:eastAsia="Cambria Math" w:hAnsi="Cambria Math" w:cs="Times New Roman"/>
                    <w:sz w:val="24"/>
                    <w:szCs w:val="24"/>
                  </w:rPr>
                  <m:t>ref</m:t>
                </m:r>
              </m:sub>
            </m:sSub>
          </m:e>
        </m:d>
      </m:oMath>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A636A2">
        <w:rPr>
          <w:rFonts w:ascii="Times New Roman" w:eastAsia="Cambria Math" w:hAnsi="Times New Roman" w:cs="Times New Roman"/>
          <w:sz w:val="24"/>
          <w:szCs w:val="24"/>
        </w:rPr>
        <w:t xml:space="preserve">    </w:t>
      </w:r>
      <w:r w:rsidR="000E555F">
        <w:rPr>
          <w:rFonts w:ascii="Times New Roman" w:eastAsia="Cambria Math" w:hAnsi="Times New Roman" w:cs="Times New Roman"/>
          <w:sz w:val="24"/>
          <w:szCs w:val="24"/>
        </w:rPr>
        <w:t>(4-1)</w:t>
      </w:r>
    </w:p>
    <w:p w14:paraId="663D93D8" w14:textId="77777777" w:rsidR="00DD7549" w:rsidRPr="000E555F" w:rsidRDefault="00DD7549">
      <w:pPr>
        <w:pStyle w:val="Normal1"/>
        <w:spacing w:line="240" w:lineRule="auto"/>
        <w:rPr>
          <w:rFonts w:ascii="Times New Roman" w:eastAsia="Cambria" w:hAnsi="Times New Roman" w:cs="Times New Roman"/>
          <w:sz w:val="24"/>
          <w:szCs w:val="24"/>
        </w:rPr>
      </w:pPr>
    </w:p>
    <w:p w14:paraId="1B78B712" w14:textId="6D19B7B2" w:rsidR="00DD7549" w:rsidRPr="000E555F" w:rsidRDefault="00757A28">
      <w:pPr>
        <w:pStyle w:val="Normal1"/>
        <w:spacing w:line="240" w:lineRule="auto"/>
        <w:rPr>
          <w:rFonts w:ascii="Times New Roman" w:eastAsia="Cambria" w:hAnsi="Times New Roman" w:cs="Times New Roman"/>
          <w:sz w:val="24"/>
          <w:szCs w:val="24"/>
        </w:rPr>
      </w:pPr>
      <w:r w:rsidRPr="000E555F">
        <w:rPr>
          <w:rFonts w:ascii="Times New Roman" w:eastAsia="Cambria" w:hAnsi="Times New Roman" w:cs="Times New Roman"/>
          <w:sz w:val="24"/>
          <w:szCs w:val="24"/>
        </w:rPr>
        <w:t xml:space="preserve">The reference elevation for each temperature dataset is usually provided through Geopotential data layer which can be converted to the elevation by dividing it by gravity constant </w:t>
      </w:r>
      <w:r w:rsidRPr="000E555F">
        <w:rPr>
          <w:rFonts w:ascii="Times New Roman" w:eastAsia="Cambria" w:hAnsi="Times New Roman" w:cs="Times New Roman"/>
          <w:i/>
          <w:sz w:val="24"/>
          <w:szCs w:val="24"/>
        </w:rPr>
        <w:t>g</w:t>
      </w:r>
      <w:r w:rsidRPr="000E555F">
        <w:rPr>
          <w:rFonts w:ascii="Times New Roman" w:eastAsia="Cambria" w:hAnsi="Times New Roman" w:cs="Times New Roman"/>
          <w:sz w:val="24"/>
          <w:szCs w:val="24"/>
        </w:rPr>
        <w:t xml:space="preserve"> = 9.80665 m/sec</w:t>
      </w:r>
      <w:r w:rsidRPr="000E555F">
        <w:rPr>
          <w:rFonts w:ascii="Times New Roman" w:eastAsia="Cambria" w:hAnsi="Times New Roman" w:cs="Times New Roman"/>
          <w:sz w:val="24"/>
          <w:szCs w:val="24"/>
          <w:vertAlign w:val="superscript"/>
        </w:rPr>
        <w:t>2</w:t>
      </w:r>
      <w:r w:rsidRPr="000E555F">
        <w:rPr>
          <w:rFonts w:ascii="Times New Roman" w:eastAsia="Cambria" w:hAnsi="Times New Roman" w:cs="Times New Roman"/>
          <w:sz w:val="24"/>
          <w:szCs w:val="24"/>
        </w:rPr>
        <w:t>. Alternatively it can be calculated from the aforementioned 30-meter DEM dataset as an average elevation in the spatial extent of each pixel of the temperature dataset. Keep in mind that temperature dataset pixel sizes are specific to that dataset and depend on its resolution and projection.</w:t>
      </w:r>
      <w:r w:rsidR="00142691">
        <w:rPr>
          <w:rFonts w:ascii="Times New Roman" w:eastAsia="Cambria" w:hAnsi="Times New Roman" w:cs="Times New Roman"/>
          <w:sz w:val="24"/>
          <w:szCs w:val="24"/>
        </w:rPr>
        <w:t xml:space="preserve">  </w:t>
      </w:r>
    </w:p>
    <w:p w14:paraId="0113E5BD" w14:textId="5E370A6E" w:rsidR="00DD7549" w:rsidRPr="000E555F" w:rsidRDefault="00757A28">
      <w:pPr>
        <w:pStyle w:val="Normal1"/>
        <w:spacing w:line="240" w:lineRule="auto"/>
        <w:rPr>
          <w:rFonts w:ascii="Times New Roman" w:eastAsia="Cambria" w:hAnsi="Times New Roman" w:cs="Times New Roman"/>
          <w:sz w:val="24"/>
          <w:szCs w:val="24"/>
        </w:rPr>
      </w:pPr>
      <w:r w:rsidRPr="000E555F">
        <w:rPr>
          <w:rFonts w:ascii="Times New Roman" w:eastAsia="Cambria" w:hAnsi="Times New Roman" w:cs="Times New Roman"/>
          <w:sz w:val="24"/>
          <w:szCs w:val="24"/>
        </w:rPr>
        <w:t xml:space="preserve">Precipitation rates are assumed to be equal across all elevation bands </w:t>
      </w:r>
      <w:r w:rsidRPr="000E555F">
        <w:rPr>
          <w:rFonts w:ascii="Times New Roman" w:eastAsia="Cambria" w:hAnsi="Times New Roman" w:cs="Times New Roman"/>
          <w:i/>
          <w:sz w:val="24"/>
          <w:szCs w:val="24"/>
        </w:rPr>
        <w:t>e</w:t>
      </w:r>
      <w:r w:rsidRPr="000E555F">
        <w:rPr>
          <w:rFonts w:ascii="Times New Roman" w:eastAsia="Cambria" w:hAnsi="Times New Roman" w:cs="Times New Roman"/>
          <w:sz w:val="24"/>
          <w:szCs w:val="24"/>
        </w:rPr>
        <w:t xml:space="preserve">, such that </w:t>
      </w:r>
      <w:r w:rsidRPr="000E555F">
        <w:rPr>
          <w:rFonts w:ascii="Times New Roman" w:eastAsia="Cambria" w:hAnsi="Times New Roman" w:cs="Times New Roman"/>
          <w:i/>
          <w:sz w:val="24"/>
          <w:szCs w:val="24"/>
        </w:rPr>
        <w:t>P</w:t>
      </w:r>
      <w:r w:rsidRPr="000E555F">
        <w:rPr>
          <w:rFonts w:ascii="Times New Roman" w:eastAsia="Cambria" w:hAnsi="Times New Roman" w:cs="Times New Roman"/>
          <w:i/>
          <w:sz w:val="24"/>
          <w:szCs w:val="24"/>
          <w:vertAlign w:val="subscript"/>
        </w:rPr>
        <w:t>e</w:t>
      </w:r>
      <w:r w:rsidRPr="000E555F">
        <w:rPr>
          <w:rFonts w:ascii="Times New Roman" w:eastAsia="Cambria" w:hAnsi="Times New Roman" w:cs="Times New Roman"/>
          <w:i/>
          <w:sz w:val="24"/>
          <w:szCs w:val="24"/>
        </w:rPr>
        <w:t xml:space="preserve"> = P </w:t>
      </w:r>
      <w:r w:rsidRPr="000E555F">
        <w:rPr>
          <w:rFonts w:ascii="Times New Roman" w:eastAsia="Cambria" w:hAnsi="Times New Roman" w:cs="Times New Roman"/>
          <w:sz w:val="24"/>
          <w:szCs w:val="24"/>
        </w:rPr>
        <w:t>[mm/day].</w:t>
      </w:r>
      <w:r w:rsidR="00142691">
        <w:rPr>
          <w:rFonts w:ascii="Times New Roman" w:eastAsia="Cambria" w:hAnsi="Times New Roman" w:cs="Times New Roman"/>
          <w:sz w:val="24"/>
          <w:szCs w:val="24"/>
        </w:rPr>
        <w:t xml:space="preserve">  </w:t>
      </w:r>
      <w:r w:rsidR="00142691" w:rsidRPr="00142691">
        <w:rPr>
          <w:rFonts w:ascii="Times New Roman" w:eastAsia="Cambria" w:hAnsi="Times New Roman" w:cs="Times New Roman"/>
          <w:sz w:val="24"/>
          <w:szCs w:val="24"/>
        </w:rPr>
        <w:t xml:space="preserve">If sub-grid elevation snow processes are not used, the same snow processes apply to the entire grid cell.  </w:t>
      </w:r>
    </w:p>
    <w:p w14:paraId="73613FFA" w14:textId="77777777" w:rsidR="00DD7549" w:rsidRPr="000E555F" w:rsidRDefault="00DD7549">
      <w:pPr>
        <w:pStyle w:val="Normal1"/>
        <w:spacing w:line="240" w:lineRule="auto"/>
        <w:rPr>
          <w:rFonts w:ascii="Times New Roman" w:eastAsia="Cambria" w:hAnsi="Times New Roman" w:cs="Times New Roman"/>
          <w:sz w:val="24"/>
          <w:szCs w:val="24"/>
        </w:rPr>
      </w:pPr>
    </w:p>
    <w:p w14:paraId="31EB4BEB" w14:textId="7D4AA29F" w:rsidR="00DD7549" w:rsidRPr="000E555F" w:rsidRDefault="008D42F4">
      <w:pPr>
        <w:pStyle w:val="Normal1"/>
        <w:spacing w:line="240" w:lineRule="auto"/>
        <w:rPr>
          <w:rFonts w:ascii="Times New Roman" w:eastAsia="Cambria" w:hAnsi="Times New Roman" w:cs="Times New Roman"/>
          <w:sz w:val="24"/>
          <w:szCs w:val="24"/>
        </w:rPr>
      </w:pPr>
      <w:r w:rsidRPr="008D42F4">
        <w:rPr>
          <w:rFonts w:ascii="Times New Roman" w:eastAsia="Cambria" w:hAnsi="Times New Roman" w:cs="Times New Roman"/>
          <w:sz w:val="24"/>
          <w:szCs w:val="24"/>
        </w:rPr>
        <w:t>Snow water equivalent (SWE) is updated through timesteps of length dt in elevation bin e as:</w:t>
      </w:r>
    </w:p>
    <w:p w14:paraId="2ACC4C2A" w14:textId="4C2D73FC" w:rsidR="00DD7549" w:rsidRPr="000E555F" w:rsidRDefault="00000000">
      <w:pPr>
        <w:pStyle w:val="Normal1"/>
        <w:spacing w:line="240" w:lineRule="auto"/>
        <w:rPr>
          <w:rFonts w:ascii="Times New Roman" w:eastAsia="Cambria" w:hAnsi="Times New Roman" w:cs="Times New Roman"/>
          <w:sz w:val="24"/>
          <w:szCs w:val="24"/>
        </w:rPr>
      </w:pPr>
      <m:oMath>
        <m:f>
          <m:fPr>
            <m:ctrlPr>
              <w:rPr>
                <w:rFonts w:ascii="Cambria Math" w:eastAsia="Cambria Math" w:hAnsi="Cambria Math" w:cs="Times New Roman"/>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e</m:t>
                </m:r>
              </m:sup>
            </m:sSup>
          </m:num>
          <m:den>
            <m:r>
              <w:rPr>
                <w:rFonts w:ascii="Cambria Math" w:eastAsia="Cambria Math" w:hAnsi="Cambria Math" w:cs="Times New Roman"/>
                <w:sz w:val="24"/>
                <w:szCs w:val="24"/>
              </w:rPr>
              <m:t>dt</m:t>
            </m:r>
          </m:den>
        </m:f>
        <m:r>
          <w:rPr>
            <w:rFonts w:ascii="Cambria Math" w:eastAsia="Cambria Math" w:hAnsi="Cambria Math" w:cs="Times New Roman"/>
            <w:sz w:val="24"/>
            <w:szCs w:val="24"/>
          </w:rPr>
          <m:t>=</m:t>
        </m:r>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P</m:t>
            </m:r>
          </m:e>
          <m:sub>
            <m:r>
              <w:rPr>
                <w:rFonts w:ascii="Cambria Math" w:eastAsia="Cambria Math" w:hAnsi="Cambria Math" w:cs="Times New Roman"/>
                <w:sz w:val="24"/>
                <w:szCs w:val="24"/>
              </w:rPr>
              <m:t>s</m:t>
            </m:r>
          </m:sub>
          <m:sup>
            <m:r>
              <w:rPr>
                <w:rFonts w:ascii="Cambria Math" w:eastAsia="Cambria Math" w:hAnsi="Cambria Math" w:cs="Times New Roman"/>
                <w:sz w:val="24"/>
                <w:szCs w:val="24"/>
              </w:rPr>
              <m:t>e</m:t>
            </m:r>
          </m:sup>
        </m:sSubSup>
        <m:r>
          <w:rPr>
            <w:rFonts w:ascii="Cambria Math" w:eastAsia="Cambria Math" w:hAnsi="Cambria Math" w:cs="Times New Roman"/>
            <w:sz w:val="24"/>
            <w:szCs w:val="24"/>
          </w:rPr>
          <m:t>-</m:t>
        </m:r>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M</m:t>
            </m:r>
          </m:e>
          <m:sub/>
          <m:sup>
            <m:r>
              <w:rPr>
                <w:rFonts w:ascii="Cambria Math" w:eastAsia="Cambria Math" w:hAnsi="Cambria Math" w:cs="Times New Roman"/>
                <w:sz w:val="24"/>
                <w:szCs w:val="24"/>
              </w:rPr>
              <m:t>e</m:t>
            </m:r>
          </m:sup>
        </m:sSubSup>
      </m:oMath>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t xml:space="preserve">    (4-3)</w:t>
      </w:r>
    </w:p>
    <w:p w14:paraId="76988EA1" w14:textId="55A49C9D" w:rsidR="000E555F" w:rsidRDefault="000E555F">
      <w:pPr>
        <w:pStyle w:val="Normal1"/>
        <w:spacing w:line="240" w:lineRule="auto"/>
        <w:rPr>
          <w:rFonts w:ascii="Times New Roman" w:eastAsia="Cambria" w:hAnsi="Times New Roman" w:cs="Times New Roman"/>
          <w:sz w:val="24"/>
          <w:szCs w:val="24"/>
        </w:rPr>
      </w:pPr>
    </w:p>
    <w:p w14:paraId="2719230E" w14:textId="7F90369B" w:rsidR="000E555F" w:rsidRPr="000E555F" w:rsidRDefault="00000000">
      <w:pPr>
        <w:pStyle w:val="Normal1"/>
        <w:spacing w:line="240" w:lineRule="auto"/>
        <w:rPr>
          <w:rFonts w:ascii="Times New Roman" w:eastAsia="Cambria" w:hAnsi="Times New Roman" w:cs="Times New Roman"/>
          <w:sz w:val="24"/>
          <w:szCs w:val="24"/>
        </w:rPr>
      </w:pPr>
      <m:oMath>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P</m:t>
            </m:r>
          </m:e>
          <m:sub>
            <m:r>
              <w:rPr>
                <w:rFonts w:ascii="Cambria Math" w:eastAsia="Cambria" w:hAnsi="Cambria Math" w:cs="Times New Roman"/>
                <w:sz w:val="24"/>
                <w:szCs w:val="24"/>
              </w:rPr>
              <m:t>s</m:t>
            </m:r>
          </m:sub>
          <m:sup>
            <m:r>
              <w:rPr>
                <w:rFonts w:ascii="Cambria Math" w:eastAsia="Cambria" w:hAnsi="Cambria Math" w:cs="Times New Roman"/>
                <w:sz w:val="24"/>
                <w:szCs w:val="24"/>
              </w:rPr>
              <m:t>e</m:t>
            </m:r>
          </m:sup>
        </m:sSubSup>
        <m:r>
          <w:rPr>
            <w:rFonts w:ascii="Cambria Math" w:eastAsia="Cambria" w:hAnsi="Cambria Math" w:cs="Times New Roman"/>
            <w:sz w:val="24"/>
            <w:szCs w:val="24"/>
          </w:rPr>
          <m:t>=</m:t>
        </m:r>
        <m:d>
          <m:dPr>
            <m:begChr m:val="{"/>
            <m:endChr m:val=""/>
            <m:ctrlPr>
              <w:rPr>
                <w:rFonts w:ascii="Cambria Math" w:eastAsia="Cambria" w:hAnsi="Cambria Math" w:cs="Times New Roman"/>
                <w:i/>
                <w:sz w:val="24"/>
                <w:szCs w:val="24"/>
              </w:rPr>
            </m:ctrlPr>
          </m:dPr>
          <m:e>
            <m:eqArr>
              <m:eqArrPr>
                <m:ctrlPr>
                  <w:rPr>
                    <w:rFonts w:ascii="Cambria Math" w:eastAsia="Cambria" w:hAnsi="Cambria Math" w:cs="Times New Roman"/>
                    <w:i/>
                    <w:sz w:val="24"/>
                    <w:szCs w:val="24"/>
                  </w:rPr>
                </m:ctrlPr>
              </m:eqArrPr>
              <m:e>
                <m:r>
                  <w:rPr>
                    <w:rFonts w:ascii="Cambria Math" w:eastAsia="Cambria" w:hAnsi="Cambria Math" w:cs="Times New Roman"/>
                    <w:sz w:val="24"/>
                    <w:szCs w:val="24"/>
                  </w:rPr>
                  <m:t xml:space="preserve">P            </m:t>
                </m:r>
                <m:r>
                  <m:rPr>
                    <m:sty m:val="p"/>
                  </m:rPr>
                  <w:rPr>
                    <w:rFonts w:ascii="Cambria Math" w:eastAsia="Cambria" w:hAnsi="Cambria Math" w:cs="Times New Roman"/>
                    <w:sz w:val="24"/>
                    <w:szCs w:val="24"/>
                  </w:rPr>
                  <m:t xml:space="preserve">if    </m:t>
                </m:r>
                <m:r>
                  <w:rPr>
                    <w:rFonts w:ascii="Cambria Math" w:eastAsia="Cambria" w:hAnsi="Cambria Math" w:cs="Times New Roman"/>
                    <w:sz w:val="24"/>
                    <w:szCs w:val="24"/>
                  </w:rPr>
                  <m:t xml:space="preserve"> </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r>
                  <w:rPr>
                    <w:rFonts w:ascii="Cambria Math" w:eastAsia="Cambria" w:hAnsi="Cambria Math" w:cs="Times New Roman"/>
                    <w:sz w:val="24"/>
                    <w:szCs w:val="24"/>
                  </w:rPr>
                  <m:t>&lt;</m:t>
                </m:r>
                <m:sSub>
                  <m:sSubPr>
                    <m:ctrlPr>
                      <w:rPr>
                        <w:rFonts w:ascii="Cambria Math" w:eastAsia="Cambria" w:hAnsi="Cambria Math" w:cs="Times New Roman"/>
                        <w:i/>
                        <w:sz w:val="24"/>
                        <w:szCs w:val="24"/>
                      </w:rPr>
                    </m:ctrlPr>
                  </m:sSubPr>
                  <m:e>
                    <m:r>
                      <w:rPr>
                        <w:rFonts w:ascii="Cambria Math" w:eastAsia="Cambria" w:hAnsi="Cambria Math" w:cs="Times New Roman"/>
                        <w:sz w:val="24"/>
                        <w:szCs w:val="24"/>
                      </w:rPr>
                      <m:t>T</m:t>
                    </m:r>
                  </m:e>
                  <m:sub>
                    <m:r>
                      <w:rPr>
                        <w:rFonts w:ascii="Cambria Math" w:eastAsia="Cambria" w:hAnsi="Cambria Math" w:cs="Times New Roman"/>
                        <w:sz w:val="24"/>
                        <w:szCs w:val="24"/>
                      </w:rPr>
                      <m:t>s</m:t>
                    </m:r>
                  </m:sub>
                </m:sSub>
              </m:e>
              <m:e>
                <m:r>
                  <w:rPr>
                    <w:rFonts w:ascii="Cambria Math" w:eastAsia="Cambria" w:hAnsi="Cambria Math" w:cs="Times New Roman"/>
                    <w:sz w:val="24"/>
                    <w:szCs w:val="24"/>
                  </w:rPr>
                  <m:t xml:space="preserve">0             </m:t>
                </m:r>
                <m:r>
                  <m:rPr>
                    <m:sty m:val="p"/>
                  </m:rPr>
                  <w:rPr>
                    <w:rFonts w:ascii="Cambria Math" w:eastAsia="Cambria" w:hAnsi="Cambria Math" w:cs="Times New Roman"/>
                    <w:sz w:val="24"/>
                    <w:szCs w:val="24"/>
                  </w:rPr>
                  <m:t>if</m:t>
                </m:r>
                <m:r>
                  <w:rPr>
                    <w:rFonts w:ascii="Cambria Math" w:eastAsia="Cambria" w:hAnsi="Cambria Math" w:cs="Times New Roman"/>
                    <w:sz w:val="24"/>
                    <w:szCs w:val="24"/>
                  </w:rPr>
                  <m:t xml:space="preserve">     </m:t>
                </m:r>
                <m:sSub>
                  <m:sSubPr>
                    <m:ctrlPr>
                      <w:rPr>
                        <w:rFonts w:ascii="Cambria Math" w:eastAsia="Cambria" w:hAnsi="Cambria Math" w:cs="Times New Roman"/>
                        <w:i/>
                        <w:sz w:val="24"/>
                        <w:szCs w:val="24"/>
                      </w:rPr>
                    </m:ctrlPr>
                  </m:sSubPr>
                  <m:e>
                    <m:r>
                      <w:rPr>
                        <w:rFonts w:ascii="Cambria Math" w:eastAsia="Cambria" w:hAnsi="Cambria Math" w:cs="Times New Roman"/>
                        <w:sz w:val="24"/>
                        <w:szCs w:val="24"/>
                      </w:rPr>
                      <m:t>T</m:t>
                    </m:r>
                  </m:e>
                  <m:sub>
                    <m:r>
                      <w:rPr>
                        <w:rFonts w:ascii="Cambria Math" w:eastAsia="Cambria" w:hAnsi="Cambria Math" w:cs="Times New Roman"/>
                        <w:sz w:val="24"/>
                        <w:szCs w:val="24"/>
                      </w:rPr>
                      <m:t>s</m:t>
                    </m:r>
                  </m:sub>
                </m:sSub>
                <m:r>
                  <w:rPr>
                    <w:rFonts w:ascii="Cambria Math" w:eastAsia="Cambria" w:hAnsi="Cambria Math" w:cs="Times New Roman"/>
                    <w:sz w:val="24"/>
                    <w:szCs w:val="24"/>
                  </w:rPr>
                  <m:t>≤</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e>
            </m:eqArr>
          </m:e>
        </m:d>
      </m:oMath>
      <w:r w:rsidR="008D42F4">
        <w:rPr>
          <w:rFonts w:ascii="Times New Roman" w:eastAsia="Cambria Math" w:hAnsi="Times New Roman" w:cs="Times New Roman"/>
          <w:sz w:val="24"/>
          <w:szCs w:val="24"/>
        </w:rPr>
        <w:t xml:space="preserve"> [mm d</w:t>
      </w:r>
      <w:r w:rsidR="008D42F4">
        <w:rPr>
          <w:rFonts w:ascii="Times New Roman" w:eastAsia="Cambria Math" w:hAnsi="Times New Roman" w:cs="Times New Roman"/>
          <w:sz w:val="24"/>
          <w:szCs w:val="24"/>
          <w:vertAlign w:val="superscript"/>
        </w:rPr>
        <w:t>-1</w:t>
      </w:r>
      <w:r w:rsidR="008D42F4">
        <w:rPr>
          <w:rFonts w:ascii="Times New Roman" w:eastAsia="Cambria Math" w:hAnsi="Times New Roman" w:cs="Times New Roman"/>
          <w:sz w:val="24"/>
          <w:szCs w:val="24"/>
        </w:rPr>
        <w:t>]</w:t>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t xml:space="preserve">    (4-4)</w:t>
      </w:r>
    </w:p>
    <w:p w14:paraId="7A92C045" w14:textId="28EFE78B" w:rsidR="00DD7549" w:rsidRDefault="00DD7549">
      <w:pPr>
        <w:pStyle w:val="Normal1"/>
        <w:spacing w:line="240" w:lineRule="auto"/>
        <w:rPr>
          <w:rFonts w:ascii="Times New Roman" w:eastAsia="Cambria" w:hAnsi="Times New Roman" w:cs="Times New Roman"/>
          <w:sz w:val="24"/>
          <w:szCs w:val="24"/>
        </w:rPr>
      </w:pPr>
    </w:p>
    <w:p w14:paraId="169276B9" w14:textId="75A9288D" w:rsidR="000E555F" w:rsidRPr="000E555F" w:rsidRDefault="00000000">
      <w:pPr>
        <w:pStyle w:val="Normal1"/>
        <w:spacing w:line="240" w:lineRule="auto"/>
        <w:rPr>
          <w:rFonts w:ascii="Times New Roman" w:eastAsia="Cambria" w:hAnsi="Times New Roman" w:cs="Times New Roman"/>
          <w:sz w:val="24"/>
          <w:szCs w:val="24"/>
        </w:rPr>
      </w:pPr>
      <m:oMath>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M</m:t>
            </m:r>
          </m:e>
          <m:sub/>
          <m:sup>
            <m:r>
              <w:rPr>
                <w:rFonts w:ascii="Cambria Math" w:eastAsia="Cambria" w:hAnsi="Cambria Math" w:cs="Times New Roman"/>
                <w:sz w:val="24"/>
                <w:szCs w:val="24"/>
              </w:rPr>
              <m:t>e</m:t>
            </m:r>
          </m:sup>
        </m:sSubSup>
        <m:r>
          <w:rPr>
            <w:rFonts w:ascii="Cambria Math" w:eastAsia="Cambria" w:hAnsi="Cambria Math" w:cs="Times New Roman"/>
            <w:sz w:val="24"/>
            <w:szCs w:val="24"/>
          </w:rPr>
          <m:t>=</m:t>
        </m:r>
        <m:d>
          <m:dPr>
            <m:begChr m:val="{"/>
            <m:endChr m:val=""/>
            <m:ctrlPr>
              <w:rPr>
                <w:rFonts w:ascii="Cambria Math" w:eastAsia="Cambria" w:hAnsi="Cambria Math" w:cs="Times New Roman"/>
                <w:i/>
                <w:sz w:val="24"/>
                <w:szCs w:val="24"/>
              </w:rPr>
            </m:ctrlPr>
          </m:dPr>
          <m:e>
            <m:eqArr>
              <m:eqArrPr>
                <m:ctrlPr>
                  <w:rPr>
                    <w:rFonts w:ascii="Cambria Math" w:eastAsia="Cambria" w:hAnsi="Cambria Math" w:cs="Times New Roman"/>
                    <w:i/>
                    <w:sz w:val="24"/>
                    <w:szCs w:val="24"/>
                  </w:rPr>
                </m:ctrlPr>
              </m:eqArrPr>
              <m:e>
                <m:r>
                  <w:rPr>
                    <w:rFonts w:ascii="Cambria Math" w:eastAsia="Cambria" w:hAnsi="Cambria Math" w:cs="Times New Roman"/>
                    <w:sz w:val="24"/>
                    <w:szCs w:val="24"/>
                  </w:rPr>
                  <m:t xml:space="preserve">2.63+2.55 </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r>
                  <w:rPr>
                    <w:rFonts w:ascii="Cambria Math" w:eastAsia="Cambria" w:hAnsi="Cambria Math" w:cs="Times New Roman"/>
                    <w:sz w:val="24"/>
                    <w:szCs w:val="24"/>
                  </w:rPr>
                  <m:t xml:space="preserve">+0.0912 </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r>
                  <w:rPr>
                    <w:rFonts w:ascii="Cambria Math" w:eastAsia="Cambria" w:hAnsi="Cambria Math" w:cs="Times New Roman"/>
                    <w:sz w:val="24"/>
                    <w:szCs w:val="24"/>
                  </w:rPr>
                  <m:t xml:space="preserve">P     </m:t>
                </m:r>
                <m:r>
                  <m:rPr>
                    <m:sty m:val="p"/>
                  </m:rPr>
                  <w:rPr>
                    <w:rFonts w:ascii="Cambria Math" w:eastAsia="Cambria" w:hAnsi="Cambria Math" w:cs="Times New Roman"/>
                    <w:sz w:val="24"/>
                    <w:szCs w:val="24"/>
                  </w:rPr>
                  <m:t xml:space="preserve">if   </m:t>
                </m:r>
                <m:r>
                  <w:rPr>
                    <w:rFonts w:ascii="Cambria Math" w:eastAsia="Cambria" w:hAnsi="Cambria Math" w:cs="Times New Roman"/>
                    <w:sz w:val="24"/>
                    <w:szCs w:val="24"/>
                  </w:rPr>
                  <m:t xml:space="preserve"> </m:t>
                </m:r>
                <m:sSub>
                  <m:sSubPr>
                    <m:ctrlPr>
                      <w:rPr>
                        <w:rFonts w:ascii="Cambria Math" w:eastAsia="Cambria" w:hAnsi="Cambria Math" w:cs="Times New Roman"/>
                        <w:i/>
                        <w:sz w:val="24"/>
                        <w:szCs w:val="24"/>
                      </w:rPr>
                    </m:ctrlPr>
                  </m:sSubPr>
                  <m:e>
                    <m:r>
                      <w:rPr>
                        <w:rFonts w:ascii="Cambria Math" w:eastAsia="Cambria" w:hAnsi="Cambria Math" w:cs="Times New Roman"/>
                        <w:sz w:val="24"/>
                        <w:szCs w:val="24"/>
                      </w:rPr>
                      <m:t>T</m:t>
                    </m:r>
                  </m:e>
                  <m:sub>
                    <m:r>
                      <w:rPr>
                        <w:rFonts w:ascii="Cambria Math" w:eastAsia="Cambria" w:hAnsi="Cambria Math" w:cs="Times New Roman"/>
                        <w:sz w:val="24"/>
                        <w:szCs w:val="24"/>
                      </w:rPr>
                      <m:t>m</m:t>
                    </m:r>
                  </m:sub>
                </m:sSub>
                <m:r>
                  <w:rPr>
                    <w:rFonts w:ascii="Cambria Math" w:eastAsia="Cambria" w:hAnsi="Cambria Math" w:cs="Times New Roman"/>
                    <w:sz w:val="24"/>
                    <w:szCs w:val="24"/>
                  </w:rPr>
                  <m:t>&lt;</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e>
              <m:e>
                <m:r>
                  <w:rPr>
                    <w:rFonts w:ascii="Cambria Math" w:eastAsia="Cambria" w:hAnsi="Cambria Math" w:cs="Times New Roman"/>
                    <w:sz w:val="24"/>
                    <w:szCs w:val="24"/>
                  </w:rPr>
                  <m:t xml:space="preserve">0                                                           </m:t>
                </m:r>
                <m:r>
                  <m:rPr>
                    <m:sty m:val="p"/>
                  </m:rPr>
                  <w:rPr>
                    <w:rFonts w:ascii="Cambria Math" w:eastAsia="Cambria" w:hAnsi="Cambria Math" w:cs="Times New Roman"/>
                    <w:sz w:val="24"/>
                    <w:szCs w:val="24"/>
                  </w:rPr>
                  <m:t>if</m:t>
                </m:r>
                <m:r>
                  <w:rPr>
                    <w:rFonts w:ascii="Cambria Math" w:eastAsia="Cambria" w:hAnsi="Cambria Math" w:cs="Times New Roman"/>
                    <w:sz w:val="24"/>
                    <w:szCs w:val="24"/>
                  </w:rPr>
                  <m:t xml:space="preserve">    </m:t>
                </m:r>
                <m:sSubSup>
                  <m:sSubSupPr>
                    <m:ctrlPr>
                      <w:rPr>
                        <w:rFonts w:ascii="Cambria Math" w:eastAsia="Cambria" w:hAnsi="Cambria Math" w:cs="Times New Roman"/>
                        <w:i/>
                        <w:sz w:val="24"/>
                        <w:szCs w:val="24"/>
                      </w:rPr>
                    </m:ctrlPr>
                  </m:sSubSupPr>
                  <m:e>
                    <m:r>
                      <w:rPr>
                        <w:rFonts w:ascii="Cambria Math" w:eastAsia="Cambria" w:hAnsi="Cambria Math" w:cs="Times New Roman"/>
                        <w:sz w:val="24"/>
                        <w:szCs w:val="24"/>
                      </w:rPr>
                      <m:t>T</m:t>
                    </m:r>
                  </m:e>
                  <m:sub/>
                  <m:sup>
                    <m:r>
                      <w:rPr>
                        <w:rFonts w:ascii="Cambria Math" w:eastAsia="Cambria" w:hAnsi="Cambria Math" w:cs="Times New Roman"/>
                        <w:sz w:val="24"/>
                        <w:szCs w:val="24"/>
                      </w:rPr>
                      <m:t>e</m:t>
                    </m:r>
                  </m:sup>
                </m:sSubSup>
                <m:r>
                  <w:rPr>
                    <w:rFonts w:ascii="Cambria Math" w:eastAsia="Cambria" w:hAnsi="Cambria Math" w:cs="Times New Roman"/>
                    <w:sz w:val="24"/>
                    <w:szCs w:val="24"/>
                  </w:rPr>
                  <m:t>≤</m:t>
                </m:r>
                <m:sSub>
                  <m:sSubPr>
                    <m:ctrlPr>
                      <w:rPr>
                        <w:rFonts w:ascii="Cambria Math" w:eastAsia="Cambria" w:hAnsi="Cambria Math" w:cs="Times New Roman"/>
                        <w:i/>
                        <w:sz w:val="24"/>
                        <w:szCs w:val="24"/>
                      </w:rPr>
                    </m:ctrlPr>
                  </m:sSubPr>
                  <m:e>
                    <m:r>
                      <w:rPr>
                        <w:rFonts w:ascii="Cambria Math" w:eastAsia="Cambria" w:hAnsi="Cambria Math" w:cs="Times New Roman"/>
                        <w:sz w:val="24"/>
                        <w:szCs w:val="24"/>
                      </w:rPr>
                      <m:t>T</m:t>
                    </m:r>
                  </m:e>
                  <m:sub>
                    <m:r>
                      <w:rPr>
                        <w:rFonts w:ascii="Cambria Math" w:eastAsia="Cambria" w:hAnsi="Cambria Math" w:cs="Times New Roman"/>
                        <w:sz w:val="24"/>
                        <w:szCs w:val="24"/>
                      </w:rPr>
                      <m:t>m</m:t>
                    </m:r>
                  </m:sub>
                </m:sSub>
              </m:e>
            </m:eqArr>
          </m:e>
        </m:d>
      </m:oMath>
      <w:r w:rsidR="008D42F4">
        <w:rPr>
          <w:rFonts w:ascii="Times New Roman" w:eastAsia="Cambria Math" w:hAnsi="Times New Roman" w:cs="Times New Roman"/>
          <w:sz w:val="24"/>
          <w:szCs w:val="24"/>
        </w:rPr>
        <w:t xml:space="preserve"> [mm d</w:t>
      </w:r>
      <w:r w:rsidR="008D42F4">
        <w:rPr>
          <w:rFonts w:ascii="Times New Roman" w:eastAsia="Cambria Math" w:hAnsi="Times New Roman" w:cs="Times New Roman"/>
          <w:sz w:val="24"/>
          <w:szCs w:val="24"/>
          <w:vertAlign w:val="superscript"/>
        </w:rPr>
        <w:t>-1</w:t>
      </w:r>
      <w:r w:rsidR="008D42F4">
        <w:rPr>
          <w:rFonts w:ascii="Times New Roman" w:eastAsia="Cambria Math" w:hAnsi="Times New Roman" w:cs="Times New Roman"/>
          <w:sz w:val="24"/>
          <w:szCs w:val="24"/>
        </w:rPr>
        <w:t>]</w:t>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t xml:space="preserve">    (4-5)</w:t>
      </w:r>
    </w:p>
    <w:p w14:paraId="63E89BC8" w14:textId="77777777" w:rsidR="008D42F4" w:rsidRPr="00BA58A8" w:rsidRDefault="008D42F4" w:rsidP="008D42F4">
      <w:pPr>
        <w:pStyle w:val="NormalWeb"/>
        <w:spacing w:before="0" w:beforeAutospacing="0" w:after="0" w:afterAutospacing="0" w:line="360" w:lineRule="auto"/>
        <w:rPr>
          <w:rFonts w:ascii="Times New Roman" w:hAnsi="Times New Roman"/>
          <w:sz w:val="22"/>
          <w:szCs w:val="22"/>
        </w:rPr>
      </w:pPr>
      <w:bookmarkStart w:id="32" w:name="_gjdgxs" w:colFirst="0" w:colLast="0"/>
      <w:bookmarkEnd w:id="32"/>
      <w:r w:rsidRPr="00BA58A8">
        <w:rPr>
          <w:rFonts w:ascii="Times New Roman" w:hAnsi="Times New Roman"/>
          <w:color w:val="000000"/>
          <w:sz w:val="22"/>
          <w:szCs w:val="22"/>
        </w:rPr>
        <w:t xml:space="preserve">Total SWE in snowpack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p</m:t>
            </m:r>
          </m:sub>
        </m:sSub>
      </m:oMath>
      <w:r w:rsidRPr="00BA58A8">
        <w:rPr>
          <w:rFonts w:ascii="Times New Roman" w:hAnsi="Times New Roman"/>
          <w:color w:val="000000"/>
          <w:sz w:val="22"/>
          <w:szCs w:val="22"/>
        </w:rPr>
        <w:t xml:space="preserve">, [mm/d] in the grid cell at each time-step is the sum of all SWE values at each elevation band </w:t>
      </w:r>
      <m:oMath>
        <m:r>
          <w:rPr>
            <w:rFonts w:ascii="Cambria Math" w:hAnsi="Cambria Math"/>
            <w:color w:val="000000"/>
            <w:sz w:val="22"/>
            <w:szCs w:val="22"/>
          </w:rPr>
          <m:t>e</m:t>
        </m:r>
      </m:oMath>
      <w:r w:rsidRPr="00BA58A8">
        <w:rPr>
          <w:rFonts w:ascii="Times New Roman" w:hAnsi="Times New Roman"/>
          <w:color w:val="000000"/>
          <w:sz w:val="22"/>
          <w:szCs w:val="22"/>
        </w:rPr>
        <w:t xml:space="preserve"> multiplied by the corresponding fraction of grid cell area represented by elevation bin </w:t>
      </w:r>
      <m:oMath>
        <m:r>
          <w:rPr>
            <w:rFonts w:ascii="Cambria Math" w:hAnsi="Cambria Math"/>
            <w:color w:val="000000"/>
            <w:sz w:val="22"/>
            <w:szCs w:val="22"/>
          </w:rPr>
          <m:t>e</m:t>
        </m:r>
      </m:oMath>
      <w:r w:rsidRPr="00BA58A8">
        <w:rPr>
          <w:rFonts w:ascii="Times New Roman" w:hAnsi="Times New Roman"/>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f</m:t>
            </m:r>
          </m:e>
          <m:sup>
            <m:r>
              <w:rPr>
                <w:rFonts w:ascii="Cambria Math" w:hAnsi="Cambria Math"/>
                <w:color w:val="000000"/>
                <w:sz w:val="22"/>
                <w:szCs w:val="22"/>
              </w:rPr>
              <m:t>e</m:t>
            </m:r>
          </m:sup>
        </m:sSup>
      </m:oMath>
      <w:r w:rsidRPr="00BA58A8">
        <w:rPr>
          <w:rFonts w:ascii="Times New Roman" w:hAnsi="Times New Roman"/>
          <w:color w:val="000000"/>
          <w:sz w:val="22"/>
          <w:szCs w:val="22"/>
        </w:rPr>
        <w:t>:</w:t>
      </w:r>
    </w:p>
    <w:p w14:paraId="5F1219A2" w14:textId="6EF46147" w:rsidR="00DD7549" w:rsidRPr="000E555F" w:rsidRDefault="00000000" w:rsidP="009B0C3A">
      <w:pPr>
        <w:spacing w:line="360" w:lineRule="auto"/>
        <w:jc w:val="both"/>
        <w:rPr>
          <w:rFonts w:ascii="Times New Roman" w:eastAsia="Cambria Math" w:hAnsi="Times New Roman" w:cs="Times New Roman"/>
          <w:sz w:val="24"/>
          <w:szCs w:val="24"/>
        </w:rPr>
      </w:pPr>
      <m:oMath>
        <m:sSub>
          <m:sSubPr>
            <m:ctrlPr>
              <w:rPr>
                <w:rFonts w:ascii="Cambria Math" w:hAnsi="Cambria Math" w:cstheme="majorHAnsi"/>
                <w:i/>
                <w:sz w:val="20"/>
                <w:szCs w:val="20"/>
              </w:rPr>
            </m:ctrlPr>
          </m:sSubPr>
          <m:e>
            <m:r>
              <w:rPr>
                <w:rFonts w:ascii="Cambria Math" w:hAnsi="Cambria Math" w:cstheme="majorHAnsi"/>
                <w:sz w:val="20"/>
                <w:szCs w:val="20"/>
              </w:rPr>
              <m:t>S</m:t>
            </m:r>
          </m:e>
          <m:sub>
            <m:r>
              <w:rPr>
                <w:rFonts w:ascii="Cambria Math" w:hAnsi="Cambria Math" w:cstheme="majorHAnsi"/>
                <w:sz w:val="20"/>
                <w:szCs w:val="20"/>
              </w:rPr>
              <m:t>p</m:t>
            </m:r>
          </m:sub>
        </m:sSub>
        <m:r>
          <w:rPr>
            <w:rFonts w:ascii="Cambria Math" w:hAnsi="Cambria Math" w:cstheme="majorHAnsi"/>
            <w:sz w:val="20"/>
            <w:szCs w:val="20"/>
          </w:rPr>
          <m:t xml:space="preserve">= </m:t>
        </m:r>
        <m:nary>
          <m:naryPr>
            <m:chr m:val="∑"/>
            <m:limLoc m:val="undOvr"/>
            <m:ctrlPr>
              <w:rPr>
                <w:rFonts w:ascii="Cambria Math" w:hAnsi="Cambria Math" w:cstheme="majorHAnsi"/>
                <w:i/>
                <w:sz w:val="20"/>
                <w:szCs w:val="20"/>
              </w:rPr>
            </m:ctrlPr>
          </m:naryPr>
          <m:sub>
            <m:r>
              <w:rPr>
                <w:rFonts w:ascii="Cambria Math" w:hAnsi="Cambria Math" w:cstheme="majorHAnsi"/>
                <w:sz w:val="20"/>
                <w:szCs w:val="20"/>
              </w:rPr>
              <m:t>e=1</m:t>
            </m:r>
          </m:sub>
          <m:sup>
            <m:r>
              <w:rPr>
                <w:rFonts w:ascii="Cambria Math" w:hAnsi="Cambria Math" w:cstheme="majorHAnsi"/>
                <w:sz w:val="20"/>
                <w:szCs w:val="20"/>
              </w:rPr>
              <m:t>n</m:t>
            </m:r>
          </m:sup>
          <m:e>
            <m:sSubSup>
              <m:sSubSupPr>
                <m:ctrlPr>
                  <w:rPr>
                    <w:rFonts w:ascii="Cambria Math" w:hAnsi="Cambria Math" w:cstheme="majorHAnsi"/>
                    <w:i/>
                    <w:sz w:val="20"/>
                    <w:szCs w:val="20"/>
                  </w:rPr>
                </m:ctrlPr>
              </m:sSubSupPr>
              <m:e>
                <m:r>
                  <w:rPr>
                    <w:rFonts w:ascii="Cambria Math" w:hAnsi="Cambria Math" w:cstheme="majorHAnsi"/>
                    <w:sz w:val="20"/>
                    <w:szCs w:val="20"/>
                  </w:rPr>
                  <m:t>S</m:t>
                </m:r>
              </m:e>
              <m:sub>
                <m:r>
                  <w:rPr>
                    <w:rFonts w:ascii="Cambria Math" w:hAnsi="Cambria Math" w:cstheme="majorHAnsi"/>
                    <w:sz w:val="20"/>
                    <w:szCs w:val="20"/>
                  </w:rPr>
                  <m:t>p</m:t>
                </m:r>
              </m:sub>
              <m:sup>
                <m:r>
                  <w:rPr>
                    <w:rFonts w:ascii="Cambria Math" w:hAnsi="Cambria Math" w:cstheme="majorHAnsi"/>
                    <w:sz w:val="20"/>
                    <w:szCs w:val="20"/>
                  </w:rPr>
                  <m:t>e</m:t>
                </m:r>
              </m:sup>
            </m:sSubSup>
            <m:sSup>
              <m:sSupPr>
                <m:ctrlPr>
                  <w:rPr>
                    <w:rFonts w:ascii="Cambria Math" w:hAnsi="Cambria Math" w:cstheme="majorHAnsi"/>
                    <w:i/>
                    <w:sz w:val="20"/>
                    <w:szCs w:val="20"/>
                  </w:rPr>
                </m:ctrlPr>
              </m:sSupPr>
              <m:e>
                <m:r>
                  <w:rPr>
                    <w:rFonts w:ascii="Cambria Math" w:hAnsi="Cambria Math" w:cstheme="majorHAnsi"/>
                    <w:sz w:val="20"/>
                    <w:szCs w:val="20"/>
                  </w:rPr>
                  <m:t>f</m:t>
                </m:r>
              </m:e>
              <m:sup>
                <m:r>
                  <w:rPr>
                    <w:rFonts w:ascii="Cambria Math" w:hAnsi="Cambria Math" w:cstheme="majorHAnsi"/>
                    <w:sz w:val="20"/>
                    <w:szCs w:val="20"/>
                  </w:rPr>
                  <m:t>e</m:t>
                </m:r>
              </m:sup>
            </m:sSup>
          </m:e>
        </m:nary>
      </m:oMath>
      <w:r w:rsidR="009B0C3A">
        <w:rPr>
          <w:rFonts w:ascii="Times New Roman" w:eastAsia="Cambria Math" w:hAnsi="Times New Roman" w:cs="Times New Roman"/>
          <w:sz w:val="20"/>
          <w:szCs w:val="20"/>
        </w:rPr>
        <w:t xml:space="preserve"> </w:t>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r>
      <w:r w:rsidR="000E555F">
        <w:rPr>
          <w:rFonts w:ascii="Times New Roman" w:eastAsia="Cambria Math" w:hAnsi="Times New Roman" w:cs="Times New Roman"/>
          <w:sz w:val="24"/>
          <w:szCs w:val="24"/>
        </w:rPr>
        <w:tab/>
        <w:t xml:space="preserve">                (4-6)</w:t>
      </w:r>
    </w:p>
    <w:p w14:paraId="546E4773" w14:textId="77777777" w:rsidR="00DD7549" w:rsidRPr="000E555F" w:rsidRDefault="00DD7549">
      <w:pPr>
        <w:pStyle w:val="Normal1"/>
        <w:spacing w:line="240" w:lineRule="auto"/>
        <w:rPr>
          <w:rFonts w:ascii="Times New Roman" w:eastAsia="Cambria" w:hAnsi="Times New Roman" w:cs="Times New Roman"/>
          <w:sz w:val="24"/>
          <w:szCs w:val="24"/>
        </w:rPr>
      </w:pPr>
    </w:p>
    <w:p w14:paraId="6CCB96B1" w14:textId="5B067DE7" w:rsidR="00DD7549" w:rsidRPr="000E555F" w:rsidRDefault="009B0C3A">
      <w:pPr>
        <w:pStyle w:val="Normal1"/>
        <w:rPr>
          <w:rFonts w:ascii="Times New Roman" w:hAnsi="Times New Roman" w:cs="Times New Roman"/>
          <w:sz w:val="24"/>
          <w:szCs w:val="24"/>
        </w:rPr>
      </w:pPr>
      <w:r w:rsidRPr="009B0C3A">
        <w:rPr>
          <w:rFonts w:ascii="Times New Roman" w:eastAsia="Cambria" w:hAnsi="Times New Roman" w:cs="Times New Roman"/>
          <w:sz w:val="24"/>
          <w:szCs w:val="24"/>
        </w:rPr>
        <w:lastRenderedPageBreak/>
        <w:t>Variables controlling SWE accumulation include the snowfall threshold Ts, with a default value of -1 °C; the snow melt threshold Tm, with a default value of 1 °C; and L is the lapse rate, with a default value of -6.4 °C/km. Both Te and L can be constants for the whole simulation domain, or they can be a spatially variable gridded input layer.</w:t>
      </w:r>
      <w:r w:rsidR="00757A28" w:rsidRPr="000E555F">
        <w:rPr>
          <w:rFonts w:ascii="Times New Roman" w:hAnsi="Times New Roman" w:cs="Times New Roman"/>
          <w:sz w:val="24"/>
          <w:szCs w:val="24"/>
        </w:rPr>
        <w:t xml:space="preserve"> </w:t>
      </w:r>
    </w:p>
    <w:p w14:paraId="5960FB23" w14:textId="7762885F" w:rsidR="00DD7549" w:rsidRPr="009B0C3A" w:rsidRDefault="009B0C3A" w:rsidP="009B0C3A">
      <w:pPr>
        <w:pStyle w:val="ListParagraph"/>
        <w:numPr>
          <w:ilvl w:val="1"/>
          <w:numId w:val="35"/>
        </w:numPr>
        <w:rPr>
          <w:rFonts w:ascii="Times New Roman" w:hAnsi="Times New Roman" w:cs="Times New Roman"/>
          <w:b/>
          <w:sz w:val="32"/>
          <w:szCs w:val="32"/>
        </w:rPr>
      </w:pPr>
      <w:r>
        <w:rPr>
          <w:rFonts w:ascii="Times New Roman" w:hAnsi="Times New Roman" w:cs="Times New Roman"/>
          <w:b/>
          <w:sz w:val="32"/>
          <w:szCs w:val="32"/>
        </w:rPr>
        <w:t>Excess snowpack accumulations</w:t>
      </w:r>
    </w:p>
    <w:p w14:paraId="788F4AD9" w14:textId="4D0748A8" w:rsidR="00DD7549" w:rsidRDefault="00757A28">
      <w:pPr>
        <w:pStyle w:val="Normal1"/>
        <w:rPr>
          <w:rFonts w:ascii="Times New Roman" w:hAnsi="Times New Roman" w:cs="Times New Roman"/>
          <w:sz w:val="24"/>
          <w:szCs w:val="24"/>
        </w:rPr>
      </w:pPr>
      <w:r w:rsidRPr="000E555F">
        <w:rPr>
          <w:rFonts w:ascii="Times New Roman" w:hAnsi="Times New Roman" w:cs="Times New Roman"/>
          <w:sz w:val="24"/>
          <w:szCs w:val="24"/>
        </w:rPr>
        <w:t>At high elevations and cold climates it is a common case that annual snowfall exceeds annual snowmelt volume.  In the natural systems the excess snowpack converts to ice and triggers glacial dynamics (growth, flow, and melt at lower elevations). WBM accounts for glacier areas in a separate module, but pixels with partial glacier areas are still processes through its snowpack/snowmelt module (see previous section). That causes the problem of infinite snow accumulation. To address this problem WBM combines the following sequence of steps</w:t>
      </w:r>
      <w:r w:rsidR="000E555F">
        <w:rPr>
          <w:rFonts w:ascii="Times New Roman" w:hAnsi="Times New Roman" w:cs="Times New Roman"/>
          <w:sz w:val="24"/>
          <w:szCs w:val="24"/>
        </w:rPr>
        <w:t>:</w:t>
      </w:r>
    </w:p>
    <w:p w14:paraId="4923E101" w14:textId="007BB125" w:rsidR="000E555F" w:rsidRDefault="000E555F" w:rsidP="000E555F">
      <w:pPr>
        <w:pStyle w:val="Normal1"/>
        <w:numPr>
          <w:ilvl w:val="6"/>
          <w:numId w:val="17"/>
        </w:numPr>
        <w:rPr>
          <w:rFonts w:ascii="Times New Roman" w:hAnsi="Times New Roman" w:cs="Times New Roman"/>
          <w:sz w:val="24"/>
          <w:szCs w:val="24"/>
        </w:rPr>
      </w:pPr>
      <w:r w:rsidRPr="000E555F">
        <w:rPr>
          <w:rFonts w:ascii="Times New Roman" w:hAnsi="Times New Roman" w:cs="Times New Roman"/>
          <w:sz w:val="24"/>
          <w:szCs w:val="24"/>
        </w:rPr>
        <w:t>Glacier area is placed to the highest elevation bands within each pixel (grid cell).</w:t>
      </w:r>
    </w:p>
    <w:p w14:paraId="64A00436" w14:textId="77777777" w:rsidR="000E555F" w:rsidRDefault="00757A28" w:rsidP="000E555F">
      <w:pPr>
        <w:pStyle w:val="Normal1"/>
        <w:numPr>
          <w:ilvl w:val="6"/>
          <w:numId w:val="17"/>
        </w:numPr>
        <w:rPr>
          <w:rFonts w:ascii="Times New Roman" w:hAnsi="Times New Roman" w:cs="Times New Roman"/>
          <w:sz w:val="24"/>
          <w:szCs w:val="24"/>
        </w:rPr>
      </w:pPr>
      <w:r w:rsidRPr="000E555F">
        <w:rPr>
          <w:rFonts w:ascii="Times New Roman" w:hAnsi="Times New Roman" w:cs="Times New Roman"/>
          <w:sz w:val="24"/>
          <w:szCs w:val="24"/>
        </w:rPr>
        <w:t>At the date of annual snowpack minimum the snowbands are shifted downward. The date of annual snowpack minimum is assumed to be August 15 in the Northern hemisphere and February 15 in the Southern hemisphere.</w:t>
      </w:r>
    </w:p>
    <w:p w14:paraId="540E1A09" w14:textId="5F01D6F3" w:rsidR="00DD7549" w:rsidRPr="000E555F" w:rsidRDefault="00757A28" w:rsidP="000E555F">
      <w:pPr>
        <w:pStyle w:val="Normal1"/>
        <w:numPr>
          <w:ilvl w:val="6"/>
          <w:numId w:val="17"/>
        </w:numPr>
        <w:rPr>
          <w:rFonts w:ascii="Times New Roman" w:hAnsi="Times New Roman" w:cs="Times New Roman"/>
          <w:sz w:val="24"/>
          <w:szCs w:val="24"/>
        </w:rPr>
      </w:pPr>
      <w:r w:rsidRPr="000E555F">
        <w:rPr>
          <w:rFonts w:ascii="Times New Roman" w:hAnsi="Times New Roman" w:cs="Times New Roman"/>
          <w:sz w:val="24"/>
          <w:szCs w:val="24"/>
        </w:rPr>
        <w:t>The snowpack in excess of threshold (e.g. 5000 mm of snow water equivalent, SWE) is shifted downstream by the flow direction network to the next pixel at the dates of snowpack minimum.</w:t>
      </w:r>
    </w:p>
    <w:p w14:paraId="3C09B3A5" w14:textId="77777777" w:rsidR="00DD7549" w:rsidRPr="000E555F" w:rsidRDefault="00757A28">
      <w:pPr>
        <w:pStyle w:val="Normal1"/>
        <w:rPr>
          <w:rFonts w:ascii="Times New Roman" w:hAnsi="Times New Roman" w:cs="Times New Roman"/>
          <w:sz w:val="24"/>
          <w:szCs w:val="24"/>
        </w:rPr>
      </w:pPr>
      <w:r w:rsidRPr="000E555F">
        <w:rPr>
          <w:rFonts w:ascii="Times New Roman" w:hAnsi="Times New Roman" w:cs="Times New Roman"/>
          <w:sz w:val="24"/>
          <w:szCs w:val="24"/>
        </w:rPr>
        <w:t>The above steps are executed in order until the snow accumulation problem gets eliminated. I.e. some pixels (grid cells) need to use step (1) only, some steps (1)-(2), and some all three steps to solve excess snowpack accumulation problem.</w:t>
      </w:r>
    </w:p>
    <w:p w14:paraId="5B3D9BC1" w14:textId="77777777" w:rsidR="00DD7549" w:rsidRDefault="00DD7549">
      <w:pPr>
        <w:pStyle w:val="Normal1"/>
        <w:rPr>
          <w:b/>
        </w:rPr>
      </w:pPr>
    </w:p>
    <w:p w14:paraId="71441C7B" w14:textId="30465227" w:rsidR="00DD7549" w:rsidRPr="000E555F" w:rsidRDefault="00DA31E9" w:rsidP="009B0C3A">
      <w:pPr>
        <w:pStyle w:val="ListParagraph"/>
        <w:numPr>
          <w:ilvl w:val="0"/>
          <w:numId w:val="35"/>
        </w:numPr>
        <w:ind w:left="360"/>
        <w:rPr>
          <w:rFonts w:ascii="Times New Roman" w:hAnsi="Times New Roman" w:cs="Times New Roman"/>
          <w:b/>
          <w:sz w:val="32"/>
          <w:szCs w:val="32"/>
        </w:rPr>
      </w:pPr>
      <w:r w:rsidRPr="000E555F">
        <w:rPr>
          <w:b/>
          <w:sz w:val="28"/>
          <w:szCs w:val="28"/>
        </w:rPr>
        <w:br w:type="page"/>
      </w:r>
      <w:commentRangeStart w:id="33"/>
      <w:r w:rsidR="00757A28" w:rsidRPr="000E555F">
        <w:rPr>
          <w:rFonts w:ascii="Times New Roman" w:hAnsi="Times New Roman" w:cs="Times New Roman"/>
          <w:b/>
          <w:sz w:val="32"/>
          <w:szCs w:val="32"/>
        </w:rPr>
        <w:lastRenderedPageBreak/>
        <w:t>Canopy interception</w:t>
      </w:r>
      <w:r w:rsidRPr="000E555F">
        <w:rPr>
          <w:rFonts w:ascii="Times New Roman" w:hAnsi="Times New Roman" w:cs="Times New Roman"/>
          <w:b/>
          <w:sz w:val="32"/>
          <w:szCs w:val="32"/>
        </w:rPr>
        <w:t xml:space="preserve"> of precipitation</w:t>
      </w:r>
      <w:commentRangeEnd w:id="33"/>
      <w:r w:rsidR="0060277A">
        <w:rPr>
          <w:rStyle w:val="CommentReference"/>
          <w:rFonts w:ascii="Arial" w:eastAsia="Arial" w:hAnsi="Arial" w:cs="Arial"/>
          <w:lang w:val="en"/>
        </w:rPr>
        <w:commentReference w:id="33"/>
      </w:r>
    </w:p>
    <w:p w14:paraId="5D059424" w14:textId="77777777" w:rsidR="00DA31E9" w:rsidRPr="000E555F" w:rsidRDefault="00DA31E9" w:rsidP="00DA31E9">
      <w:pPr>
        <w:spacing w:after="120"/>
        <w:jc w:val="both"/>
        <w:rPr>
          <w:rFonts w:ascii="Times New Roman" w:hAnsi="Times New Roman" w:cs="Times New Roman"/>
          <w:sz w:val="24"/>
          <w:szCs w:val="24"/>
        </w:rPr>
      </w:pPr>
      <w:r w:rsidRPr="000E555F">
        <w:rPr>
          <w:rFonts w:ascii="Times New Roman" w:hAnsi="Times New Roman" w:cs="Times New Roman"/>
          <w:sz w:val="24"/>
          <w:szCs w:val="24"/>
        </w:rPr>
        <w:t>Rainfall interception by vegetation can be significant for many land covers such as all forest types and some others. Intercept water on the vegetation canopy does not reach soil, evaporates and makes an additional contribution to the total evapotranspiration flux. The canopy intercept does not apply to snow which is assumed to be part of the total snowpack that shares common snow sublimation process.</w:t>
      </w:r>
    </w:p>
    <w:p w14:paraId="3A1113DA" w14:textId="77777777" w:rsidR="00DA31E9" w:rsidRPr="000E555F" w:rsidRDefault="00DA31E9" w:rsidP="00DA31E9">
      <w:pPr>
        <w:spacing w:after="120"/>
        <w:jc w:val="both"/>
        <w:rPr>
          <w:rFonts w:ascii="Times New Roman" w:hAnsi="Times New Roman" w:cs="Times New Roman"/>
          <w:sz w:val="24"/>
          <w:szCs w:val="24"/>
        </w:rPr>
      </w:pPr>
      <w:r w:rsidRPr="000E555F">
        <w:rPr>
          <w:rFonts w:ascii="Times New Roman" w:hAnsi="Times New Roman" w:cs="Times New Roman"/>
          <w:sz w:val="24"/>
          <w:szCs w:val="24"/>
        </w:rPr>
        <w:t xml:space="preserve">WBM uses canopy rain interception formulations similar to those adopted in VIC model following monograph of </w:t>
      </w:r>
      <w:r w:rsidRPr="000E555F">
        <w:rPr>
          <w:rFonts w:ascii="Times New Roman" w:hAnsi="Times New Roman" w:cs="Times New Roman"/>
          <w:sz w:val="24"/>
          <w:szCs w:val="24"/>
        </w:rPr>
        <w:fldChar w:fldCharType="begin"/>
      </w:r>
      <w:r w:rsidRPr="000E555F">
        <w:rPr>
          <w:rFonts w:ascii="Times New Roman" w:hAnsi="Times New Roman" w:cs="Times New Roman"/>
          <w:sz w:val="24"/>
          <w:szCs w:val="24"/>
        </w:rPr>
        <w:instrText xml:space="preserve"> ADDIN EN.CITE &lt;EndNote&gt;&lt;Cite&gt;&lt;Author&gt;Dickinson&lt;/Author&gt;&lt;Year&gt;1984&lt;/Year&gt;&lt;RecNum&gt;4439&lt;/RecNum&gt;&lt;DisplayText&gt;[&lt;style face="italic"&gt;Dickinson&lt;/style&gt;, 1984]&lt;/DisplayText&gt;&lt;record&gt;&lt;rec-number&gt;4439&lt;/rec-number&gt;&lt;foreign-keys&gt;&lt;key app="EN" db-id="05xxzddzkszw2qexx20xdvpmvaz0s9rfrpfa"&gt;4439&lt;/key&gt;&lt;/foreign-keys&gt;&lt;ref-type name="Journal Article"&gt;17&lt;/ref-type&gt;&lt;contributors&gt;&lt;authors&gt;&lt;author&gt;R. E. Dickinson&lt;/author&gt;&lt;/authors&gt;&lt;/contributors&gt;&lt;titles&gt;&lt;title&gt;Modeling evapotranspiration for three-dimensional global climate models&lt;/title&gt;&lt;secondary-title&gt;Climate Processes and Climate Sensitivity&lt;/secondary-title&gt;&lt;/titles&gt;&lt;pages&gt;58-72&lt;/pages&gt;&lt;volume&gt;Geophysical Monograph 29&lt;/volume&gt;&lt;dates&gt;&lt;year&gt;1984&lt;/year&gt;&lt;/dates&gt;&lt;urls&gt;&lt;/urls&gt;&lt;/record&gt;&lt;/Cite&gt;&lt;/EndNote&gt;</w:instrText>
      </w:r>
      <w:r w:rsidRPr="000E555F">
        <w:rPr>
          <w:rFonts w:ascii="Times New Roman" w:hAnsi="Times New Roman" w:cs="Times New Roman"/>
          <w:sz w:val="24"/>
          <w:szCs w:val="24"/>
        </w:rPr>
        <w:fldChar w:fldCharType="separate"/>
      </w:r>
      <w:r w:rsidRPr="000E555F">
        <w:rPr>
          <w:rFonts w:ascii="Times New Roman" w:hAnsi="Times New Roman" w:cs="Times New Roman"/>
          <w:noProof/>
          <w:sz w:val="24"/>
          <w:szCs w:val="24"/>
        </w:rPr>
        <w:t>[</w:t>
      </w:r>
      <w:hyperlink w:anchor="_ENREF_2" w:tooltip="Dickinson, 1984 #4439" w:history="1">
        <w:r w:rsidRPr="000E555F">
          <w:rPr>
            <w:rFonts w:ascii="Times New Roman" w:hAnsi="Times New Roman" w:cs="Times New Roman"/>
            <w:i/>
            <w:noProof/>
            <w:sz w:val="24"/>
            <w:szCs w:val="24"/>
          </w:rPr>
          <w:t>Dickinson</w:t>
        </w:r>
        <w:r w:rsidRPr="000E555F">
          <w:rPr>
            <w:rFonts w:ascii="Times New Roman" w:hAnsi="Times New Roman" w:cs="Times New Roman"/>
            <w:noProof/>
            <w:sz w:val="24"/>
            <w:szCs w:val="24"/>
          </w:rPr>
          <w:t>, 1984</w:t>
        </w:r>
      </w:hyperlink>
      <w:r w:rsidRPr="000E555F">
        <w:rPr>
          <w:rFonts w:ascii="Times New Roman" w:hAnsi="Times New Roman" w:cs="Times New Roman"/>
          <w:noProof/>
          <w:sz w:val="24"/>
          <w:szCs w:val="24"/>
        </w:rPr>
        <w:t>]</w:t>
      </w:r>
      <w:r w:rsidRPr="000E555F">
        <w:rPr>
          <w:rFonts w:ascii="Times New Roman" w:hAnsi="Times New Roman" w:cs="Times New Roman"/>
          <w:sz w:val="24"/>
          <w:szCs w:val="24"/>
        </w:rPr>
        <w:fldChar w:fldCharType="end"/>
      </w:r>
      <w:r w:rsidRPr="000E555F">
        <w:rPr>
          <w:rFonts w:ascii="Times New Roman" w:hAnsi="Times New Roman" w:cs="Times New Roman"/>
          <w:sz w:val="24"/>
          <w:szCs w:val="24"/>
        </w:rPr>
        <w:t>. The canopy water balance is given as following</w:t>
      </w:r>
    </w:p>
    <w:p w14:paraId="3C3365D1" w14:textId="10BD52C0" w:rsidR="00DA31E9" w:rsidRPr="000E555F" w:rsidRDefault="00DA31E9" w:rsidP="00DA31E9">
      <w:pPr>
        <w:tabs>
          <w:tab w:val="left" w:pos="720"/>
          <w:tab w:val="left" w:pos="8640"/>
        </w:tabs>
        <w:spacing w:after="120"/>
        <w:jc w:val="both"/>
        <w:rPr>
          <w:rFonts w:ascii="Times New Roman" w:hAnsi="Times New Roman" w:cs="Times New Roman"/>
          <w:sz w:val="24"/>
          <w:szCs w:val="24"/>
        </w:rPr>
      </w:pPr>
      <w:r w:rsidRPr="000E555F">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num>
          <m:den>
            <m:r>
              <w:rPr>
                <w:rFonts w:ascii="Cambria Math" w:hAnsi="Cambria Math" w:cs="Times New Roman"/>
                <w:sz w:val="24"/>
                <w:szCs w:val="24"/>
              </w:rPr>
              <m:t>dt</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c</m:t>
            </m:r>
          </m:sub>
        </m:sSub>
        <m:r>
          <w:rPr>
            <w:rFonts w:ascii="Cambria Math" w:hAnsi="Cambria Math" w:cs="Times New Roman"/>
            <w:sz w:val="24"/>
            <w:szCs w:val="24"/>
          </w:rPr>
          <m:t xml:space="preserve">,    where </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w:sym w:font="Symbol" w:char="F0A3"/>
            </m:r>
            <m:r>
              <w:rPr>
                <w:rFonts w:ascii="Cambria Math" w:hAnsi="Cambria Math" w:cs="Times New Roman"/>
                <w:sz w:val="24"/>
                <w:szCs w:val="24"/>
              </w:rPr>
              <m:t xml:space="preserve"> W</m:t>
            </m:r>
          </m:e>
          <m:sub>
            <m:r>
              <w:rPr>
                <w:rFonts w:ascii="Cambria Math" w:hAnsi="Cambria Math" w:cs="Times New Roman"/>
                <w:sz w:val="24"/>
                <w:szCs w:val="24"/>
              </w:rPr>
              <m:t>i</m:t>
            </m:r>
          </m:sub>
          <m:sup>
            <m:r>
              <w:rPr>
                <w:rFonts w:ascii="Cambria Math" w:hAnsi="Cambria Math" w:cs="Times New Roman"/>
                <w:sz w:val="24"/>
                <w:szCs w:val="24"/>
              </w:rPr>
              <m:t>max</m:t>
            </m:r>
          </m:sup>
        </m:sSubSup>
      </m:oMath>
      <w:r w:rsidRPr="000E555F">
        <w:rPr>
          <w:rFonts w:ascii="Times New Roman" w:hAnsi="Times New Roman" w:cs="Times New Roman"/>
          <w:sz w:val="24"/>
          <w:szCs w:val="24"/>
        </w:rPr>
        <w:tab/>
        <w:t>(</w:t>
      </w:r>
      <w:r w:rsidR="000E555F">
        <w:rPr>
          <w:rFonts w:ascii="Times New Roman" w:hAnsi="Times New Roman" w:cs="Times New Roman"/>
          <w:sz w:val="24"/>
          <w:szCs w:val="24"/>
        </w:rPr>
        <w:t>5-</w:t>
      </w:r>
      <w:r w:rsidRPr="000E555F">
        <w:rPr>
          <w:rFonts w:ascii="Times New Roman" w:hAnsi="Times New Roman" w:cs="Times New Roman"/>
          <w:sz w:val="24"/>
          <w:szCs w:val="24"/>
        </w:rPr>
        <w:t>1)</w:t>
      </w:r>
    </w:p>
    <w:p w14:paraId="1AD5D1AE" w14:textId="5EA797AA" w:rsidR="00DA31E9" w:rsidRPr="000E555F" w:rsidRDefault="00DA31E9" w:rsidP="00DA31E9">
      <w:pPr>
        <w:spacing w:after="120"/>
        <w:jc w:val="both"/>
        <w:rPr>
          <w:rFonts w:ascii="Times New Roman" w:hAnsi="Times New Roman" w:cs="Times New Roman"/>
          <w:sz w:val="24"/>
          <w:szCs w:val="24"/>
        </w:rPr>
      </w:pPr>
      <w:r w:rsidRPr="000E555F">
        <w:rPr>
          <w:rFonts w:ascii="Times New Roman" w:hAnsi="Times New Roman" w:cs="Times New Roman"/>
          <w:sz w:val="24"/>
          <w:szCs w:val="24"/>
        </w:rPr>
        <w:t xml:space="preserve">where </w:t>
      </w:r>
      <w:r w:rsidRPr="000E555F">
        <w:rPr>
          <w:rFonts w:ascii="Times New Roman" w:hAnsi="Times New Roman" w:cs="Times New Roman"/>
          <w:i/>
          <w:sz w:val="24"/>
          <w:szCs w:val="24"/>
        </w:rPr>
        <w:t>W</w:t>
      </w:r>
      <w:r w:rsidRPr="000E555F">
        <w:rPr>
          <w:rFonts w:ascii="Times New Roman" w:hAnsi="Times New Roman" w:cs="Times New Roman"/>
          <w:i/>
          <w:sz w:val="24"/>
          <w:szCs w:val="24"/>
          <w:vertAlign w:val="subscript"/>
        </w:rPr>
        <w:t>i</w:t>
      </w:r>
      <w:r w:rsidRPr="000E555F">
        <w:rPr>
          <w:rFonts w:ascii="Times New Roman" w:hAnsi="Times New Roman" w:cs="Times New Roman"/>
          <w:sz w:val="24"/>
          <w:szCs w:val="24"/>
        </w:rPr>
        <w:t xml:space="preserve"> is intercept canopy water storage (mm), </w:t>
      </w:r>
      <w:r w:rsidRPr="000E555F">
        <w:rPr>
          <w:rFonts w:ascii="Times New Roman" w:hAnsi="Times New Roman" w:cs="Times New Roman"/>
          <w:i/>
          <w:sz w:val="24"/>
          <w:szCs w:val="24"/>
        </w:rPr>
        <w:t>t</w:t>
      </w:r>
      <w:r w:rsidRPr="000E555F">
        <w:rPr>
          <w:rFonts w:ascii="Times New Roman" w:hAnsi="Times New Roman" w:cs="Times New Roman"/>
          <w:sz w:val="24"/>
          <w:szCs w:val="24"/>
        </w:rPr>
        <w:t xml:space="preserve"> is time (d), </w:t>
      </w:r>
      <w:r w:rsidRPr="000E555F">
        <w:rPr>
          <w:rFonts w:ascii="Times New Roman" w:hAnsi="Times New Roman" w:cs="Times New Roman"/>
          <w:i/>
          <w:sz w:val="24"/>
          <w:szCs w:val="24"/>
        </w:rPr>
        <w:t>P</w:t>
      </w:r>
      <w:r w:rsidRPr="000E555F">
        <w:rPr>
          <w:rFonts w:ascii="Times New Roman" w:hAnsi="Times New Roman" w:cs="Times New Roman"/>
          <w:sz w:val="24"/>
          <w:szCs w:val="24"/>
        </w:rPr>
        <w:t xml:space="preserve"> and </w:t>
      </w:r>
      <w:r w:rsidR="0049708C" w:rsidRPr="000E555F">
        <w:rPr>
          <w:rFonts w:ascii="Times New Roman" w:hAnsi="Times New Roman" w:cs="Times New Roman"/>
          <w:i/>
          <w:sz w:val="24"/>
          <w:szCs w:val="24"/>
        </w:rPr>
        <w:t>P</w:t>
      </w:r>
      <w:r w:rsidR="0049708C">
        <w:rPr>
          <w:rFonts w:ascii="Times New Roman" w:hAnsi="Times New Roman" w:cs="Times New Roman"/>
          <w:i/>
          <w:sz w:val="24"/>
          <w:szCs w:val="24"/>
          <w:vertAlign w:val="subscript"/>
        </w:rPr>
        <w:t>t</w:t>
      </w:r>
      <w:r w:rsidR="0049708C" w:rsidRPr="000E555F">
        <w:rPr>
          <w:rFonts w:ascii="Times New Roman" w:hAnsi="Times New Roman" w:cs="Times New Roman"/>
          <w:sz w:val="24"/>
          <w:szCs w:val="24"/>
        </w:rPr>
        <w:t xml:space="preserve"> </w:t>
      </w:r>
      <w:r w:rsidRPr="000E555F">
        <w:rPr>
          <w:rFonts w:ascii="Times New Roman" w:hAnsi="Times New Roman" w:cs="Times New Roman"/>
          <w:sz w:val="24"/>
          <w:szCs w:val="24"/>
        </w:rPr>
        <w:t xml:space="preserve">are rain precipitation and throughfall respectively (mm/d), </w:t>
      </w:r>
      <w:r w:rsidRPr="000E555F">
        <w:rPr>
          <w:rFonts w:ascii="Times New Roman" w:hAnsi="Times New Roman" w:cs="Times New Roman"/>
          <w:i/>
          <w:sz w:val="24"/>
          <w:szCs w:val="24"/>
        </w:rPr>
        <w:t>E</w:t>
      </w:r>
      <w:r w:rsidRPr="000E555F">
        <w:rPr>
          <w:rFonts w:ascii="Times New Roman" w:hAnsi="Times New Roman" w:cs="Times New Roman"/>
          <w:i/>
          <w:sz w:val="24"/>
          <w:szCs w:val="24"/>
          <w:vertAlign w:val="subscript"/>
        </w:rPr>
        <w:t>c</w:t>
      </w:r>
      <w:r w:rsidRPr="000E555F">
        <w:rPr>
          <w:rFonts w:ascii="Times New Roman" w:hAnsi="Times New Roman" w:cs="Times New Roman"/>
          <w:sz w:val="24"/>
          <w:szCs w:val="24"/>
        </w:rPr>
        <w:t xml:space="preserve"> is evaporation of the intercept canopy water (mm/d). </w:t>
      </w:r>
      <w:ins w:id="34" w:author="Shan Zuidema" w:date="2022-07-14T15:44:00Z">
        <w:r w:rsidR="0094180C" w:rsidRPr="000E555F">
          <w:rPr>
            <w:rFonts w:ascii="Times New Roman" w:hAnsi="Times New Roman" w:cs="Times New Roman"/>
            <w:sz w:val="24"/>
            <w:szCs w:val="24"/>
          </w:rPr>
          <w:t>). Note that the quantity in the round brackets of the RHS of eq. (</w:t>
        </w:r>
        <w:r w:rsidR="0094180C">
          <w:rPr>
            <w:rFonts w:ascii="Times New Roman" w:hAnsi="Times New Roman" w:cs="Times New Roman"/>
            <w:sz w:val="24"/>
            <w:szCs w:val="24"/>
          </w:rPr>
          <w:t>S5-</w:t>
        </w:r>
        <w:r w:rsidR="0094180C" w:rsidRPr="000E555F">
          <w:rPr>
            <w:rFonts w:ascii="Times New Roman" w:hAnsi="Times New Roman" w:cs="Times New Roman"/>
            <w:sz w:val="24"/>
            <w:szCs w:val="24"/>
          </w:rPr>
          <w:t>1) is</w:t>
        </w:r>
        <w:r w:rsidR="0094180C">
          <w:rPr>
            <w:rFonts w:ascii="Times New Roman" w:hAnsi="Times New Roman" w:cs="Times New Roman"/>
            <w:sz w:val="24"/>
            <w:szCs w:val="24"/>
          </w:rPr>
          <w:t xml:space="preserve"> the rainfall </w:t>
        </w:r>
        <w:r w:rsidR="0094180C" w:rsidRPr="000E555F">
          <w:rPr>
            <w:rFonts w:ascii="Times New Roman" w:hAnsi="Times New Roman" w:cs="Times New Roman"/>
            <w:sz w:val="24"/>
            <w:szCs w:val="24"/>
          </w:rPr>
          <w:t>the canopy intercept</w:t>
        </w:r>
        <w:r w:rsidR="0094180C">
          <w:rPr>
            <w:rFonts w:ascii="Times New Roman" w:hAnsi="Times New Roman" w:cs="Times New Roman"/>
            <w:sz w:val="24"/>
            <w:szCs w:val="24"/>
          </w:rPr>
          <w:t>s</w:t>
        </w:r>
        <w:r w:rsidR="0094180C" w:rsidRPr="000E555F">
          <w:rPr>
            <w:rFonts w:ascii="Times New Roman" w:hAnsi="Times New Roman" w:cs="Times New Roman"/>
            <w:sz w:val="24"/>
            <w:szCs w:val="24"/>
          </w:rPr>
          <w:t xml:space="preserve"> </w:t>
        </w:r>
        <w:r w:rsidR="0094180C">
          <w:rPr>
            <w:rFonts w:ascii="Times New Roman" w:hAnsi="Times New Roman" w:cs="Times New Roman"/>
            <w:sz w:val="24"/>
            <w:szCs w:val="24"/>
          </w:rPr>
          <w:t>before</w:t>
        </w:r>
        <w:r w:rsidR="0094180C" w:rsidRPr="000E555F">
          <w:rPr>
            <w:rFonts w:ascii="Times New Roman" w:hAnsi="Times New Roman" w:cs="Times New Roman"/>
            <w:sz w:val="24"/>
            <w:szCs w:val="24"/>
          </w:rPr>
          <w:t xml:space="preserve"> reaching the ground.</w:t>
        </w:r>
        <w:r w:rsidR="0094180C">
          <w:rPr>
            <w:rFonts w:ascii="Times New Roman" w:hAnsi="Times New Roman" w:cs="Times New Roman"/>
            <w:sz w:val="24"/>
            <w:szCs w:val="24"/>
          </w:rPr>
          <w:t xml:space="preserve"> </w:t>
        </w:r>
      </w:ins>
      <w:del w:id="35" w:author="Shan Zuidema" w:date="2022-07-14T15:44:00Z">
        <w:r w:rsidRPr="000E555F" w:rsidDel="0094180C">
          <w:rPr>
            <w:rFonts w:ascii="Times New Roman" w:hAnsi="Times New Roman" w:cs="Times New Roman"/>
            <w:sz w:val="24"/>
            <w:szCs w:val="24"/>
          </w:rPr>
          <w:delText>Note that the quantity in the round brackets of the RHS of eq. (</w:delText>
        </w:r>
        <w:r w:rsidR="000E555F" w:rsidDel="0094180C">
          <w:rPr>
            <w:rFonts w:ascii="Times New Roman" w:hAnsi="Times New Roman" w:cs="Times New Roman"/>
            <w:sz w:val="24"/>
            <w:szCs w:val="24"/>
          </w:rPr>
          <w:delText>5-</w:delText>
        </w:r>
        <w:r w:rsidRPr="000E555F" w:rsidDel="0094180C">
          <w:rPr>
            <w:rFonts w:ascii="Times New Roman" w:hAnsi="Times New Roman" w:cs="Times New Roman"/>
            <w:sz w:val="24"/>
            <w:szCs w:val="24"/>
          </w:rPr>
          <w:delText xml:space="preserve">1) is the canopy intercept as the rainfall water not reaching the ground. </w:delText>
        </w:r>
      </w:del>
      <w:r w:rsidRPr="000E555F">
        <w:rPr>
          <w:rFonts w:ascii="Times New Roman" w:hAnsi="Times New Roman" w:cs="Times New Roman"/>
          <w:sz w:val="24"/>
          <w:szCs w:val="24"/>
        </w:rPr>
        <w:t xml:space="preserve">The canopy water storage is limited by its capacity </w:t>
      </w:r>
      <w:r w:rsidRPr="000E555F">
        <w:rPr>
          <w:rFonts w:ascii="Times New Roman" w:hAnsi="Times New Roman" w:cs="Times New Roman"/>
          <w:i/>
          <w:sz w:val="24"/>
          <w:szCs w:val="24"/>
        </w:rPr>
        <w:t>W</w:t>
      </w:r>
      <w:r w:rsidRPr="000E555F">
        <w:rPr>
          <w:rFonts w:ascii="Times New Roman" w:hAnsi="Times New Roman" w:cs="Times New Roman"/>
          <w:i/>
          <w:sz w:val="24"/>
          <w:szCs w:val="24"/>
          <w:vertAlign w:val="subscript"/>
        </w:rPr>
        <w:t>i</w:t>
      </w:r>
      <w:r w:rsidRPr="000E555F">
        <w:rPr>
          <w:rFonts w:ascii="Times New Roman" w:hAnsi="Times New Roman" w:cs="Times New Roman"/>
          <w:i/>
          <w:sz w:val="24"/>
          <w:szCs w:val="24"/>
          <w:vertAlign w:val="superscript"/>
        </w:rPr>
        <w:t>max</w:t>
      </w:r>
      <w:r w:rsidRPr="000E555F">
        <w:rPr>
          <w:rFonts w:ascii="Times New Roman" w:hAnsi="Times New Roman" w:cs="Times New Roman"/>
          <w:sz w:val="24"/>
          <w:szCs w:val="24"/>
        </w:rPr>
        <w:t xml:space="preserve"> which is found to be proportional to the Leaf Area Index (LAI)-</w:t>
      </w:r>
    </w:p>
    <w:p w14:paraId="17D9B005" w14:textId="13AEE614" w:rsidR="00DA31E9" w:rsidRPr="000E555F" w:rsidRDefault="00DA31E9" w:rsidP="00DA31E9">
      <w:pPr>
        <w:tabs>
          <w:tab w:val="left" w:pos="720"/>
          <w:tab w:val="left" w:pos="8640"/>
        </w:tabs>
        <w:spacing w:after="120"/>
        <w:jc w:val="both"/>
        <w:rPr>
          <w:rFonts w:ascii="Times New Roman" w:hAnsi="Times New Roman" w:cs="Times New Roman"/>
          <w:sz w:val="24"/>
          <w:szCs w:val="24"/>
        </w:rPr>
      </w:pPr>
      <w:r w:rsidRPr="000E555F">
        <w:rPr>
          <w:rFonts w:ascii="Times New Roman" w:hAnsi="Times New Roman" w:cs="Times New Roman"/>
          <w:sz w:val="24"/>
          <w:szCs w:val="24"/>
        </w:rPr>
        <w:tab/>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max</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LAI</m:t>
            </m:r>
          </m:sub>
        </m:sSub>
        <m:r>
          <w:rPr>
            <w:rFonts w:ascii="Cambria Math" w:hAnsi="Cambria Math" w:cs="Times New Roman"/>
            <w:sz w:val="24"/>
            <w:szCs w:val="24"/>
          </w:rPr>
          <m:t>⋅ LAI</m:t>
        </m:r>
      </m:oMath>
      <w:r w:rsidRPr="000E555F">
        <w:rPr>
          <w:rFonts w:ascii="Times New Roman" w:hAnsi="Times New Roman" w:cs="Times New Roman"/>
          <w:sz w:val="24"/>
          <w:szCs w:val="24"/>
        </w:rPr>
        <w:tab/>
        <w:t>(</w:t>
      </w:r>
      <w:r w:rsidR="000E555F">
        <w:rPr>
          <w:rFonts w:ascii="Times New Roman" w:hAnsi="Times New Roman" w:cs="Times New Roman"/>
          <w:sz w:val="24"/>
          <w:szCs w:val="24"/>
        </w:rPr>
        <w:t>5-</w:t>
      </w:r>
      <w:r w:rsidRPr="000E555F">
        <w:rPr>
          <w:rFonts w:ascii="Times New Roman" w:hAnsi="Times New Roman" w:cs="Times New Roman"/>
          <w:sz w:val="24"/>
          <w:szCs w:val="24"/>
        </w:rPr>
        <w:t>2)</w:t>
      </w:r>
    </w:p>
    <w:p w14:paraId="15425EF3" w14:textId="77777777" w:rsidR="00DA31E9" w:rsidRPr="000E555F" w:rsidRDefault="00DA31E9" w:rsidP="00DA31E9">
      <w:pPr>
        <w:spacing w:after="120"/>
        <w:jc w:val="both"/>
        <w:rPr>
          <w:rFonts w:ascii="Times New Roman" w:hAnsi="Times New Roman" w:cs="Times New Roman"/>
          <w:sz w:val="24"/>
          <w:szCs w:val="24"/>
        </w:rPr>
      </w:pPr>
      <w:r w:rsidRPr="000E555F">
        <w:rPr>
          <w:rFonts w:ascii="Times New Roman" w:hAnsi="Times New Roman" w:cs="Times New Roman"/>
          <w:sz w:val="24"/>
          <w:szCs w:val="24"/>
        </w:rPr>
        <w:t xml:space="preserve">where </w:t>
      </w:r>
      <w:r w:rsidRPr="000E555F">
        <w:rPr>
          <w:rFonts w:ascii="Times New Roman" w:hAnsi="Times New Roman" w:cs="Times New Roman"/>
          <w:i/>
          <w:sz w:val="24"/>
          <w:szCs w:val="24"/>
        </w:rPr>
        <w:t>C</w:t>
      </w:r>
      <w:r w:rsidRPr="000E555F">
        <w:rPr>
          <w:rFonts w:ascii="Times New Roman" w:hAnsi="Times New Roman" w:cs="Times New Roman"/>
          <w:i/>
          <w:sz w:val="24"/>
          <w:szCs w:val="24"/>
          <w:vertAlign w:val="subscript"/>
        </w:rPr>
        <w:t>LAI</w:t>
      </w:r>
      <w:r w:rsidRPr="000E555F">
        <w:rPr>
          <w:rFonts w:ascii="Times New Roman" w:hAnsi="Times New Roman" w:cs="Times New Roman"/>
          <w:sz w:val="24"/>
          <w:szCs w:val="24"/>
        </w:rPr>
        <w:t xml:space="preserve"> is canopy interception coefficient (mm) which can vary from 0.15 by the BROOK90 </w:t>
      </w:r>
      <w:r w:rsidRPr="000E555F">
        <w:rPr>
          <w:rFonts w:ascii="Times New Roman" w:hAnsi="Times New Roman" w:cs="Times New Roman"/>
          <w:sz w:val="24"/>
          <w:szCs w:val="24"/>
        </w:rPr>
        <w:fldChar w:fldCharType="begin"/>
      </w:r>
      <w:r w:rsidRPr="000E555F">
        <w:rPr>
          <w:rFonts w:ascii="Times New Roman" w:hAnsi="Times New Roman" w:cs="Times New Roman"/>
          <w:sz w:val="24"/>
          <w:szCs w:val="24"/>
        </w:rPr>
        <w:instrText xml:space="preserve"> ADDIN EN.CITE &lt;EndNote&gt;&lt;Cite&gt;&lt;Author&gt;Dingman&lt;/Author&gt;&lt;Year&gt;2002&lt;/Year&gt;&lt;RecNum&gt;7138&lt;/RecNum&gt;&lt;DisplayText&gt;[&lt;style face="italic"&gt;Dingman&lt;/style&gt;, 2002]&lt;/DisplayText&gt;&lt;record&gt;&lt;rec-number&gt;7138&lt;/rec-number&gt;&lt;foreign-keys&gt;&lt;key app="EN" db-id="05xxzddzkszw2qexx20xdvpmvaz0s9rfrpfa"&gt;7138&lt;/key&gt;&lt;/foreign-keys&gt;&lt;ref-type name="Book"&gt;6&lt;/ref-type&gt;&lt;contributors&gt;&lt;authors&gt;&lt;author&gt;Dingman, S. L.&lt;/author&gt;&lt;/authors&gt;&lt;/contributors&gt;&lt;titles&gt;&lt;title&gt;Physical hydrology&lt;/title&gt;&lt;/titles&gt;&lt;pages&gt;x, 646 p.&lt;/pages&gt;&lt;edition&gt;2nd&lt;/edition&gt;&lt;keywords&gt;&lt;keyword&gt;hydrology&lt;/keyword&gt;&lt;/keywords&gt;&lt;dates&gt;&lt;year&gt;2002&lt;/year&gt;&lt;/dates&gt;&lt;pub-location&gt;Upper Saddle River, N.J.&lt;/pub-location&gt;&lt;publisher&gt;Prentice Hall&lt;/publisher&gt;&lt;isbn&gt;0130996955&lt;/isbn&gt;&lt;accession-num&gt;12468237&lt;/accession-num&gt;&lt;call-num&gt;Machine Readable Collections - STORED OFFSITE GB661.2 .D56 2002&lt;/call-num&gt;&lt;urls&gt;&lt;/urls&gt;&lt;/record&gt;&lt;/Cite&gt;&lt;/EndNote&gt;</w:instrText>
      </w:r>
      <w:r w:rsidRPr="000E555F">
        <w:rPr>
          <w:rFonts w:ascii="Times New Roman" w:hAnsi="Times New Roman" w:cs="Times New Roman"/>
          <w:sz w:val="24"/>
          <w:szCs w:val="24"/>
        </w:rPr>
        <w:fldChar w:fldCharType="separate"/>
      </w:r>
      <w:r w:rsidRPr="000E555F">
        <w:rPr>
          <w:rFonts w:ascii="Times New Roman" w:hAnsi="Times New Roman" w:cs="Times New Roman"/>
          <w:noProof/>
          <w:sz w:val="24"/>
          <w:szCs w:val="24"/>
        </w:rPr>
        <w:t>[</w:t>
      </w:r>
      <w:hyperlink w:anchor="_ENREF_3" w:tooltip="Dingman, 2002 #7138" w:history="1">
        <w:r w:rsidRPr="000E555F">
          <w:rPr>
            <w:rFonts w:ascii="Times New Roman" w:hAnsi="Times New Roman" w:cs="Times New Roman"/>
            <w:i/>
            <w:noProof/>
            <w:sz w:val="24"/>
            <w:szCs w:val="24"/>
          </w:rPr>
          <w:t>Dingman</w:t>
        </w:r>
        <w:r w:rsidRPr="000E555F">
          <w:rPr>
            <w:rFonts w:ascii="Times New Roman" w:hAnsi="Times New Roman" w:cs="Times New Roman"/>
            <w:noProof/>
            <w:sz w:val="24"/>
            <w:szCs w:val="24"/>
          </w:rPr>
          <w:t>, 2002</w:t>
        </w:r>
      </w:hyperlink>
      <w:r w:rsidRPr="000E555F">
        <w:rPr>
          <w:rFonts w:ascii="Times New Roman" w:hAnsi="Times New Roman" w:cs="Times New Roman"/>
          <w:noProof/>
          <w:sz w:val="24"/>
          <w:szCs w:val="24"/>
        </w:rPr>
        <w:t>]</w:t>
      </w:r>
      <w:r w:rsidRPr="000E555F">
        <w:rPr>
          <w:rFonts w:ascii="Times New Roman" w:hAnsi="Times New Roman" w:cs="Times New Roman"/>
          <w:sz w:val="24"/>
          <w:szCs w:val="24"/>
        </w:rPr>
        <w:fldChar w:fldCharType="end"/>
      </w:r>
      <w:r w:rsidRPr="000E555F">
        <w:rPr>
          <w:rFonts w:ascii="Times New Roman" w:hAnsi="Times New Roman" w:cs="Times New Roman"/>
          <w:sz w:val="24"/>
          <w:szCs w:val="24"/>
        </w:rPr>
        <w:t xml:space="preserve"> to 0.25 in VIC model or a value of 0.2 mm as suggested in </w:t>
      </w:r>
      <w:r w:rsidRPr="000E555F">
        <w:rPr>
          <w:rFonts w:ascii="Times New Roman" w:hAnsi="Times New Roman" w:cs="Times New Roman"/>
          <w:sz w:val="24"/>
          <w:szCs w:val="24"/>
        </w:rPr>
        <w:fldChar w:fldCharType="begin"/>
      </w:r>
      <w:r w:rsidRPr="000E555F">
        <w:rPr>
          <w:rFonts w:ascii="Times New Roman" w:hAnsi="Times New Roman" w:cs="Times New Roman"/>
          <w:sz w:val="24"/>
          <w:szCs w:val="24"/>
        </w:rPr>
        <w:instrText xml:space="preserve"> ADDIN EN.CITE &lt;EndNote&gt;&lt;Cite&gt;&lt;Author&gt;Dickinson&lt;/Author&gt;&lt;Year&gt;1984&lt;/Year&gt;&lt;RecNum&gt;4439&lt;/RecNum&gt;&lt;DisplayText&gt;[&lt;style face="italic"&gt;Dickinson&lt;/style&gt;, 1984]&lt;/DisplayText&gt;&lt;record&gt;&lt;rec-number&gt;4439&lt;/rec-number&gt;&lt;foreign-keys&gt;&lt;key app="EN" db-id="05xxzddzkszw2qexx20xdvpmvaz0s9rfrpfa"&gt;4439&lt;/key&gt;&lt;/foreign-keys&gt;&lt;ref-type name="Journal Article"&gt;17&lt;/ref-type&gt;&lt;contributors&gt;&lt;authors&gt;&lt;author&gt;R. E. Dickinson&lt;/author&gt;&lt;/authors&gt;&lt;/contributors&gt;&lt;titles&gt;&lt;title&gt;Modeling evapotranspiration for three-dimensional global climate models&lt;/title&gt;&lt;secondary-title&gt;Climate Processes and Climate Sensitivity&lt;/secondary-title&gt;&lt;/titles&gt;&lt;pages&gt;58-72&lt;/pages&gt;&lt;volume&gt;Geophysical Monograph 29&lt;/volume&gt;&lt;dates&gt;&lt;year&gt;1984&lt;/year&gt;&lt;/dates&gt;&lt;urls&gt;&lt;/urls&gt;&lt;/record&gt;&lt;/Cite&gt;&lt;/EndNote&gt;</w:instrText>
      </w:r>
      <w:r w:rsidRPr="000E555F">
        <w:rPr>
          <w:rFonts w:ascii="Times New Roman" w:hAnsi="Times New Roman" w:cs="Times New Roman"/>
          <w:sz w:val="24"/>
          <w:szCs w:val="24"/>
        </w:rPr>
        <w:fldChar w:fldCharType="separate"/>
      </w:r>
      <w:r w:rsidRPr="000E555F">
        <w:rPr>
          <w:rFonts w:ascii="Times New Roman" w:hAnsi="Times New Roman" w:cs="Times New Roman"/>
          <w:noProof/>
          <w:sz w:val="24"/>
          <w:szCs w:val="24"/>
        </w:rPr>
        <w:t>[</w:t>
      </w:r>
      <w:hyperlink w:anchor="_ENREF_2" w:tooltip="Dickinson, 1984 #4439" w:history="1">
        <w:r w:rsidRPr="000E555F">
          <w:rPr>
            <w:rFonts w:ascii="Times New Roman" w:hAnsi="Times New Roman" w:cs="Times New Roman"/>
            <w:i/>
            <w:noProof/>
            <w:sz w:val="24"/>
            <w:szCs w:val="24"/>
          </w:rPr>
          <w:t>Dickinson</w:t>
        </w:r>
        <w:r w:rsidRPr="000E555F">
          <w:rPr>
            <w:rFonts w:ascii="Times New Roman" w:hAnsi="Times New Roman" w:cs="Times New Roman"/>
            <w:noProof/>
            <w:sz w:val="24"/>
            <w:szCs w:val="24"/>
          </w:rPr>
          <w:t>, 1984</w:t>
        </w:r>
      </w:hyperlink>
      <w:r w:rsidRPr="000E555F">
        <w:rPr>
          <w:rFonts w:ascii="Times New Roman" w:hAnsi="Times New Roman" w:cs="Times New Roman"/>
          <w:noProof/>
          <w:sz w:val="24"/>
          <w:szCs w:val="24"/>
        </w:rPr>
        <w:t>]</w:t>
      </w:r>
      <w:r w:rsidRPr="000E555F">
        <w:rPr>
          <w:rFonts w:ascii="Times New Roman" w:hAnsi="Times New Roman" w:cs="Times New Roman"/>
          <w:sz w:val="24"/>
          <w:szCs w:val="24"/>
        </w:rPr>
        <w:fldChar w:fldCharType="end"/>
      </w:r>
      <w:r w:rsidRPr="000E555F">
        <w:rPr>
          <w:rFonts w:ascii="Times New Roman" w:hAnsi="Times New Roman" w:cs="Times New Roman"/>
          <w:sz w:val="24"/>
          <w:szCs w:val="24"/>
        </w:rPr>
        <w:t>.</w:t>
      </w:r>
    </w:p>
    <w:p w14:paraId="1A43E41B" w14:textId="04886103" w:rsidR="00DA31E9" w:rsidRPr="000E555F" w:rsidRDefault="00DA31E9" w:rsidP="00DA31E9">
      <w:pPr>
        <w:spacing w:after="120"/>
        <w:jc w:val="both"/>
        <w:rPr>
          <w:rFonts w:ascii="Times New Roman" w:hAnsi="Times New Roman" w:cs="Times New Roman"/>
          <w:sz w:val="24"/>
          <w:szCs w:val="24"/>
        </w:rPr>
      </w:pPr>
      <w:r w:rsidRPr="000E555F">
        <w:rPr>
          <w:rFonts w:ascii="Times New Roman" w:hAnsi="Times New Roman" w:cs="Times New Roman"/>
          <w:sz w:val="24"/>
          <w:szCs w:val="24"/>
        </w:rPr>
        <w:t xml:space="preserve">The canopy water evaporation rate </w:t>
      </w:r>
      <w:r w:rsidRPr="000E555F">
        <w:rPr>
          <w:rFonts w:ascii="Times New Roman" w:hAnsi="Times New Roman" w:cs="Times New Roman"/>
          <w:i/>
          <w:sz w:val="24"/>
          <w:szCs w:val="24"/>
        </w:rPr>
        <w:t>E</w:t>
      </w:r>
      <w:r w:rsidRPr="000E555F">
        <w:rPr>
          <w:rFonts w:ascii="Times New Roman" w:hAnsi="Times New Roman" w:cs="Times New Roman"/>
          <w:i/>
          <w:sz w:val="24"/>
          <w:szCs w:val="24"/>
          <w:vertAlign w:val="subscript"/>
        </w:rPr>
        <w:t>c</w:t>
      </w:r>
      <w:r w:rsidRPr="000E555F">
        <w:rPr>
          <w:rFonts w:ascii="Times New Roman" w:hAnsi="Times New Roman" w:cs="Times New Roman"/>
          <w:sz w:val="24"/>
          <w:szCs w:val="24"/>
        </w:rPr>
        <w:t xml:space="preserve"> (mm/d) is defined </w:t>
      </w:r>
      <w:r w:rsidR="00F36C65">
        <w:rPr>
          <w:rFonts w:ascii="Times New Roman" w:hAnsi="Times New Roman" w:cs="Times New Roman"/>
          <w:sz w:val="24"/>
          <w:szCs w:val="24"/>
        </w:rPr>
        <w:t xml:space="preserve">as a simplification of the form presented by </w:t>
      </w:r>
      <w:r w:rsidRPr="000E555F">
        <w:rPr>
          <w:rFonts w:ascii="Times New Roman" w:hAnsi="Times New Roman" w:cs="Times New Roman"/>
          <w:sz w:val="24"/>
          <w:szCs w:val="24"/>
        </w:rPr>
        <w:fldChar w:fldCharType="begin">
          <w:fldData xml:space="preserve">PEVuZE5vdGU+PENpdGU+PEF1dGhvcj5EZWFyZG9yZmY8L0F1dGhvcj48WWVhcj4xOTc4PC9ZZWFy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</w:fldData>
        </w:fldChar>
      </w:r>
      <w:r w:rsidRPr="000E555F">
        <w:rPr>
          <w:rFonts w:ascii="Times New Roman" w:hAnsi="Times New Roman" w:cs="Times New Roman"/>
          <w:sz w:val="24"/>
          <w:szCs w:val="24"/>
        </w:rPr>
        <w:instrText xml:space="preserve"> ADDIN EN.CITE </w:instrText>
      </w:r>
      <w:r w:rsidRPr="000E555F">
        <w:rPr>
          <w:rFonts w:ascii="Times New Roman" w:hAnsi="Times New Roman" w:cs="Times New Roman"/>
          <w:sz w:val="24"/>
          <w:szCs w:val="24"/>
        </w:rPr>
        <w:fldChar w:fldCharType="begin">
          <w:fldData xml:space="preserve">PEVuZE5vdGU+PENpdGU+PEF1dGhvcj5EZWFyZG9yZmY8L0F1dGhvcj48WWVhcj4xOTc4PC9ZZWFy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</w:fldData>
        </w:fldChar>
      </w:r>
      <w:r w:rsidRPr="000E555F">
        <w:rPr>
          <w:rFonts w:ascii="Times New Roman" w:hAnsi="Times New Roman" w:cs="Times New Roman"/>
          <w:sz w:val="24"/>
          <w:szCs w:val="24"/>
        </w:rPr>
        <w:instrText xml:space="preserve"> ADDIN EN.CITE.DATA </w:instrText>
      </w:r>
      <w:r w:rsidRPr="000E555F">
        <w:rPr>
          <w:rFonts w:ascii="Times New Roman" w:hAnsi="Times New Roman" w:cs="Times New Roman"/>
          <w:sz w:val="24"/>
          <w:szCs w:val="24"/>
        </w:rPr>
      </w:r>
      <w:r w:rsidRPr="000E555F">
        <w:rPr>
          <w:rFonts w:ascii="Times New Roman" w:hAnsi="Times New Roman" w:cs="Times New Roman"/>
          <w:sz w:val="24"/>
          <w:szCs w:val="24"/>
        </w:rPr>
        <w:fldChar w:fldCharType="end"/>
      </w:r>
      <w:r w:rsidRPr="000E555F">
        <w:rPr>
          <w:rFonts w:ascii="Times New Roman" w:hAnsi="Times New Roman" w:cs="Times New Roman"/>
          <w:sz w:val="24"/>
          <w:szCs w:val="24"/>
        </w:rPr>
      </w:r>
      <w:r w:rsidRPr="000E555F">
        <w:rPr>
          <w:rFonts w:ascii="Times New Roman" w:hAnsi="Times New Roman" w:cs="Times New Roman"/>
          <w:sz w:val="24"/>
          <w:szCs w:val="24"/>
        </w:rPr>
        <w:fldChar w:fldCharType="separate"/>
      </w:r>
      <w:r w:rsidRPr="000E555F">
        <w:rPr>
          <w:rFonts w:ascii="Times New Roman" w:hAnsi="Times New Roman" w:cs="Times New Roman"/>
          <w:noProof/>
          <w:sz w:val="24"/>
          <w:szCs w:val="24"/>
        </w:rPr>
        <w:t>[</w:t>
      </w:r>
      <w:hyperlink w:anchor="_ENREF_1" w:tooltip="Deardorff, 1978 #7244" w:history="1">
        <w:r w:rsidRPr="000E555F">
          <w:rPr>
            <w:rFonts w:ascii="Times New Roman" w:hAnsi="Times New Roman" w:cs="Times New Roman"/>
            <w:i/>
            <w:noProof/>
            <w:sz w:val="24"/>
            <w:szCs w:val="24"/>
          </w:rPr>
          <w:t>Deardorff</w:t>
        </w:r>
        <w:r w:rsidRPr="000E555F">
          <w:rPr>
            <w:rFonts w:ascii="Times New Roman" w:hAnsi="Times New Roman" w:cs="Times New Roman"/>
            <w:noProof/>
            <w:sz w:val="24"/>
            <w:szCs w:val="24"/>
          </w:rPr>
          <w:t>, 1978</w:t>
        </w:r>
      </w:hyperlink>
      <w:r w:rsidRPr="000E555F">
        <w:rPr>
          <w:rFonts w:ascii="Times New Roman" w:hAnsi="Times New Roman" w:cs="Times New Roman"/>
          <w:noProof/>
          <w:sz w:val="24"/>
          <w:szCs w:val="24"/>
        </w:rPr>
        <w:t xml:space="preserve">; </w:t>
      </w:r>
      <w:hyperlink w:anchor="_ENREF_2" w:tooltip="Dickinson, 1984 #4439" w:history="1">
        <w:r w:rsidRPr="000E555F">
          <w:rPr>
            <w:rFonts w:ascii="Times New Roman" w:hAnsi="Times New Roman" w:cs="Times New Roman"/>
            <w:i/>
            <w:noProof/>
            <w:sz w:val="24"/>
            <w:szCs w:val="24"/>
          </w:rPr>
          <w:t>Dickinson</w:t>
        </w:r>
        <w:r w:rsidRPr="000E555F">
          <w:rPr>
            <w:rFonts w:ascii="Times New Roman" w:hAnsi="Times New Roman" w:cs="Times New Roman"/>
            <w:noProof/>
            <w:sz w:val="24"/>
            <w:szCs w:val="24"/>
          </w:rPr>
          <w:t>, 1984</w:t>
        </w:r>
      </w:hyperlink>
      <w:r w:rsidRPr="000E555F">
        <w:rPr>
          <w:rFonts w:ascii="Times New Roman" w:hAnsi="Times New Roman" w:cs="Times New Roman"/>
          <w:noProof/>
          <w:sz w:val="24"/>
          <w:szCs w:val="24"/>
        </w:rPr>
        <w:t>]</w:t>
      </w:r>
      <w:r w:rsidRPr="000E555F">
        <w:rPr>
          <w:rFonts w:ascii="Times New Roman" w:hAnsi="Times New Roman" w:cs="Times New Roman"/>
          <w:sz w:val="24"/>
          <w:szCs w:val="24"/>
        </w:rPr>
        <w:fldChar w:fldCharType="end"/>
      </w:r>
      <w:r w:rsidRPr="000E555F">
        <w:rPr>
          <w:rFonts w:ascii="Times New Roman" w:hAnsi="Times New Roman" w:cs="Times New Roman"/>
          <w:sz w:val="24"/>
          <w:szCs w:val="24"/>
        </w:rPr>
        <w:t xml:space="preserve"> </w:t>
      </w:r>
    </w:p>
    <w:p w14:paraId="3992984E" w14:textId="5DE2FD2F" w:rsidR="00DA31E9" w:rsidRPr="000E555F" w:rsidRDefault="00DA31E9" w:rsidP="00DA31E9">
      <w:pPr>
        <w:tabs>
          <w:tab w:val="left" w:pos="720"/>
          <w:tab w:val="left" w:pos="8640"/>
        </w:tabs>
        <w:spacing w:after="120"/>
        <w:jc w:val="both"/>
        <w:rPr>
          <w:rFonts w:ascii="Times New Roman" w:hAnsi="Times New Roman" w:cs="Times New Roman"/>
          <w:sz w:val="24"/>
          <w:szCs w:val="24"/>
        </w:rPr>
      </w:pPr>
      <w:r w:rsidRPr="000E555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ow</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max</m:t>
                        </m:r>
                      </m:sup>
                    </m:sSubSup>
                  </m:den>
                </m:f>
              </m:e>
            </m:d>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oMath>
      <w:r w:rsidRPr="000E555F">
        <w:rPr>
          <w:rFonts w:ascii="Times New Roman" w:hAnsi="Times New Roman" w:cs="Times New Roman"/>
          <w:sz w:val="24"/>
          <w:szCs w:val="24"/>
        </w:rPr>
        <w:tab/>
        <w:t>(</w:t>
      </w:r>
      <w:r w:rsidR="000E555F">
        <w:rPr>
          <w:rFonts w:ascii="Times New Roman" w:hAnsi="Times New Roman" w:cs="Times New Roman"/>
          <w:sz w:val="24"/>
          <w:szCs w:val="24"/>
        </w:rPr>
        <w:t>5-</w:t>
      </w:r>
      <w:r w:rsidRPr="000E555F">
        <w:rPr>
          <w:rFonts w:ascii="Times New Roman" w:hAnsi="Times New Roman" w:cs="Times New Roman"/>
          <w:sz w:val="24"/>
          <w:szCs w:val="24"/>
        </w:rPr>
        <w:t>3)</w:t>
      </w:r>
    </w:p>
    <w:p w14:paraId="120CE2AD" w14:textId="2056AB7B" w:rsidR="00B32727" w:rsidRPr="0049708C" w:rsidRDefault="00DA31E9" w:rsidP="00B32727">
      <w:pPr>
        <w:spacing w:after="120"/>
        <w:jc w:val="both"/>
        <w:rPr>
          <w:rFonts w:ascii="Times New Roman" w:hAnsi="Times New Roman" w:cs="Times New Roman"/>
          <w:sz w:val="24"/>
          <w:szCs w:val="24"/>
        </w:rPr>
      </w:pPr>
      <w:r w:rsidRPr="000E555F">
        <w:rPr>
          <w:rFonts w:ascii="Times New Roman" w:hAnsi="Times New Roman" w:cs="Times New Roman"/>
          <w:sz w:val="24"/>
          <w:szCs w:val="24"/>
        </w:rPr>
        <w:t>WBM simplifie</w:t>
      </w:r>
      <w:r w:rsidR="00B32727">
        <w:rPr>
          <w:rFonts w:ascii="Times New Roman" w:hAnsi="Times New Roman" w:cs="Times New Roman"/>
          <w:sz w:val="24"/>
          <w:szCs w:val="24"/>
        </w:rPr>
        <w:t>s</w:t>
      </w:r>
      <w:r w:rsidRPr="000E555F">
        <w:rPr>
          <w:rFonts w:ascii="Times New Roman" w:hAnsi="Times New Roman" w:cs="Times New Roman"/>
          <w:sz w:val="24"/>
          <w:szCs w:val="24"/>
        </w:rPr>
        <w:t xml:space="preserve"> eq. (</w:t>
      </w:r>
      <w:r w:rsidR="000E555F">
        <w:rPr>
          <w:rFonts w:ascii="Times New Roman" w:hAnsi="Times New Roman" w:cs="Times New Roman"/>
          <w:sz w:val="24"/>
          <w:szCs w:val="24"/>
        </w:rPr>
        <w:t>5-</w:t>
      </w:r>
      <w:r w:rsidRPr="000E555F">
        <w:rPr>
          <w:rFonts w:ascii="Times New Roman" w:hAnsi="Times New Roman" w:cs="Times New Roman"/>
          <w:sz w:val="24"/>
          <w:szCs w:val="24"/>
        </w:rPr>
        <w:t xml:space="preserve">3) </w:t>
      </w:r>
      <w:r w:rsidR="00B32727">
        <w:rPr>
          <w:rFonts w:ascii="Times New Roman" w:hAnsi="Times New Roman" w:cs="Times New Roman"/>
          <w:sz w:val="24"/>
          <w:szCs w:val="24"/>
        </w:rPr>
        <w:t xml:space="preserve">by neglecting </w:t>
      </w:r>
      <w:r w:rsidRPr="000E555F">
        <w:rPr>
          <w:rFonts w:ascii="Times New Roman" w:hAnsi="Times New Roman" w:cs="Times New Roman"/>
          <w:sz w:val="24"/>
          <w:szCs w:val="24"/>
        </w:rPr>
        <w:t xml:space="preserve">aerodynamic resistance, and </w:t>
      </w:r>
      <w:r w:rsidR="00B32727">
        <w:rPr>
          <w:rFonts w:ascii="Times New Roman" w:hAnsi="Times New Roman" w:cs="Times New Roman"/>
          <w:sz w:val="24"/>
          <w:szCs w:val="24"/>
        </w:rPr>
        <w:t xml:space="preserve">assuming open water evaporation rates instead of a specific evaporation rate calculated for fully wet leaf surfaces.  </w:t>
      </w:r>
      <w:r w:rsidR="0049708C">
        <w:rPr>
          <w:rFonts w:ascii="Times New Roman" w:hAnsi="Times New Roman" w:cs="Times New Roman"/>
          <w:sz w:val="24"/>
          <w:szCs w:val="24"/>
        </w:rPr>
        <w:t xml:space="preserve">Furthermore, WBM uses a Eulerian approximation of </w:t>
      </w:r>
      <w:r w:rsidR="0049708C">
        <w:rPr>
          <w:rFonts w:ascii="Times New Roman" w:hAnsi="Times New Roman" w:cs="Times New Roman"/>
          <w:i/>
          <w:iCs/>
          <w:sz w:val="24"/>
          <w:szCs w:val="24"/>
        </w:rPr>
        <w:t>W</w:t>
      </w:r>
      <w:r w:rsidR="0049708C">
        <w:rPr>
          <w:rFonts w:ascii="Times New Roman" w:hAnsi="Times New Roman" w:cs="Times New Roman"/>
          <w:i/>
          <w:iCs/>
          <w:sz w:val="24"/>
          <w:szCs w:val="24"/>
          <w:vertAlign w:val="subscript"/>
        </w:rPr>
        <w:t>i</w:t>
      </w:r>
      <w:r w:rsidR="0049708C">
        <w:rPr>
          <w:rFonts w:ascii="Times New Roman" w:hAnsi="Times New Roman" w:cs="Times New Roman"/>
          <w:sz w:val="24"/>
          <w:szCs w:val="24"/>
        </w:rPr>
        <w:t xml:space="preserve"> from the previous timestep to estimate canopy evapotranspiration.  </w:t>
      </w:r>
    </w:p>
    <w:p w14:paraId="0C2F87B6" w14:textId="1206EA3F" w:rsidR="00B32727" w:rsidRDefault="0049708C" w:rsidP="00B32727">
      <w:pPr>
        <w:spacing w:after="120"/>
        <w:jc w:val="both"/>
        <w:rPr>
          <w:rFonts w:ascii="Times New Roman" w:hAnsi="Times New Roman" w:cs="Times New Roman"/>
          <w:sz w:val="24"/>
          <w:szCs w:val="24"/>
        </w:rPr>
      </w:pPr>
      <w:r>
        <w:rPr>
          <w:rFonts w:ascii="Times New Roman" w:hAnsi="Times New Roman" w:cs="Times New Roman"/>
          <w:sz w:val="24"/>
          <w:szCs w:val="24"/>
        </w:rPr>
        <w:t>Throughfall (</w:t>
      </w:r>
      <w:r>
        <w:rPr>
          <w:rFonts w:ascii="Times New Roman" w:hAnsi="Times New Roman" w:cs="Times New Roman"/>
          <w:i/>
          <w:iCs/>
          <w:sz w:val="24"/>
          <w:szCs w:val="24"/>
        </w:rPr>
        <w:t>P</w:t>
      </w:r>
      <w:r>
        <w:rPr>
          <w:rFonts w:ascii="Times New Roman" w:hAnsi="Times New Roman" w:cs="Times New Roman"/>
          <w:i/>
          <w:iCs/>
          <w:sz w:val="24"/>
          <w:szCs w:val="24"/>
          <w:vertAlign w:val="subscript"/>
        </w:rPr>
        <w:t>t</w:t>
      </w:r>
      <w:r>
        <w:rPr>
          <w:rFonts w:ascii="Times New Roman" w:hAnsi="Times New Roman" w:cs="Times New Roman"/>
          <w:sz w:val="24"/>
          <w:szCs w:val="24"/>
        </w:rPr>
        <w:t>) is calculated as rainfall that exceeds</w:t>
      </w:r>
      <w:r w:rsidR="00AA300F">
        <w:rPr>
          <w:rFonts w:ascii="Times New Roman" w:hAnsi="Times New Roman" w:cs="Times New Roman"/>
          <w:sz w:val="24"/>
          <w:szCs w:val="24"/>
        </w:rPr>
        <w:t xml:space="preserve"> storage capacity and canopy evapotranspiration according to equation 5-4.</w:t>
      </w:r>
    </w:p>
    <w:p w14:paraId="4E75B3CC" w14:textId="0CBD5067" w:rsidR="00A203BC" w:rsidRDefault="00000000" w:rsidP="00A203BC">
      <w:pPr>
        <w:spacing w:after="1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ins w:id="36" w:author="Shan Zuidema" w:date="2022-07-14T15:54:00Z">
                    <w:rPr>
                      <w:rFonts w:ascii="Cambria Math" w:hAnsi="Cambria Math" w:cs="Times New Roman"/>
                      <w:sz w:val="24"/>
                      <w:szCs w:val="24"/>
                    </w:rPr>
                    <m:t>(</m:t>
                  </w:ins>
                </m:r>
                <m:r>
                  <w:rPr>
                    <w:rFonts w:ascii="Cambria Math" w:hAnsi="Cambria Math" w:cs="Times New Roman"/>
                    <w:sz w:val="24"/>
                    <w:szCs w:val="24"/>
                  </w:rPr>
                  <m:t xml:space="preserve"> P</m:t>
                </m:r>
                <m:r>
                  <w:ins w:id="37" w:author="Shan Zuidema" w:date="2022-07-14T15:54:00Z">
                    <w:rPr>
                      <w:rFonts w:ascii="Cambria Math" w:hAnsi="Cambria Math" w:cs="Times New Roman"/>
                      <w:sz w:val="24"/>
                      <w:szCs w:val="24"/>
                    </w:rPr>
                    <m:t>dt</m:t>
                  </w:ins>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c</m:t>
                    </m:r>
                  </m:sub>
                </m:sSub>
                <m:r>
                  <w:ins w:id="38" w:author="Shan Zuidema" w:date="2022-07-14T15:54:00Z">
                    <w:rPr>
                      <w:rFonts w:ascii="Cambria Math" w:hAnsi="Cambria Math" w:cs="Times New Roman"/>
                      <w:sz w:val="24"/>
                      <w:szCs w:val="24"/>
                    </w:rPr>
                    <m:t>dt</m:t>
                  </w:ins>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max</m:t>
                    </m:r>
                  </m:sup>
                </m:sSubSup>
                <m:r>
                  <w:ins w:id="39" w:author="Shan Zuidema" w:date="2022-07-14T15:54:00Z">
                    <w:rPr>
                      <w:rFonts w:ascii="Cambria Math" w:hAnsi="Cambria Math" w:cs="Times New Roman"/>
                      <w:sz w:val="24"/>
                      <w:szCs w:val="24"/>
                    </w:rPr>
                    <m:t>)/dt</m:t>
                  </w:ins>
                </m:r>
                <m:r>
                  <w:rPr>
                    <w:rFonts w:ascii="Cambria Math" w:hAnsi="Cambria Math" w:cs="Times New Roman"/>
                    <w:sz w:val="24"/>
                    <w:szCs w:val="24"/>
                  </w:rPr>
                  <m:t xml:space="preserve">       if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max</m:t>
                    </m:r>
                  </m:sup>
                </m:sSubSup>
                <m:r>
                  <w:rPr>
                    <w:rFonts w:ascii="Cambria Math" w:hAnsi="Cambria Math" w:cs="Times New Roman"/>
                    <w:sz w:val="24"/>
                    <w:szCs w:val="24"/>
                  </w:rPr>
                  <m:t>&lt;P</m:t>
                </m:r>
                <m:r>
                  <w:ins w:id="40" w:author="Shan Zuidema" w:date="2022-07-14T15:55:00Z">
                    <w:rPr>
                      <w:rFonts w:ascii="Cambria Math" w:hAnsi="Cambria Math" w:cs="Times New Roman"/>
                      <w:sz w:val="24"/>
                      <w:szCs w:val="24"/>
                    </w:rPr>
                    <m:t>dt</m:t>
                  </w:ins>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c</m:t>
                    </m:r>
                  </m:sub>
                </m:sSub>
                <m:r>
                  <w:ins w:id="41" w:author="Shan Zuidema" w:date="2022-07-14T15:55:00Z">
                    <w:rPr>
                      <w:rFonts w:ascii="Cambria Math" w:hAnsi="Cambria Math" w:cs="Times New Roman"/>
                      <w:sz w:val="24"/>
                      <w:szCs w:val="24"/>
                    </w:rPr>
                    <m:t>dt</m:t>
                  </w:ins>
                </m:r>
              </m:e>
              <m:e>
                <m:r>
                  <w:rPr>
                    <w:rFonts w:ascii="Cambria Math" w:hAnsi="Cambria Math" w:cs="Times New Roman"/>
                    <w:sz w:val="24"/>
                    <w:szCs w:val="24"/>
                  </w:rPr>
                  <m:t xml:space="preserve">0                                             if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max</m:t>
                    </m:r>
                  </m:sup>
                </m:sSubSup>
                <m:r>
                  <w:rPr>
                    <w:rFonts w:ascii="Cambria Math" w:hAnsi="Cambria Math" w:cs="Times New Roman"/>
                    <w:sz w:val="24"/>
                    <w:szCs w:val="24"/>
                  </w:rPr>
                  <m:t>&gt;P</m:t>
                </m:r>
                <m:r>
                  <w:ins w:id="42" w:author="Shan Zuidema" w:date="2022-07-14T15:55:00Z">
                    <w:rPr>
                      <w:rFonts w:ascii="Cambria Math" w:hAnsi="Cambria Math" w:cs="Times New Roman"/>
                      <w:sz w:val="24"/>
                      <w:szCs w:val="24"/>
                    </w:rPr>
                    <m:t>dt</m:t>
                  </w:ins>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c</m:t>
                    </m:r>
                  </m:sub>
                </m:sSub>
                <m:r>
                  <w:ins w:id="43" w:author="Shan Zuidema" w:date="2022-07-14T15:55:00Z">
                    <w:rPr>
                      <w:rFonts w:ascii="Cambria Math" w:hAnsi="Cambria Math" w:cs="Times New Roman"/>
                      <w:sz w:val="24"/>
                      <w:szCs w:val="24"/>
                    </w:rPr>
                    <m:t>dt</m:t>
                  </w:ins>
                </m:r>
              </m:e>
            </m:eqArr>
          </m:e>
        </m:d>
      </m:oMath>
      <w:r w:rsidR="00A203BC">
        <w:rPr>
          <w:rFonts w:ascii="Times New Roman" w:hAnsi="Times New Roman" w:cs="Times New Roman"/>
          <w:sz w:val="24"/>
          <w:szCs w:val="24"/>
        </w:rPr>
        <w:t xml:space="preserve">  </w:t>
      </w:r>
      <w:r w:rsidR="00A203BC">
        <w:rPr>
          <w:rFonts w:ascii="Times New Roman" w:hAnsi="Times New Roman" w:cs="Times New Roman"/>
          <w:sz w:val="24"/>
          <w:szCs w:val="24"/>
        </w:rPr>
        <w:tab/>
      </w:r>
      <w:r w:rsidR="00A203BC">
        <w:rPr>
          <w:rFonts w:ascii="Times New Roman" w:hAnsi="Times New Roman" w:cs="Times New Roman"/>
          <w:sz w:val="24"/>
          <w:szCs w:val="24"/>
        </w:rPr>
        <w:tab/>
        <w:t xml:space="preserve">   (5-4)</w:t>
      </w:r>
    </w:p>
    <w:p w14:paraId="11CF3C20" w14:textId="4842AC40" w:rsidR="00A203BC" w:rsidRPr="00A203BC" w:rsidRDefault="00A203BC" w:rsidP="0069437D">
      <w:pPr>
        <w:spacing w:after="120"/>
        <w:rPr>
          <w:rFonts w:ascii="Times New Roman" w:hAnsi="Times New Roman" w:cs="Times New Roman"/>
          <w:sz w:val="24"/>
          <w:szCs w:val="24"/>
        </w:rPr>
      </w:pPr>
      <w:r>
        <w:rPr>
          <w:rFonts w:ascii="Times New Roman" w:hAnsi="Times New Roman" w:cs="Times New Roman"/>
          <w:sz w:val="24"/>
          <w:szCs w:val="24"/>
        </w:rPr>
        <w:t>Canopy interception storage (</w:t>
      </w:r>
      <w:r>
        <w:rPr>
          <w:rFonts w:ascii="Times New Roman" w:hAnsi="Times New Roman" w:cs="Times New Roman"/>
          <w:i/>
          <w:iCs/>
          <w:sz w:val="24"/>
          <w:szCs w:val="24"/>
        </w:rPr>
        <w:t>W</w:t>
      </w:r>
      <w:r>
        <w:rPr>
          <w:rFonts w:ascii="Times New Roman" w:hAnsi="Times New Roman" w:cs="Times New Roman"/>
          <w:i/>
          <w:iCs/>
          <w:sz w:val="24"/>
          <w:szCs w:val="24"/>
          <w:vertAlign w:val="subscript"/>
        </w:rPr>
        <w:t>i</w:t>
      </w:r>
      <w:r>
        <w:rPr>
          <w:rFonts w:ascii="Times New Roman" w:hAnsi="Times New Roman" w:cs="Times New Roman"/>
          <w:sz w:val="24"/>
          <w:szCs w:val="24"/>
        </w:rPr>
        <w:t>) is then updated according to equation 5-1.</w:t>
      </w:r>
    </w:p>
    <w:p w14:paraId="3F34C7AD" w14:textId="2A52E550" w:rsidR="00DA31E9" w:rsidRPr="000E555F" w:rsidRDefault="00DA31E9" w:rsidP="00B32727">
      <w:pPr>
        <w:spacing w:after="120"/>
        <w:jc w:val="both"/>
        <w:rPr>
          <w:rFonts w:ascii="Times New Roman" w:hAnsi="Times New Roman" w:cs="Times New Roman"/>
          <w:sz w:val="24"/>
          <w:szCs w:val="24"/>
        </w:rPr>
      </w:pPr>
    </w:p>
    <w:p w14:paraId="66DD03E6" w14:textId="77777777" w:rsidR="00DA31E9" w:rsidRPr="000E555F" w:rsidRDefault="00DA31E9" w:rsidP="00DA31E9">
      <w:pPr>
        <w:spacing w:before="360" w:after="240"/>
        <w:jc w:val="both"/>
        <w:rPr>
          <w:rFonts w:ascii="Times New Roman" w:hAnsi="Times New Roman" w:cs="Times New Roman"/>
          <w:b/>
          <w:color w:val="000000" w:themeColor="text1"/>
          <w:sz w:val="24"/>
          <w:szCs w:val="24"/>
        </w:rPr>
      </w:pPr>
      <w:r w:rsidRPr="000E555F">
        <w:rPr>
          <w:rFonts w:ascii="Times New Roman" w:hAnsi="Times New Roman" w:cs="Times New Roman"/>
          <w:b/>
          <w:color w:val="000000" w:themeColor="text1"/>
          <w:sz w:val="24"/>
          <w:szCs w:val="24"/>
        </w:rPr>
        <w:t>References</w:t>
      </w:r>
    </w:p>
    <w:p w14:paraId="47EB7668" w14:textId="77777777" w:rsidR="00DA31E9" w:rsidRPr="000E555F" w:rsidRDefault="00DA31E9" w:rsidP="00DA31E9">
      <w:pPr>
        <w:spacing w:after="120"/>
        <w:ind w:left="360" w:hanging="360"/>
        <w:jc w:val="both"/>
        <w:rPr>
          <w:rFonts w:ascii="Times New Roman" w:hAnsi="Times New Roman" w:cs="Times New Roman"/>
          <w:noProof/>
          <w:color w:val="000000" w:themeColor="text1"/>
          <w:sz w:val="24"/>
          <w:szCs w:val="24"/>
        </w:rPr>
      </w:pPr>
      <w:r w:rsidRPr="000E555F">
        <w:rPr>
          <w:rFonts w:ascii="Times New Roman" w:hAnsi="Times New Roman" w:cs="Times New Roman"/>
          <w:color w:val="000000" w:themeColor="text1"/>
          <w:sz w:val="24"/>
          <w:szCs w:val="24"/>
        </w:rPr>
        <w:lastRenderedPageBreak/>
        <w:fldChar w:fldCharType="begin"/>
      </w:r>
      <w:r w:rsidRPr="000E555F">
        <w:rPr>
          <w:rFonts w:ascii="Times New Roman" w:hAnsi="Times New Roman" w:cs="Times New Roman"/>
          <w:color w:val="000000" w:themeColor="text1"/>
          <w:sz w:val="24"/>
          <w:szCs w:val="24"/>
        </w:rPr>
        <w:instrText xml:space="preserve"> ADDIN EN.REFLIST </w:instrText>
      </w:r>
      <w:r w:rsidRPr="000E555F">
        <w:rPr>
          <w:rFonts w:ascii="Times New Roman" w:hAnsi="Times New Roman" w:cs="Times New Roman"/>
          <w:color w:val="000000" w:themeColor="text1"/>
          <w:sz w:val="24"/>
          <w:szCs w:val="24"/>
        </w:rPr>
        <w:fldChar w:fldCharType="separate"/>
      </w:r>
      <w:bookmarkStart w:id="44" w:name="_ENREF_1"/>
      <w:r w:rsidRPr="000E555F">
        <w:rPr>
          <w:rFonts w:ascii="Times New Roman" w:hAnsi="Times New Roman" w:cs="Times New Roman"/>
          <w:noProof/>
          <w:color w:val="000000" w:themeColor="text1"/>
          <w:sz w:val="24"/>
          <w:szCs w:val="24"/>
        </w:rPr>
        <w:t xml:space="preserve">Deardorff, J. W. (1978), Efficient Prediction of Ground Surface-Temperature and Moisture, with Inclusion of a Layer of Vegetation, </w:t>
      </w:r>
      <w:r w:rsidRPr="000E555F">
        <w:rPr>
          <w:rFonts w:ascii="Times New Roman" w:hAnsi="Times New Roman" w:cs="Times New Roman"/>
          <w:i/>
          <w:noProof/>
          <w:color w:val="000000" w:themeColor="text1"/>
          <w:sz w:val="24"/>
          <w:szCs w:val="24"/>
        </w:rPr>
        <w:t>Journal of Geophysical Research-Oceans</w:t>
      </w:r>
      <w:r w:rsidRPr="000E555F">
        <w:rPr>
          <w:rFonts w:ascii="Times New Roman" w:hAnsi="Times New Roman" w:cs="Times New Roman"/>
          <w:noProof/>
          <w:color w:val="000000" w:themeColor="text1"/>
          <w:sz w:val="24"/>
          <w:szCs w:val="24"/>
        </w:rPr>
        <w:t xml:space="preserve">, </w:t>
      </w:r>
      <w:r w:rsidRPr="000E555F">
        <w:rPr>
          <w:rFonts w:ascii="Times New Roman" w:hAnsi="Times New Roman" w:cs="Times New Roman"/>
          <w:i/>
          <w:noProof/>
          <w:color w:val="000000" w:themeColor="text1"/>
          <w:sz w:val="24"/>
          <w:szCs w:val="24"/>
        </w:rPr>
        <w:t>83</w:t>
      </w:r>
      <w:r w:rsidRPr="000E555F">
        <w:rPr>
          <w:rFonts w:ascii="Times New Roman" w:hAnsi="Times New Roman" w:cs="Times New Roman"/>
          <w:noProof/>
          <w:color w:val="000000" w:themeColor="text1"/>
          <w:sz w:val="24"/>
          <w:szCs w:val="24"/>
        </w:rPr>
        <w:t>(Nc4), 1889-1903.</w:t>
      </w:r>
      <w:bookmarkEnd w:id="44"/>
    </w:p>
    <w:p w14:paraId="2F2A442E" w14:textId="77777777" w:rsidR="00DA31E9" w:rsidRPr="000E555F" w:rsidRDefault="00DA31E9" w:rsidP="00DA31E9">
      <w:pPr>
        <w:spacing w:after="120"/>
        <w:ind w:left="360" w:hanging="360"/>
        <w:jc w:val="both"/>
        <w:rPr>
          <w:rFonts w:ascii="Times New Roman" w:hAnsi="Times New Roman" w:cs="Times New Roman"/>
          <w:noProof/>
          <w:color w:val="000000" w:themeColor="text1"/>
          <w:sz w:val="24"/>
          <w:szCs w:val="24"/>
        </w:rPr>
      </w:pPr>
      <w:bookmarkStart w:id="45" w:name="_ENREF_2"/>
      <w:r w:rsidRPr="000E555F">
        <w:rPr>
          <w:rFonts w:ascii="Times New Roman" w:hAnsi="Times New Roman" w:cs="Times New Roman"/>
          <w:noProof/>
          <w:color w:val="000000" w:themeColor="text1"/>
          <w:sz w:val="24"/>
          <w:szCs w:val="24"/>
        </w:rPr>
        <w:t xml:space="preserve">Dickinson, R. E. (1984), Modeling evapotranspiration for three-dimensional global climate models, </w:t>
      </w:r>
      <w:r w:rsidRPr="000E555F">
        <w:rPr>
          <w:rFonts w:ascii="Times New Roman" w:hAnsi="Times New Roman" w:cs="Times New Roman"/>
          <w:i/>
          <w:noProof/>
          <w:color w:val="000000" w:themeColor="text1"/>
          <w:sz w:val="24"/>
          <w:szCs w:val="24"/>
        </w:rPr>
        <w:t>Climate Processes and Climate Sensitivity</w:t>
      </w:r>
      <w:r w:rsidRPr="000E555F">
        <w:rPr>
          <w:rFonts w:ascii="Times New Roman" w:hAnsi="Times New Roman" w:cs="Times New Roman"/>
          <w:noProof/>
          <w:color w:val="000000" w:themeColor="text1"/>
          <w:sz w:val="24"/>
          <w:szCs w:val="24"/>
        </w:rPr>
        <w:t xml:space="preserve">, </w:t>
      </w:r>
      <w:r w:rsidRPr="000E555F">
        <w:rPr>
          <w:rFonts w:ascii="Times New Roman" w:hAnsi="Times New Roman" w:cs="Times New Roman"/>
          <w:i/>
          <w:noProof/>
          <w:color w:val="000000" w:themeColor="text1"/>
          <w:sz w:val="24"/>
          <w:szCs w:val="24"/>
        </w:rPr>
        <w:t>Geophysical Monograph 29</w:t>
      </w:r>
      <w:r w:rsidRPr="000E555F">
        <w:rPr>
          <w:rFonts w:ascii="Times New Roman" w:hAnsi="Times New Roman" w:cs="Times New Roman"/>
          <w:noProof/>
          <w:color w:val="000000" w:themeColor="text1"/>
          <w:sz w:val="24"/>
          <w:szCs w:val="24"/>
        </w:rPr>
        <w:t>, 58-72.</w:t>
      </w:r>
      <w:bookmarkEnd w:id="45"/>
    </w:p>
    <w:p w14:paraId="03866EBC" w14:textId="77777777" w:rsidR="00DA31E9" w:rsidRPr="000E555F" w:rsidRDefault="00DA31E9" w:rsidP="00DA31E9">
      <w:pPr>
        <w:spacing w:after="120"/>
        <w:ind w:left="360" w:hanging="360"/>
        <w:jc w:val="both"/>
        <w:rPr>
          <w:rFonts w:ascii="Times New Roman" w:hAnsi="Times New Roman" w:cs="Times New Roman"/>
          <w:noProof/>
          <w:color w:val="000000" w:themeColor="text1"/>
          <w:sz w:val="24"/>
          <w:szCs w:val="24"/>
        </w:rPr>
      </w:pPr>
      <w:bookmarkStart w:id="46" w:name="_ENREF_3"/>
      <w:r w:rsidRPr="000E555F">
        <w:rPr>
          <w:rFonts w:ascii="Times New Roman" w:hAnsi="Times New Roman" w:cs="Times New Roman"/>
          <w:noProof/>
          <w:color w:val="000000" w:themeColor="text1"/>
          <w:sz w:val="24"/>
          <w:szCs w:val="24"/>
        </w:rPr>
        <w:t xml:space="preserve">Dingman, S. L. (2002), </w:t>
      </w:r>
      <w:r w:rsidRPr="000E555F">
        <w:rPr>
          <w:rFonts w:ascii="Times New Roman" w:hAnsi="Times New Roman" w:cs="Times New Roman"/>
          <w:i/>
          <w:noProof/>
          <w:color w:val="000000" w:themeColor="text1"/>
          <w:sz w:val="24"/>
          <w:szCs w:val="24"/>
        </w:rPr>
        <w:t>Physical hydrology</w:t>
      </w:r>
      <w:r w:rsidRPr="000E555F">
        <w:rPr>
          <w:rFonts w:ascii="Times New Roman" w:hAnsi="Times New Roman" w:cs="Times New Roman"/>
          <w:noProof/>
          <w:color w:val="000000" w:themeColor="text1"/>
          <w:sz w:val="24"/>
          <w:szCs w:val="24"/>
        </w:rPr>
        <w:t>, 2nd ed., x, 646 p. pp., Prentice Hall, Upper Saddle River, N.J.</w:t>
      </w:r>
      <w:bookmarkEnd w:id="46"/>
    </w:p>
    <w:p w14:paraId="5752C37D" w14:textId="77777777" w:rsidR="00DA31E9" w:rsidRPr="000E555F" w:rsidRDefault="00DA31E9" w:rsidP="00DA31E9">
      <w:pPr>
        <w:jc w:val="both"/>
        <w:rPr>
          <w:rFonts w:ascii="Times New Roman" w:hAnsi="Times New Roman" w:cs="Times New Roman"/>
          <w:noProof/>
          <w:color w:val="000000" w:themeColor="text1"/>
          <w:sz w:val="24"/>
          <w:szCs w:val="24"/>
        </w:rPr>
      </w:pPr>
    </w:p>
    <w:p w14:paraId="1D227E29" w14:textId="77777777" w:rsidR="00DA31E9" w:rsidRPr="00EB0DC8" w:rsidRDefault="00DA31E9" w:rsidP="00DA31E9">
      <w:pPr>
        <w:spacing w:after="120"/>
        <w:jc w:val="both"/>
        <w:rPr>
          <w:rFonts w:cstheme="minorHAnsi"/>
          <w:color w:val="FF0000"/>
        </w:rPr>
      </w:pPr>
      <w:r w:rsidRPr="000E555F">
        <w:rPr>
          <w:rFonts w:ascii="Times New Roman" w:hAnsi="Times New Roman" w:cs="Times New Roman"/>
          <w:color w:val="000000" w:themeColor="text1"/>
          <w:sz w:val="24"/>
          <w:szCs w:val="24"/>
        </w:rPr>
        <w:fldChar w:fldCharType="end"/>
      </w:r>
    </w:p>
    <w:p w14:paraId="4F4EA603" w14:textId="77777777" w:rsidR="00DA31E9" w:rsidRDefault="00DA31E9">
      <w:pPr>
        <w:pStyle w:val="Normal1"/>
        <w:rPr>
          <w:b/>
          <w:sz w:val="28"/>
          <w:szCs w:val="28"/>
        </w:rPr>
      </w:pPr>
    </w:p>
    <w:p w14:paraId="1743A6FF" w14:textId="77777777" w:rsidR="00DA31E9" w:rsidRDefault="00DA31E9">
      <w:pPr>
        <w:rPr>
          <w:b/>
          <w:sz w:val="28"/>
          <w:szCs w:val="28"/>
        </w:rPr>
      </w:pPr>
      <w:r>
        <w:rPr>
          <w:b/>
          <w:sz w:val="28"/>
          <w:szCs w:val="28"/>
        </w:rPr>
        <w:br w:type="page"/>
      </w:r>
    </w:p>
    <w:p w14:paraId="196A3950" w14:textId="5E18E2C0" w:rsidR="00DD7549" w:rsidRPr="007276D0" w:rsidRDefault="00757A28" w:rsidP="009B0C3A">
      <w:pPr>
        <w:pStyle w:val="Normal1"/>
        <w:numPr>
          <w:ilvl w:val="0"/>
          <w:numId w:val="35"/>
        </w:numPr>
        <w:rPr>
          <w:rFonts w:ascii="Times New Roman" w:hAnsi="Times New Roman" w:cs="Times New Roman"/>
          <w:b/>
          <w:sz w:val="28"/>
          <w:szCs w:val="28"/>
        </w:rPr>
      </w:pPr>
      <w:r w:rsidRPr="007276D0">
        <w:rPr>
          <w:rFonts w:ascii="Times New Roman" w:hAnsi="Times New Roman" w:cs="Times New Roman"/>
          <w:b/>
          <w:sz w:val="28"/>
          <w:szCs w:val="28"/>
        </w:rPr>
        <w:lastRenderedPageBreak/>
        <w:t>Soil moisture</w:t>
      </w:r>
    </w:p>
    <w:p w14:paraId="21C2FF6A" w14:textId="6CB16939" w:rsidR="00DD7549" w:rsidRPr="0069437D" w:rsidRDefault="00757A28" w:rsidP="00BF6801">
      <w:pPr>
        <w:pStyle w:val="Normal1"/>
        <w:rPr>
          <w:rFonts w:ascii="Times New Roman" w:hAnsi="Times New Roman" w:cs="Times New Roman"/>
        </w:rPr>
      </w:pPr>
      <w:r w:rsidRPr="0069437D">
        <w:rPr>
          <w:rFonts w:ascii="Times New Roman" w:hAnsi="Times New Roman" w:cs="Times New Roman"/>
        </w:rPr>
        <w:t xml:space="preserve">Soil moisture balance, </w:t>
      </w:r>
      <w:r w:rsidRPr="0069437D">
        <w:rPr>
          <w:rFonts w:ascii="Times New Roman" w:hAnsi="Times New Roman" w:cs="Times New Roman"/>
          <w:i/>
        </w:rPr>
        <w:t>Ws</w:t>
      </w:r>
      <w:r w:rsidRPr="0069437D">
        <w:rPr>
          <w:rFonts w:ascii="Times New Roman" w:hAnsi="Times New Roman" w:cs="Times New Roman"/>
        </w:rPr>
        <w:t xml:space="preserve"> [mm], is calculated with an accounting system that tracks a grid cell’s water inputs, water outputs, and soil moisture pool holding capacity. The soil moisture pool depth is determined by the rooting depth. Inputs come in the form of precipitation as </w:t>
      </w:r>
      <w:r w:rsidR="00BF6801" w:rsidRPr="0069437D">
        <w:rPr>
          <w:rFonts w:ascii="Times New Roman" w:hAnsi="Times New Roman" w:cs="Times New Roman"/>
        </w:rPr>
        <w:t>throughfall</w:t>
      </w:r>
      <w:r w:rsidRPr="0069437D">
        <w:rPr>
          <w:rFonts w:ascii="Times New Roman" w:hAnsi="Times New Roman" w:cs="Times New Roman"/>
        </w:rPr>
        <w:t xml:space="preserve">, </w:t>
      </w:r>
      <w:r w:rsidRPr="0069437D">
        <w:rPr>
          <w:rFonts w:ascii="Times New Roman" w:hAnsi="Times New Roman" w:cs="Times New Roman"/>
          <w:i/>
        </w:rPr>
        <w:t>P</w:t>
      </w:r>
      <w:r w:rsidR="00BF6801" w:rsidRPr="0069437D">
        <w:rPr>
          <w:rFonts w:ascii="Times New Roman" w:hAnsi="Times New Roman" w:cs="Times New Roman"/>
          <w:i/>
        </w:rPr>
        <w:softHyphen/>
      </w:r>
      <w:r w:rsidR="00BF6801" w:rsidRPr="0069437D">
        <w:rPr>
          <w:rFonts w:ascii="Times New Roman" w:hAnsi="Times New Roman" w:cs="Times New Roman"/>
          <w:i/>
          <w:vertAlign w:val="subscript"/>
        </w:rPr>
        <w:t>t</w:t>
      </w:r>
      <w:r w:rsidRPr="0069437D">
        <w:rPr>
          <w:rFonts w:ascii="Times New Roman" w:hAnsi="Times New Roman" w:cs="Times New Roman"/>
        </w:rPr>
        <w:t xml:space="preserve"> [mm</w:t>
      </w:r>
      <w:r w:rsidR="00BF6801" w:rsidRPr="0069437D">
        <w:rPr>
          <w:rFonts w:ascii="Times New Roman" w:hAnsi="Times New Roman" w:cs="Times New Roman"/>
        </w:rPr>
        <w:t xml:space="preserve"> d</w:t>
      </w:r>
      <w:r w:rsidR="00BF6801" w:rsidRPr="0069437D">
        <w:rPr>
          <w:rFonts w:ascii="Times New Roman" w:hAnsi="Times New Roman" w:cs="Times New Roman"/>
          <w:vertAlign w:val="superscript"/>
        </w:rPr>
        <w:t>-1</w:t>
      </w:r>
      <w:r w:rsidRPr="0069437D">
        <w:rPr>
          <w:rFonts w:ascii="Times New Roman" w:hAnsi="Times New Roman" w:cs="Times New Roman"/>
        </w:rPr>
        <w:t xml:space="preserve">], and as snow melt, </w:t>
      </w:r>
      <w:r w:rsidRPr="0069437D">
        <w:rPr>
          <w:rFonts w:ascii="Times New Roman" w:hAnsi="Times New Roman" w:cs="Times New Roman"/>
          <w:i/>
        </w:rPr>
        <w:t>M</w:t>
      </w:r>
      <w:r w:rsidRPr="0069437D">
        <w:rPr>
          <w:rFonts w:ascii="Times New Roman" w:hAnsi="Times New Roman" w:cs="Times New Roman"/>
          <w:i/>
          <w:vertAlign w:val="subscript"/>
        </w:rPr>
        <w:t>s</w:t>
      </w:r>
      <w:r w:rsidR="008F26B0" w:rsidRPr="0069437D">
        <w:rPr>
          <w:rFonts w:ascii="Times New Roman" w:hAnsi="Times New Roman" w:cs="Times New Roman"/>
        </w:rPr>
        <w:t xml:space="preserve"> [mm</w:t>
      </w:r>
      <w:r w:rsidR="00BF6801" w:rsidRPr="0069437D">
        <w:rPr>
          <w:rFonts w:ascii="Times New Roman" w:hAnsi="Times New Roman" w:cs="Times New Roman"/>
        </w:rPr>
        <w:t xml:space="preserve"> d</w:t>
      </w:r>
      <w:r w:rsidR="00BF6801" w:rsidRPr="0069437D">
        <w:rPr>
          <w:rFonts w:ascii="Times New Roman" w:hAnsi="Times New Roman" w:cs="Times New Roman"/>
          <w:vertAlign w:val="superscript"/>
        </w:rPr>
        <w:t>-1</w:t>
      </w:r>
      <w:r w:rsidR="008F26B0" w:rsidRPr="0069437D">
        <w:rPr>
          <w:rFonts w:ascii="Times New Roman" w:hAnsi="Times New Roman" w:cs="Times New Roman"/>
        </w:rPr>
        <w:t>]</w:t>
      </w:r>
      <w:r w:rsidRPr="0069437D">
        <w:rPr>
          <w:rFonts w:ascii="Times New Roman" w:hAnsi="Times New Roman" w:cs="Times New Roman"/>
        </w:rPr>
        <w:t>. Water intercepted by the canopy</w:t>
      </w:r>
      <w:r w:rsidR="00BF6801" w:rsidRPr="0069437D">
        <w:rPr>
          <w:rFonts w:ascii="Times New Roman" w:hAnsi="Times New Roman" w:cs="Times New Roman"/>
        </w:rPr>
        <w:t xml:space="preserve"> and ultimately evaporat</w:t>
      </w:r>
      <w:r w:rsidR="00100263">
        <w:rPr>
          <w:rFonts w:ascii="Times New Roman" w:hAnsi="Times New Roman" w:cs="Times New Roman"/>
        </w:rPr>
        <w:t>e</w:t>
      </w:r>
      <w:r w:rsidR="00BF6801" w:rsidRPr="0069437D">
        <w:rPr>
          <w:rFonts w:ascii="Times New Roman" w:hAnsi="Times New Roman" w:cs="Times New Roman"/>
        </w:rPr>
        <w:t>d</w:t>
      </w:r>
      <w:r w:rsidRPr="0069437D">
        <w:rPr>
          <w:rFonts w:ascii="Times New Roman" w:hAnsi="Times New Roman" w:cs="Times New Roman"/>
        </w:rPr>
        <w:t xml:space="preserve">, </w:t>
      </w:r>
      <w:r w:rsidR="00BF6801" w:rsidRPr="0069437D">
        <w:rPr>
          <w:rFonts w:ascii="Times New Roman" w:hAnsi="Times New Roman" w:cs="Times New Roman"/>
          <w:i/>
        </w:rPr>
        <w:t>E</w:t>
      </w:r>
      <w:r w:rsidR="00BF6801" w:rsidRPr="0069437D">
        <w:rPr>
          <w:rFonts w:ascii="Times New Roman" w:hAnsi="Times New Roman" w:cs="Times New Roman"/>
          <w:i/>
          <w:vertAlign w:val="subscript"/>
        </w:rPr>
        <w:t>c</w:t>
      </w:r>
      <w:r w:rsidRPr="0069437D">
        <w:rPr>
          <w:rFonts w:ascii="Times New Roman" w:hAnsi="Times New Roman" w:cs="Times New Roman"/>
        </w:rPr>
        <w:t>, reduces how much precipitation reaches the soil</w:t>
      </w:r>
      <w:r w:rsidR="00BF6801" w:rsidRPr="0069437D">
        <w:rPr>
          <w:rFonts w:ascii="Times New Roman" w:hAnsi="Times New Roman" w:cs="Times New Roman"/>
        </w:rPr>
        <w:t xml:space="preserve"> (Section </w:t>
      </w:r>
      <w:r w:rsidR="00BF6801" w:rsidRPr="0069437D">
        <w:rPr>
          <w:rFonts w:ascii="Times New Roman" w:hAnsi="Times New Roman" w:cs="Times New Roman"/>
        </w:rPr>
        <w:fldChar w:fldCharType="begin"/>
      </w:r>
      <w:r w:rsidR="00BF6801" w:rsidRPr="0069437D">
        <w:rPr>
          <w:rFonts w:ascii="Times New Roman" w:hAnsi="Times New Roman" w:cs="Times New Roman"/>
        </w:rPr>
        <w:instrText xml:space="preserve"> REF _Ref95210417 \r \h </w:instrText>
      </w:r>
      <w:r w:rsidR="00781EB7" w:rsidRPr="00781EB7">
        <w:rPr>
          <w:rFonts w:ascii="Times New Roman" w:hAnsi="Times New Roman" w:cs="Times New Roman"/>
        </w:rPr>
        <w:instrText xml:space="preserve"> \* MERGEFORMAT </w:instrText>
      </w:r>
      <w:r w:rsidR="00BF6801" w:rsidRPr="0069437D">
        <w:rPr>
          <w:rFonts w:ascii="Times New Roman" w:hAnsi="Times New Roman" w:cs="Times New Roman"/>
        </w:rPr>
      </w:r>
      <w:r w:rsidR="00BF6801" w:rsidRPr="0069437D">
        <w:rPr>
          <w:rFonts w:ascii="Times New Roman" w:hAnsi="Times New Roman" w:cs="Times New Roman"/>
        </w:rPr>
        <w:fldChar w:fldCharType="separate"/>
      </w:r>
      <w:r w:rsidR="0068284B">
        <w:rPr>
          <w:rFonts w:ascii="Times New Roman" w:hAnsi="Times New Roman" w:cs="Times New Roman"/>
        </w:rPr>
        <w:t>5</w:t>
      </w:r>
      <w:r w:rsidR="00BF6801" w:rsidRPr="0069437D">
        <w:rPr>
          <w:rFonts w:ascii="Times New Roman" w:hAnsi="Times New Roman" w:cs="Times New Roman"/>
        </w:rPr>
        <w:fldChar w:fldCharType="end"/>
      </w:r>
      <w:r w:rsidR="00BF6801" w:rsidRPr="0069437D">
        <w:rPr>
          <w:rFonts w:ascii="Times New Roman" w:hAnsi="Times New Roman" w:cs="Times New Roman"/>
        </w:rPr>
        <w:t>)</w:t>
      </w:r>
      <w:r w:rsidRPr="0069437D">
        <w:rPr>
          <w:rFonts w:ascii="Times New Roman" w:hAnsi="Times New Roman" w:cs="Times New Roman"/>
        </w:rPr>
        <w:t xml:space="preserve">. Output is via </w:t>
      </w:r>
      <w:r w:rsidR="00BF6801" w:rsidRPr="0069437D">
        <w:rPr>
          <w:rFonts w:ascii="Times New Roman" w:hAnsi="Times New Roman" w:cs="Times New Roman"/>
        </w:rPr>
        <w:t xml:space="preserve">actual </w:t>
      </w:r>
      <w:r w:rsidRPr="0069437D">
        <w:rPr>
          <w:rFonts w:ascii="Times New Roman" w:hAnsi="Times New Roman" w:cs="Times New Roman"/>
        </w:rPr>
        <w:t xml:space="preserve">evapotranspiration, </w:t>
      </w:r>
      <w:r w:rsidR="00BF6801" w:rsidRPr="0069437D">
        <w:rPr>
          <w:rFonts w:ascii="Times New Roman" w:hAnsi="Times New Roman" w:cs="Times New Roman"/>
          <w:i/>
        </w:rPr>
        <w:t xml:space="preserve">AET </w:t>
      </w:r>
      <w:r w:rsidR="008F26B0" w:rsidRPr="0069437D">
        <w:rPr>
          <w:rFonts w:ascii="Times New Roman" w:hAnsi="Times New Roman" w:cs="Times New Roman"/>
        </w:rPr>
        <w:t>[mm</w:t>
      </w:r>
      <w:r w:rsidR="00BF6801" w:rsidRPr="0069437D">
        <w:rPr>
          <w:rFonts w:ascii="Times New Roman" w:hAnsi="Times New Roman" w:cs="Times New Roman"/>
        </w:rPr>
        <w:t xml:space="preserve"> d</w:t>
      </w:r>
      <w:r w:rsidR="00BF6801" w:rsidRPr="0069437D">
        <w:rPr>
          <w:rFonts w:ascii="Times New Roman" w:hAnsi="Times New Roman" w:cs="Times New Roman"/>
          <w:vertAlign w:val="superscript"/>
        </w:rPr>
        <w:t>-1</w:t>
      </w:r>
      <w:r w:rsidR="008F26B0" w:rsidRPr="0069437D">
        <w:rPr>
          <w:rFonts w:ascii="Times New Roman" w:hAnsi="Times New Roman" w:cs="Times New Roman"/>
        </w:rPr>
        <w:t>]</w:t>
      </w:r>
      <w:r w:rsidR="00BF6801" w:rsidRPr="0069437D">
        <w:rPr>
          <w:rFonts w:ascii="Times New Roman" w:hAnsi="Times New Roman" w:cs="Times New Roman"/>
          <w:iCs/>
        </w:rPr>
        <w:t xml:space="preserve"> (Section </w:t>
      </w:r>
      <w:r w:rsidR="00BF6801" w:rsidRPr="0069437D">
        <w:rPr>
          <w:rFonts w:ascii="Times New Roman" w:hAnsi="Times New Roman" w:cs="Times New Roman"/>
          <w:iCs/>
        </w:rPr>
        <w:fldChar w:fldCharType="begin"/>
      </w:r>
      <w:r w:rsidR="00BF6801" w:rsidRPr="0069437D">
        <w:rPr>
          <w:rFonts w:ascii="Times New Roman" w:hAnsi="Times New Roman" w:cs="Times New Roman"/>
          <w:iCs/>
        </w:rPr>
        <w:instrText xml:space="preserve"> REF _Ref95211657 \r \h </w:instrText>
      </w:r>
      <w:r w:rsidR="00781EB7" w:rsidRPr="00781EB7">
        <w:rPr>
          <w:rFonts w:ascii="Times New Roman" w:hAnsi="Times New Roman" w:cs="Times New Roman"/>
          <w:iCs/>
        </w:rPr>
        <w:instrText xml:space="preserve"> \* MERGEFORMAT </w:instrText>
      </w:r>
      <w:r w:rsidR="00BF6801" w:rsidRPr="0069437D">
        <w:rPr>
          <w:rFonts w:ascii="Times New Roman" w:hAnsi="Times New Roman" w:cs="Times New Roman"/>
          <w:iCs/>
        </w:rPr>
      </w:r>
      <w:r w:rsidR="00BF6801" w:rsidRPr="0069437D">
        <w:rPr>
          <w:rFonts w:ascii="Times New Roman" w:hAnsi="Times New Roman" w:cs="Times New Roman"/>
          <w:iCs/>
        </w:rPr>
        <w:fldChar w:fldCharType="separate"/>
      </w:r>
      <w:r w:rsidR="0068284B">
        <w:rPr>
          <w:rFonts w:ascii="Times New Roman" w:hAnsi="Times New Roman" w:cs="Times New Roman"/>
          <w:iCs/>
        </w:rPr>
        <w:t>3.1</w:t>
      </w:r>
      <w:r w:rsidR="00BF6801" w:rsidRPr="0069437D">
        <w:rPr>
          <w:rFonts w:ascii="Times New Roman" w:hAnsi="Times New Roman" w:cs="Times New Roman"/>
          <w:iCs/>
        </w:rPr>
        <w:fldChar w:fldCharType="end"/>
      </w:r>
      <w:r w:rsidR="00BF6801" w:rsidRPr="0069437D">
        <w:rPr>
          <w:rFonts w:ascii="Times New Roman" w:hAnsi="Times New Roman" w:cs="Times New Roman"/>
          <w:iCs/>
        </w:rPr>
        <w:t>)</w:t>
      </w:r>
      <w:r w:rsidR="00781EB7" w:rsidRPr="0069437D">
        <w:rPr>
          <w:rFonts w:ascii="Times New Roman" w:hAnsi="Times New Roman" w:cs="Times New Roman"/>
          <w:iCs/>
        </w:rPr>
        <w:t xml:space="preserve"> and gravity drainage called soil surplus </w:t>
      </w:r>
      <w:r w:rsidR="00781EB7" w:rsidRPr="0069437D">
        <w:rPr>
          <w:rFonts w:ascii="Times New Roman" w:hAnsi="Times New Roman" w:cs="Times New Roman"/>
          <w:i/>
        </w:rPr>
        <w:t>S</w:t>
      </w:r>
      <w:r w:rsidR="00781EB7" w:rsidRPr="0069437D">
        <w:rPr>
          <w:rFonts w:ascii="Times New Roman" w:hAnsi="Times New Roman" w:cs="Times New Roman"/>
          <w:iCs/>
        </w:rPr>
        <w:t xml:space="preserve"> [mm d</w:t>
      </w:r>
      <w:r w:rsidR="00781EB7" w:rsidRPr="0069437D">
        <w:rPr>
          <w:rFonts w:ascii="Times New Roman" w:hAnsi="Times New Roman" w:cs="Times New Roman"/>
          <w:iCs/>
          <w:vertAlign w:val="superscript"/>
        </w:rPr>
        <w:t>-1</w:t>
      </w:r>
      <w:r w:rsidR="00781EB7" w:rsidRPr="0069437D">
        <w:rPr>
          <w:rFonts w:ascii="Times New Roman" w:hAnsi="Times New Roman" w:cs="Times New Roman"/>
          <w:iCs/>
        </w:rPr>
        <w:t>]</w:t>
      </w:r>
      <w:r w:rsidRPr="0069437D">
        <w:rPr>
          <w:rFonts w:ascii="Times New Roman" w:hAnsi="Times New Roman" w:cs="Times New Roman"/>
        </w:rPr>
        <w:t xml:space="preserve">. </w:t>
      </w:r>
      <w:r w:rsidR="00781EB7">
        <w:rPr>
          <w:rFonts w:ascii="Times New Roman" w:hAnsi="Times New Roman" w:cs="Times New Roman"/>
        </w:rPr>
        <w:t xml:space="preserve">Soil moisture can be calculated for individual sub-pixel scale units defined by land-cover or crop type.  The calculations presented below are repeated for each crop type </w:t>
      </w:r>
      <w:r w:rsidR="00354995">
        <w:rPr>
          <w:rFonts w:ascii="Times New Roman" w:hAnsi="Times New Roman" w:cs="Times New Roman"/>
        </w:rPr>
        <w:t>being simulated.  WBM uses perl Data Language slicing to improve performance of the set of equations</w:t>
      </w:r>
      <w:r w:rsidR="00100263">
        <w:rPr>
          <w:rFonts w:ascii="Times New Roman" w:hAnsi="Times New Roman" w:cs="Times New Roman"/>
        </w:rPr>
        <w:t>.  Fluxes leaving the root zone (</w:t>
      </w:r>
      <w:r w:rsidR="00100263">
        <w:rPr>
          <w:rFonts w:ascii="Times New Roman" w:hAnsi="Times New Roman" w:cs="Times New Roman"/>
          <w:i/>
          <w:iCs/>
        </w:rPr>
        <w:t xml:space="preserve">S </w:t>
      </w:r>
      <w:r w:rsidR="00100263">
        <w:rPr>
          <w:rFonts w:ascii="Times New Roman" w:hAnsi="Times New Roman" w:cs="Times New Roman"/>
        </w:rPr>
        <w:t xml:space="preserve">and </w:t>
      </w:r>
      <w:r w:rsidR="00100263" w:rsidRPr="00100263">
        <w:rPr>
          <w:rFonts w:ascii="Times New Roman" w:hAnsi="Times New Roman" w:cs="Times New Roman"/>
          <w:i/>
          <w:iCs/>
        </w:rPr>
        <w:t>AET</w:t>
      </w:r>
      <w:r w:rsidR="00100263">
        <w:rPr>
          <w:rFonts w:ascii="Times New Roman" w:hAnsi="Times New Roman" w:cs="Times New Roman"/>
        </w:rPr>
        <w:t xml:space="preserve">) are summed according to pixel fraction for each land-cover type. </w:t>
      </w:r>
      <w:commentRangeStart w:id="47"/>
    </w:p>
    <w:commentRangeEnd w:id="47"/>
    <w:p w14:paraId="0238D73A" w14:textId="77777777" w:rsidR="008F26B0" w:rsidRPr="0069437D" w:rsidRDefault="00C5508C">
      <w:pPr>
        <w:pStyle w:val="Normal1"/>
        <w:rPr>
          <w:rFonts w:ascii="Times New Roman" w:hAnsi="Times New Roman" w:cs="Times New Roman"/>
        </w:rPr>
      </w:pPr>
      <w:r w:rsidRPr="0069437D">
        <w:rPr>
          <w:rStyle w:val="CommentReference"/>
          <w:rFonts w:ascii="Times New Roman" w:hAnsi="Times New Roman" w:cs="Times New Roman"/>
          <w:sz w:val="22"/>
          <w:szCs w:val="22"/>
        </w:rPr>
        <w:commentReference w:id="47"/>
      </w:r>
    </w:p>
    <w:p w14:paraId="7C955A18" w14:textId="77777777" w:rsidR="00100263" w:rsidRDefault="008F26B0">
      <w:pPr>
        <w:pStyle w:val="Normal1"/>
        <w:rPr>
          <w:rFonts w:ascii="Times New Roman" w:hAnsi="Times New Roman" w:cs="Times New Roman"/>
        </w:rPr>
      </w:pPr>
      <w:r w:rsidRPr="0069437D">
        <w:rPr>
          <w:rFonts w:ascii="Times New Roman" w:hAnsi="Times New Roman" w:cs="Times New Roman"/>
        </w:rPr>
        <w:t xml:space="preserve">Change in soil moisture is calculated </w:t>
      </w:r>
      <w:r w:rsidR="00100263">
        <w:rPr>
          <w:rFonts w:ascii="Times New Roman" w:hAnsi="Times New Roman" w:cs="Times New Roman"/>
        </w:rPr>
        <w:t>by equation 6-1.</w:t>
      </w:r>
    </w:p>
    <w:p w14:paraId="420524A5" w14:textId="08B2EAB4" w:rsidR="00100263" w:rsidRDefault="00000000">
      <w:pPr>
        <w:pStyle w:val="Normal1"/>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+M-AET-S</m:t>
          </m:r>
        </m:oMath>
      </m:oMathPara>
    </w:p>
    <w:p w14:paraId="59A571AF" w14:textId="4C865D0A" w:rsidR="008F26B0" w:rsidRPr="0069437D" w:rsidRDefault="008F26B0">
      <w:pPr>
        <w:pStyle w:val="Normal1"/>
        <w:rPr>
          <w:rFonts w:ascii="Times New Roman" w:hAnsi="Times New Roman" w:cs="Times New Roman"/>
        </w:rPr>
      </w:pPr>
    </w:p>
    <w:p w14:paraId="74CE9B6E" w14:textId="250319EA" w:rsidR="00286786" w:rsidRDefault="00100263">
      <w:pPr>
        <w:pStyle w:val="Normal1"/>
        <w:rPr>
          <w:rFonts w:ascii="Times New Roman" w:hAnsi="Times New Roman" w:cs="Times New Roman"/>
        </w:rPr>
      </w:pPr>
      <w:r>
        <w:rPr>
          <w:rFonts w:ascii="Times New Roman" w:hAnsi="Times New Roman" w:cs="Times New Roman"/>
        </w:rPr>
        <w:t>Throughfall (</w:t>
      </w:r>
      <w:r>
        <w:rPr>
          <w:rFonts w:ascii="Times New Roman" w:hAnsi="Times New Roman" w:cs="Times New Roman"/>
          <w:i/>
          <w:iCs/>
        </w:rPr>
        <w:t>P</w:t>
      </w:r>
      <w:r>
        <w:rPr>
          <w:rFonts w:ascii="Times New Roman" w:hAnsi="Times New Roman" w:cs="Times New Roman"/>
          <w:i/>
          <w:iCs/>
          <w:vertAlign w:val="subscript"/>
        </w:rPr>
        <w:t>t</w:t>
      </w:r>
      <w:r>
        <w:rPr>
          <w:rFonts w:ascii="Times New Roman" w:hAnsi="Times New Roman" w:cs="Times New Roman"/>
        </w:rPr>
        <w:t xml:space="preserve">) is discussed in Section </w:t>
      </w:r>
      <w:r w:rsidR="00087F56">
        <w:rPr>
          <w:rFonts w:ascii="Times New Roman" w:hAnsi="Times New Roman" w:cs="Times New Roman"/>
        </w:rPr>
        <w:fldChar w:fldCharType="begin"/>
      </w:r>
      <w:r w:rsidR="00087F56">
        <w:rPr>
          <w:rFonts w:ascii="Times New Roman" w:hAnsi="Times New Roman" w:cs="Times New Roman"/>
        </w:rPr>
        <w:instrText xml:space="preserve"> REF _Ref95210417 \r \h </w:instrText>
      </w:r>
      <w:r w:rsidR="00087F56">
        <w:rPr>
          <w:rFonts w:ascii="Times New Roman" w:hAnsi="Times New Roman" w:cs="Times New Roman"/>
        </w:rPr>
      </w:r>
      <w:r w:rsidR="00087F56">
        <w:rPr>
          <w:rFonts w:ascii="Times New Roman" w:hAnsi="Times New Roman" w:cs="Times New Roman"/>
        </w:rPr>
        <w:fldChar w:fldCharType="separate"/>
      </w:r>
      <w:r w:rsidR="0068284B">
        <w:rPr>
          <w:rFonts w:ascii="Times New Roman" w:hAnsi="Times New Roman" w:cs="Times New Roman"/>
        </w:rPr>
        <w:t>5</w:t>
      </w:r>
      <w:r w:rsidR="00087F56">
        <w:rPr>
          <w:rFonts w:ascii="Times New Roman" w:hAnsi="Times New Roman" w:cs="Times New Roman"/>
        </w:rPr>
        <w:fldChar w:fldCharType="end"/>
      </w:r>
      <w:r w:rsidR="00087F56">
        <w:rPr>
          <w:rFonts w:ascii="Times New Roman" w:hAnsi="Times New Roman" w:cs="Times New Roman"/>
        </w:rPr>
        <w:t xml:space="preserve">, snow melt in Section </w:t>
      </w:r>
      <w:r w:rsidR="00087F56">
        <w:rPr>
          <w:rFonts w:ascii="Times New Roman" w:hAnsi="Times New Roman" w:cs="Times New Roman"/>
        </w:rPr>
        <w:fldChar w:fldCharType="begin"/>
      </w:r>
      <w:r w:rsidR="00087F56">
        <w:rPr>
          <w:rFonts w:ascii="Times New Roman" w:hAnsi="Times New Roman" w:cs="Times New Roman"/>
        </w:rPr>
        <w:instrText xml:space="preserve"> REF _Ref95217900 \r \h </w:instrText>
      </w:r>
      <w:r w:rsidR="00087F56">
        <w:rPr>
          <w:rFonts w:ascii="Times New Roman" w:hAnsi="Times New Roman" w:cs="Times New Roman"/>
        </w:rPr>
      </w:r>
      <w:r w:rsidR="00087F56">
        <w:rPr>
          <w:rFonts w:ascii="Times New Roman" w:hAnsi="Times New Roman" w:cs="Times New Roman"/>
        </w:rPr>
        <w:fldChar w:fldCharType="separate"/>
      </w:r>
      <w:r w:rsidR="0068284B">
        <w:rPr>
          <w:rFonts w:ascii="Times New Roman" w:hAnsi="Times New Roman" w:cs="Times New Roman"/>
        </w:rPr>
        <w:t>4</w:t>
      </w:r>
      <w:r w:rsidR="00087F56">
        <w:rPr>
          <w:rFonts w:ascii="Times New Roman" w:hAnsi="Times New Roman" w:cs="Times New Roman"/>
        </w:rPr>
        <w:fldChar w:fldCharType="end"/>
      </w:r>
      <w:r w:rsidR="00087F56">
        <w:rPr>
          <w:rFonts w:ascii="Times New Roman" w:hAnsi="Times New Roman" w:cs="Times New Roman"/>
        </w:rPr>
        <w:t xml:space="preserve">, and actual evapotranspiration in Section </w:t>
      </w:r>
      <w:r w:rsidR="00087F56">
        <w:rPr>
          <w:rFonts w:ascii="Times New Roman" w:hAnsi="Times New Roman" w:cs="Times New Roman"/>
        </w:rPr>
        <w:fldChar w:fldCharType="begin"/>
      </w:r>
      <w:r w:rsidR="00087F56">
        <w:rPr>
          <w:rFonts w:ascii="Times New Roman" w:hAnsi="Times New Roman" w:cs="Times New Roman"/>
        </w:rPr>
        <w:instrText xml:space="preserve"> REF _Ref95217931 \r \h </w:instrText>
      </w:r>
      <w:r w:rsidR="00087F56">
        <w:rPr>
          <w:rFonts w:ascii="Times New Roman" w:hAnsi="Times New Roman" w:cs="Times New Roman"/>
        </w:rPr>
      </w:r>
      <w:r w:rsidR="00087F56">
        <w:rPr>
          <w:rFonts w:ascii="Times New Roman" w:hAnsi="Times New Roman" w:cs="Times New Roman"/>
        </w:rPr>
        <w:fldChar w:fldCharType="separate"/>
      </w:r>
      <w:r w:rsidR="0068284B">
        <w:rPr>
          <w:rFonts w:ascii="Times New Roman" w:hAnsi="Times New Roman" w:cs="Times New Roman"/>
        </w:rPr>
        <w:t>3</w:t>
      </w:r>
      <w:r w:rsidR="00087F56">
        <w:rPr>
          <w:rFonts w:ascii="Times New Roman" w:hAnsi="Times New Roman" w:cs="Times New Roman"/>
        </w:rPr>
        <w:fldChar w:fldCharType="end"/>
      </w:r>
      <w:r w:rsidR="00087F56">
        <w:rPr>
          <w:rFonts w:ascii="Times New Roman" w:hAnsi="Times New Roman" w:cs="Times New Roman"/>
        </w:rPr>
        <w:t>.</w:t>
      </w:r>
      <w:r w:rsidR="0000661A">
        <w:rPr>
          <w:rFonts w:ascii="Times New Roman" w:hAnsi="Times New Roman" w:cs="Times New Roman"/>
        </w:rPr>
        <w:t xml:space="preserve">  Soil surplus water </w:t>
      </w:r>
      <w:r w:rsidR="0000661A">
        <w:rPr>
          <w:rFonts w:ascii="Times New Roman" w:hAnsi="Times New Roman" w:cs="Times New Roman"/>
          <w:i/>
          <w:iCs/>
        </w:rPr>
        <w:t>S</w:t>
      </w:r>
      <w:r w:rsidR="0000661A">
        <w:rPr>
          <w:rFonts w:ascii="Times New Roman" w:hAnsi="Times New Roman" w:cs="Times New Roman"/>
        </w:rPr>
        <w:t xml:space="preserve"> equals any water infiltrating soil in excess of available water capacity (equation 6-2).</w:t>
      </w:r>
    </w:p>
    <w:p w14:paraId="615AF177" w14:textId="19A00B33" w:rsidR="0000661A" w:rsidRDefault="0000661A">
      <w:pPr>
        <w:pStyle w:val="Normal1"/>
        <w:rPr>
          <w:rFonts w:ascii="Times New Roman" w:hAnsi="Times New Roman" w:cs="Times New Roman"/>
        </w:rPr>
      </w:pPr>
    </w:p>
    <w:p w14:paraId="2BDA58A7" w14:textId="27BB06A6" w:rsidR="0000661A" w:rsidRPr="00681F25" w:rsidRDefault="0000661A">
      <w:pPr>
        <w:pStyle w:val="Normal1"/>
        <w:rPr>
          <w:rFonts w:ascii="Times New Roman" w:hAnsi="Times New Roman" w:cs="Times New Roman"/>
        </w:rPr>
      </w:pPr>
      <m:oMath>
        <m:r>
          <w:rPr>
            <w:rFonts w:ascii="Cambria Math" w:hAnsi="Cambria Math" w:cs="Times New Roman"/>
          </w:rPr>
          <m:t>S=</m:t>
        </m:r>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w:rPr>
                        <w:rFonts w:ascii="Cambria Math" w:hAnsi="Cambria Math" w:cs="Times New Roman"/>
                      </w:rPr>
                      <m:t>k-1</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+M-AET-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r>
                  <w:rPr>
                    <w:rFonts w:ascii="Cambria Math" w:hAnsi="Cambria Math" w:cs="Times New Roman"/>
                  </w:rPr>
                  <m:t xml:space="preserve">&lt;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w:rPr>
                        <w:rFonts w:ascii="Cambria Math" w:hAnsi="Cambria Math" w:cs="Times New Roman"/>
                      </w:rPr>
                      <m:t>k-1</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+M-AET</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r>
                  <w:rPr>
                    <w:rFonts w:ascii="Cambria Math" w:hAnsi="Cambria Math" w:cs="Times New Roman"/>
                  </w:rPr>
                  <m:t xml:space="preserve">&gt;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w:rPr>
                        <w:rFonts w:ascii="Cambria Math" w:hAnsi="Cambria Math" w:cs="Times New Roman"/>
                      </w:rPr>
                      <m:t>k-1</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+M-AET</m:t>
                </m:r>
              </m:e>
            </m:eqArr>
          </m:e>
        </m:d>
      </m:oMath>
      <w:r w:rsidR="00681F25">
        <w:rPr>
          <w:rFonts w:ascii="Times New Roman" w:hAnsi="Times New Roman" w:cs="Times New Roman"/>
        </w:rPr>
        <w:t xml:space="preserve">  [mm d</w:t>
      </w:r>
      <w:r w:rsidR="00681F25">
        <w:rPr>
          <w:rFonts w:ascii="Times New Roman" w:hAnsi="Times New Roman" w:cs="Times New Roman"/>
          <w:vertAlign w:val="superscript"/>
        </w:rPr>
        <w:t>-1</w:t>
      </w:r>
      <w:r w:rsidR="00681F25">
        <w:rPr>
          <w:rFonts w:ascii="Times New Roman" w:hAnsi="Times New Roman" w:cs="Times New Roman"/>
        </w:rPr>
        <w:t>]   (6-2)</w:t>
      </w:r>
    </w:p>
    <w:p w14:paraId="1B7289A2" w14:textId="233E35A4" w:rsidR="00DA31E9" w:rsidRDefault="00DA31E9">
      <w:pPr>
        <w:rPr>
          <w:b/>
          <w:sz w:val="28"/>
          <w:szCs w:val="28"/>
        </w:rPr>
      </w:pPr>
    </w:p>
    <w:p w14:paraId="1416C34D" w14:textId="21C8F86A" w:rsidR="00DD7549" w:rsidRPr="00CD5B59" w:rsidRDefault="00757A28" w:rsidP="0069437D">
      <w:pPr>
        <w:pStyle w:val="Normal1"/>
        <w:numPr>
          <w:ilvl w:val="0"/>
          <w:numId w:val="35"/>
        </w:numPr>
        <w:rPr>
          <w:rFonts w:ascii="Times New Roman" w:hAnsi="Times New Roman" w:cs="Times New Roman"/>
          <w:b/>
          <w:sz w:val="28"/>
          <w:szCs w:val="28"/>
        </w:rPr>
      </w:pPr>
      <w:r w:rsidRPr="00CD5B59">
        <w:rPr>
          <w:rFonts w:ascii="Times New Roman" w:hAnsi="Times New Roman" w:cs="Times New Roman"/>
          <w:b/>
          <w:sz w:val="28"/>
          <w:szCs w:val="28"/>
        </w:rPr>
        <w:t>Runoff</w:t>
      </w:r>
    </w:p>
    <w:p w14:paraId="5FB8C196" w14:textId="77777777" w:rsidR="0069437D" w:rsidRDefault="00DA31E9" w:rsidP="0069437D">
      <w:pPr>
        <w:rPr>
          <w:rFonts w:ascii="Times New Roman" w:hAnsi="Times New Roman" w:cs="Times New Roman"/>
        </w:rPr>
      </w:pPr>
      <w:r w:rsidRPr="0069437D">
        <w:rPr>
          <w:rFonts w:ascii="Times New Roman" w:hAnsi="Times New Roman" w:cs="Times New Roman"/>
        </w:rPr>
        <w:t xml:space="preserve">Runoff in WBM consists of storm runoff, surface runoff, baseflow, and irrigation runoff.  The combined surface runoff and baseflow exit the terrestrial portion of each pixel, and are collected in a river network that allows the water to be transported downstream, the details of which will be discussed in Section </w:t>
      </w:r>
      <w:r w:rsidR="00A636A2" w:rsidRPr="0069437D">
        <w:rPr>
          <w:rFonts w:ascii="Times New Roman" w:hAnsi="Times New Roman" w:cs="Times New Roman"/>
        </w:rPr>
        <w:t>8.</w:t>
      </w:r>
      <w:r w:rsidRPr="0069437D">
        <w:rPr>
          <w:rFonts w:ascii="Times New Roman" w:hAnsi="Times New Roman" w:cs="Times New Roman"/>
        </w:rPr>
        <w:t xml:space="preserve"> </w:t>
      </w:r>
    </w:p>
    <w:p w14:paraId="448A594A" w14:textId="77777777" w:rsidR="0069437D" w:rsidRDefault="0069437D" w:rsidP="0069437D">
      <w:pPr>
        <w:rPr>
          <w:rFonts w:ascii="Times New Roman" w:hAnsi="Times New Roman" w:cs="Times New Roman"/>
        </w:rPr>
      </w:pPr>
    </w:p>
    <w:p w14:paraId="512132FD" w14:textId="4DE77BEF" w:rsidR="00DA31E9" w:rsidRPr="0069437D" w:rsidRDefault="00DA31E9" w:rsidP="0069437D">
      <w:pPr>
        <w:pStyle w:val="ListParagraph"/>
        <w:numPr>
          <w:ilvl w:val="1"/>
          <w:numId w:val="35"/>
        </w:numPr>
        <w:rPr>
          <w:rFonts w:ascii="Times New Roman" w:hAnsi="Times New Roman" w:cs="Times New Roman"/>
          <w:b/>
          <w:bCs/>
        </w:rPr>
      </w:pPr>
      <w:r w:rsidRPr="0069437D">
        <w:rPr>
          <w:rFonts w:ascii="Times New Roman" w:hAnsi="Times New Roman" w:cs="Times New Roman"/>
          <w:b/>
          <w:bCs/>
        </w:rPr>
        <w:t>Surface Runoff</w:t>
      </w:r>
    </w:p>
    <w:p w14:paraId="01ADE4D6" w14:textId="15FBD31D" w:rsidR="00DA31E9" w:rsidRDefault="00DA31E9" w:rsidP="00DA31E9">
      <w:pPr>
        <w:rPr>
          <w:rFonts w:ascii="Times New Roman" w:eastAsiaTheme="minorEastAsia" w:hAnsi="Times New Roman" w:cs="Times New Roman"/>
        </w:rPr>
      </w:pPr>
      <w:r w:rsidRPr="0069437D">
        <w:rPr>
          <w:rFonts w:ascii="Times New Roman" w:hAnsi="Times New Roman" w:cs="Times New Roman"/>
        </w:rPr>
        <w:t>When water inputs to a grid cell exceed the</w:t>
      </w:r>
      <w:r w:rsidR="00142691" w:rsidRPr="0069437D">
        <w:rPr>
          <w:rFonts w:ascii="Times New Roman" w:hAnsi="Times New Roman" w:cs="Times New Roman"/>
        </w:rPr>
        <w:t xml:space="preserve"> daily evapotranspiration and</w:t>
      </w:r>
      <w:r w:rsidRPr="0069437D">
        <w:rPr>
          <w:rFonts w:ascii="Times New Roman" w:hAnsi="Times New Roman" w:cs="Times New Roman"/>
        </w:rPr>
        <w:t xml:space="preserve"> </w:t>
      </w:r>
      <w:r w:rsidR="00142691" w:rsidRPr="0069437D">
        <w:rPr>
          <w:rFonts w:ascii="Times New Roman" w:hAnsi="Times New Roman" w:cs="Times New Roman"/>
        </w:rPr>
        <w:t xml:space="preserve">available water capacity </w:t>
      </w:r>
      <w:r w:rsidRPr="0069437D">
        <w:rPr>
          <w:rFonts w:ascii="Times New Roman" w:hAnsi="Times New Roman" w:cs="Times New Roman"/>
        </w:rPr>
        <w:t xml:space="preserve">then </w:t>
      </w:r>
      <w:r w:rsidR="00142691" w:rsidRPr="0069437D">
        <w:rPr>
          <w:rFonts w:ascii="Times New Roman" w:hAnsi="Times New Roman" w:cs="Times New Roman"/>
        </w:rPr>
        <w:t xml:space="preserve">gravity drainage is initiated, defined in WBM as </w:t>
      </w:r>
      <w:r w:rsidRPr="0069437D">
        <w:rPr>
          <w:rFonts w:ascii="Times New Roman" w:hAnsi="Times New Roman" w:cs="Times New Roman"/>
        </w:rPr>
        <w:t>surplus</w:t>
      </w:r>
      <w:r w:rsidR="00142691" w:rsidRPr="0069437D">
        <w:rPr>
          <w:rFonts w:ascii="Times New Roman" w:hAnsi="Times New Roman" w:cs="Times New Roman"/>
        </w:rPr>
        <w:t xml:space="preserve"> water</w:t>
      </w:r>
      <w:r w:rsidRPr="0069437D">
        <w:rPr>
          <w:rFonts w:ascii="Times New Roman" w:hAnsi="Times New Roman" w:cs="Times New Roman"/>
        </w:rPr>
        <w:t xml:space="preserve"> </w:t>
      </w:r>
      <m:oMath>
        <m:r>
          <w:rPr>
            <w:rFonts w:ascii="Cambria Math" w:hAnsi="Cambria Math" w:cs="Times New Roman"/>
          </w:rPr>
          <m:t>S</m:t>
        </m:r>
      </m:oMath>
      <w:r w:rsidRPr="0069437D">
        <w:rPr>
          <w:rFonts w:ascii="Times New Roman" w:hAnsi="Times New Roman" w:cs="Times New Roman"/>
        </w:rPr>
        <w:t xml:space="preserve">  [mm d</w:t>
      </w:r>
      <w:r w:rsidRPr="0069437D">
        <w:rPr>
          <w:rFonts w:ascii="Times New Roman" w:hAnsi="Times New Roman" w:cs="Times New Roman"/>
          <w:vertAlign w:val="superscript"/>
        </w:rPr>
        <w:t>-1</w:t>
      </w:r>
      <w:r w:rsidRPr="0069437D">
        <w:rPr>
          <w:rFonts w:ascii="Times New Roman" w:hAnsi="Times New Roman" w:cs="Times New Roman"/>
        </w:rPr>
        <w:t>]</w:t>
      </w:r>
      <w:r w:rsidR="00142691" w:rsidRPr="0069437D">
        <w:rPr>
          <w:rFonts w:ascii="Times New Roman" w:hAnsi="Times New Roman" w:cs="Times New Roman"/>
        </w:rPr>
        <w:t xml:space="preserve"> leaving the root zone</w:t>
      </w:r>
      <w:r w:rsidR="00625701" w:rsidRPr="0069437D">
        <w:rPr>
          <w:rFonts w:ascii="Times New Roman" w:hAnsi="Times New Roman" w:cs="Times New Roman"/>
        </w:rPr>
        <w:t xml:space="preserve"> (Section </w:t>
      </w:r>
      <w:r w:rsidR="00625701" w:rsidRPr="0069437D">
        <w:rPr>
          <w:rFonts w:ascii="Times New Roman" w:hAnsi="Times New Roman" w:cs="Times New Roman"/>
        </w:rPr>
        <w:fldChar w:fldCharType="begin"/>
      </w:r>
      <w:r w:rsidR="00625701" w:rsidRPr="0069437D">
        <w:rPr>
          <w:rFonts w:ascii="Times New Roman" w:hAnsi="Times New Roman" w:cs="Times New Roman"/>
        </w:rPr>
        <w:instrText xml:space="preserve"> REF _Ref95218826 \r \h </w:instrText>
      </w:r>
      <w:r w:rsidR="00625701">
        <w:rPr>
          <w:rFonts w:ascii="Times New Roman" w:hAnsi="Times New Roman" w:cs="Times New Roman"/>
        </w:rPr>
        <w:instrText xml:space="preserve"> \* MERGEFORMAT </w:instrText>
      </w:r>
      <w:r w:rsidR="00625701" w:rsidRPr="0069437D">
        <w:rPr>
          <w:rFonts w:ascii="Times New Roman" w:hAnsi="Times New Roman" w:cs="Times New Roman"/>
        </w:rPr>
      </w:r>
      <w:r w:rsidR="00625701" w:rsidRPr="0069437D">
        <w:rPr>
          <w:rFonts w:ascii="Times New Roman" w:hAnsi="Times New Roman" w:cs="Times New Roman"/>
        </w:rPr>
        <w:fldChar w:fldCharType="separate"/>
      </w:r>
      <w:r w:rsidR="0068284B">
        <w:rPr>
          <w:rFonts w:ascii="Times New Roman" w:hAnsi="Times New Roman" w:cs="Times New Roman"/>
        </w:rPr>
        <w:t>6</w:t>
      </w:r>
      <w:r w:rsidR="00625701" w:rsidRPr="0069437D">
        <w:rPr>
          <w:rFonts w:ascii="Times New Roman" w:hAnsi="Times New Roman" w:cs="Times New Roman"/>
        </w:rPr>
        <w:fldChar w:fldCharType="end"/>
      </w:r>
      <w:r w:rsidR="00625701" w:rsidRPr="0069437D">
        <w:rPr>
          <w:rFonts w:ascii="Times New Roman" w:hAnsi="Times New Roman" w:cs="Times New Roman"/>
        </w:rPr>
        <w:t>)</w:t>
      </w:r>
      <w:r w:rsidRPr="0069437D">
        <w:rPr>
          <w:rFonts w:ascii="Times New Roman" w:hAnsi="Times New Roman" w:cs="Times New Roman"/>
        </w:rPr>
        <w:t>.  A fraction (</w:t>
      </w:r>
      <m:oMath>
        <m:r>
          <w:rPr>
            <w:rFonts w:ascii="Cambria Math" w:hAnsi="Cambria Math" w:cs="Times New Roman"/>
          </w:rPr>
          <m:t>1-γ</m:t>
        </m:r>
      </m:oMath>
      <w:r w:rsidRPr="0069437D">
        <w:rPr>
          <w:rFonts w:ascii="Times New Roman" w:hAnsi="Times New Roman" w:cs="Times New Roman"/>
        </w:rPr>
        <w:t xml:space="preserve"> [-]) of this surplus becomes</w:t>
      </w:r>
      <w:r w:rsidR="00625701" w:rsidRPr="0069437D">
        <w:rPr>
          <w:rFonts w:ascii="Times New Roman" w:hAnsi="Times New Roman" w:cs="Times New Roman"/>
        </w:rPr>
        <w:t xml:space="preserve"> quickflow, interpreted as representing flow through shallow soils and near stream</w:t>
      </w:r>
      <w:r w:rsidRPr="0069437D">
        <w:rPr>
          <w:rFonts w:ascii="Times New Roman" w:hAnsi="Times New Roman" w:cs="Times New Roman"/>
        </w:rPr>
        <w:t xml:space="preserve"> </w:t>
      </w:r>
      <w:commentRangeStart w:id="48"/>
      <w:r w:rsidRPr="0069437D">
        <w:rPr>
          <w:rFonts w:ascii="Times New Roman" w:hAnsi="Times New Roman" w:cs="Times New Roman"/>
        </w:rPr>
        <w:t>surface runoff,</w:t>
      </w:r>
      <w:commentRangeEnd w:id="48"/>
      <w:r w:rsidR="00C5508C" w:rsidRPr="0069437D">
        <w:rPr>
          <w:rStyle w:val="CommentReference"/>
          <w:rFonts w:ascii="Times New Roman" w:hAnsi="Times New Roman" w:cs="Times New Roman"/>
        </w:rPr>
        <w:commentReference w:id="48"/>
      </w:r>
      <w:r w:rsidRPr="0069437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Pr="0069437D">
        <w:rPr>
          <w:rFonts w:ascii="Times New Roman" w:hAnsi="Times New Roman" w:cs="Times New Roman"/>
        </w:rPr>
        <w:t xml:space="preserve"> [mm d</w:t>
      </w:r>
      <w:r w:rsidRPr="0069437D">
        <w:rPr>
          <w:rFonts w:ascii="Times New Roman" w:hAnsi="Times New Roman" w:cs="Times New Roman"/>
          <w:vertAlign w:val="superscript"/>
        </w:rPr>
        <w:t>-1</w:t>
      </w:r>
      <w:r w:rsidRPr="0069437D">
        <w:rPr>
          <w:rFonts w:ascii="Times New Roman" w:hAnsi="Times New Roman" w:cs="Times New Roman"/>
        </w:rPr>
        <w:t xml:space="preserve">].  </w:t>
      </w:r>
      <w:r w:rsidR="00625701" w:rsidRPr="0069437D">
        <w:rPr>
          <w:rFonts w:ascii="Times New Roman" w:hAnsi="Times New Roman" w:cs="Times New Roman"/>
        </w:rPr>
        <w:t>Note</w:t>
      </w:r>
      <w:r w:rsidRPr="0069437D">
        <w:rPr>
          <w:rFonts w:ascii="Times New Roman" w:hAnsi="Times New Roman" w:cs="Times New Roman"/>
        </w:rPr>
        <w:t xml:space="preserve"> The remaining fraction (</w:t>
      </w:r>
      <m:oMath>
        <m:r>
          <w:rPr>
            <w:rFonts w:ascii="Cambria Math" w:hAnsi="Cambria Math" w:cs="Times New Roman"/>
          </w:rPr>
          <m:t>γ</m:t>
        </m:r>
      </m:oMath>
      <w:r w:rsidRPr="0069437D">
        <w:rPr>
          <w:rFonts w:ascii="Times New Roman" w:hAnsi="Times New Roman" w:cs="Times New Roman"/>
        </w:rPr>
        <w:t xml:space="preserve"> [-]) of the surplus </w:t>
      </w:r>
      <w:commentRangeStart w:id="49"/>
      <w:r w:rsidRPr="0069437D">
        <w:rPr>
          <w:rFonts w:ascii="Times New Roman" w:hAnsi="Times New Roman" w:cs="Times New Roman"/>
        </w:rPr>
        <w:t>percolates</w:t>
      </w:r>
      <w:commentRangeEnd w:id="49"/>
      <w:r w:rsidRPr="0069437D">
        <w:rPr>
          <w:rStyle w:val="CommentReference"/>
          <w:rFonts w:ascii="Times New Roman" w:hAnsi="Times New Roman" w:cs="Times New Roman"/>
        </w:rPr>
        <w:commentReference w:id="49"/>
      </w:r>
      <w:r w:rsidRPr="0069437D">
        <w:rPr>
          <w:rFonts w:ascii="Times New Roman" w:hAnsi="Times New Roman" w:cs="Times New Roman"/>
        </w:rPr>
        <w:t xml:space="preserve"> to groundwater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oMath>
      <w:r w:rsidRPr="0069437D">
        <w:rPr>
          <w:rFonts w:ascii="Times New Roman" w:eastAsiaTheme="minorEastAsia" w:hAnsi="Times New Roman" w:cs="Times New Roman"/>
        </w:rPr>
        <w:t xml:space="preserve"> [mm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w:t>
      </w:r>
      <w:r w:rsidRPr="0069437D">
        <w:rPr>
          <w:rFonts w:ascii="Times New Roman" w:hAnsi="Times New Roman" w:cs="Times New Roman"/>
        </w:rPr>
        <w:t xml:space="preserve">), either the shallow groundwater storage pool,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oMath>
      <w:r w:rsidRPr="0069437D">
        <w:rPr>
          <w:rFonts w:ascii="Times New Roman" w:hAnsi="Times New Roman" w:cs="Times New Roman"/>
        </w:rPr>
        <w:t xml:space="preserve"> [mm</w:t>
      </w:r>
      <w:r w:rsidR="007276D0">
        <w:rPr>
          <w:rFonts w:ascii="Times New Roman" w:hAnsi="Times New Roman" w:cs="Times New Roman"/>
        </w:rPr>
        <w:t xml:space="preserve"> d</w:t>
      </w:r>
      <w:r w:rsidR="007276D0">
        <w:rPr>
          <w:rFonts w:ascii="Times New Roman" w:hAnsi="Times New Roman" w:cs="Times New Roman"/>
          <w:vertAlign w:val="superscript"/>
        </w:rPr>
        <w:t>-1</w:t>
      </w:r>
      <w:r w:rsidRPr="0069437D">
        <w:rPr>
          <w:rFonts w:ascii="Times New Roman" w:hAnsi="Times New Roman" w:cs="Times New Roman"/>
        </w:rPr>
        <w:t xml:space="preserve">] or to aquifers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Aqf</m:t>
            </m:r>
          </m:sub>
        </m:sSub>
      </m:oMath>
      <w:r w:rsidRPr="0069437D">
        <w:rPr>
          <w:rFonts w:ascii="Times New Roman" w:eastAsiaTheme="minorEastAsia" w:hAnsi="Times New Roman" w:cs="Times New Roman"/>
        </w:rPr>
        <w:t xml:space="preserve"> [m</w:t>
      </w:r>
      <w:r w:rsidR="007276D0">
        <w:rPr>
          <w:rFonts w:ascii="Times New Roman" w:eastAsiaTheme="minorEastAsia" w:hAnsi="Times New Roman" w:cs="Times New Roman"/>
        </w:rPr>
        <w:t xml:space="preserve"> d</w:t>
      </w:r>
      <w:r w:rsidR="007276D0">
        <w:rPr>
          <w:rFonts w:ascii="Times New Roman" w:eastAsiaTheme="minorEastAsia" w:hAnsi="Times New Roman" w:cs="Times New Roman"/>
          <w:vertAlign w:val="superscript"/>
        </w:rPr>
        <w:t>-1</w:t>
      </w:r>
      <w:r w:rsidRPr="0069437D">
        <w:rPr>
          <w:rFonts w:ascii="Times New Roman" w:eastAsiaTheme="minorEastAsia" w:hAnsi="Times New Roman" w:cs="Times New Roman"/>
        </w:rPr>
        <w:t>]</w:t>
      </w:r>
      <w:r w:rsidRPr="0069437D">
        <w:rPr>
          <w:rFonts w:ascii="Times New Roman" w:hAnsi="Times New Roman" w:cs="Times New Roman"/>
        </w:rPr>
        <w:t>.  The groundwater percolation fraction (</w:t>
      </w:r>
      <m:oMath>
        <m:r>
          <w:rPr>
            <w:rFonts w:ascii="Cambria Math" w:hAnsi="Cambria Math" w:cs="Times New Roman"/>
          </w:rPr>
          <m:t>γ</m:t>
        </m:r>
      </m:oMath>
      <w:r w:rsidRPr="0069437D">
        <w:rPr>
          <w:rFonts w:ascii="Times New Roman" w:eastAsiaTheme="minorEastAsia" w:hAnsi="Times New Roman" w:cs="Times New Roman"/>
        </w:rPr>
        <w:t>) defaults to 0.5, and is generally robust in the range of 0.4 to 0.6</w:t>
      </w:r>
      <w:r w:rsidR="007276D0">
        <w:rPr>
          <w:rFonts w:ascii="Times New Roman" w:eastAsiaTheme="minorEastAsia" w:hAnsi="Times New Roman" w:cs="Times New Roman"/>
        </w:rPr>
        <w:t xml:space="preserve"> (Zuidema et al. 2018, Stewart et al. 2011)</w:t>
      </w:r>
      <w:r w:rsidRPr="0069437D">
        <w:rPr>
          <w:rFonts w:ascii="Times New Roman" w:eastAsiaTheme="minorEastAsia" w:hAnsi="Times New Roman" w:cs="Times New Roman"/>
        </w:rPr>
        <w:t>, but may vary beyond these ranges in specific contexts</w:t>
      </w:r>
      <w:r w:rsidR="007276D0">
        <w:rPr>
          <w:rFonts w:ascii="Times New Roman" w:eastAsiaTheme="minorEastAsia" w:hAnsi="Times New Roman" w:cs="Times New Roman"/>
        </w:rPr>
        <w:t xml:space="preserve"> (Zuidema et al. 2020)</w:t>
      </w:r>
      <w:r w:rsidRPr="0069437D">
        <w:rPr>
          <w:rFonts w:ascii="Times New Roman" w:eastAsiaTheme="minorEastAsia" w:hAnsi="Times New Roman" w:cs="Times New Roman"/>
        </w:rPr>
        <w:t>.</w:t>
      </w:r>
      <w:r w:rsidRPr="0069437D">
        <w:rPr>
          <w:rStyle w:val="FootnoteReference"/>
          <w:rFonts w:ascii="Times New Roman" w:eastAsiaTheme="minorEastAsia" w:hAnsi="Times New Roman" w:cs="Times New Roman"/>
        </w:rPr>
        <w:footnoteReference w:id="1"/>
      </w:r>
    </w:p>
    <w:p w14:paraId="0FCCD7A6" w14:textId="77777777" w:rsidR="007276D0" w:rsidRPr="0069437D" w:rsidRDefault="007276D0" w:rsidP="00DA31E9">
      <w:pPr>
        <w:rPr>
          <w:rFonts w:ascii="Times New Roman" w:hAnsi="Times New Roman" w:cs="Times New Roman"/>
        </w:rPr>
      </w:pPr>
    </w:p>
    <w:p w14:paraId="07309FD1" w14:textId="44A12CCC" w:rsidR="00DA31E9" w:rsidRPr="0069437D" w:rsidRDefault="00DA31E9" w:rsidP="00DA31E9">
      <w:pPr>
        <w:rPr>
          <w:rFonts w:ascii="Times New Roman" w:hAnsi="Times New Roman" w:cs="Times New Roman"/>
        </w:rPr>
      </w:pPr>
      <w:r w:rsidRPr="0069437D">
        <w:rPr>
          <w:rFonts w:ascii="Times New Roman" w:hAnsi="Times New Roman" w:cs="Times New Roman"/>
        </w:rPr>
        <w:lastRenderedPageBreak/>
        <w:t xml:space="preserve">Surface runoff is retained in a surface runoff retention pool </w:t>
      </w:r>
      <w:r w:rsidRPr="0069437D">
        <w:rPr>
          <w:rFonts w:ascii="Times New Roman" w:eastAsiaTheme="minorEastAsia" w:hAnsi="Times New Roman" w:cs="Times New Roman"/>
        </w:rPr>
        <w:t>(</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SRP</m:t>
            </m:r>
          </m:sub>
        </m:sSub>
      </m:oMath>
      <w:r w:rsidRPr="0069437D">
        <w:rPr>
          <w:rFonts w:ascii="Times New Roman" w:eastAsiaTheme="minorEastAsia" w:hAnsi="Times New Roman" w:cs="Times New Roman"/>
        </w:rPr>
        <w:t xml:space="preserve"> [mm]) </w:t>
      </w:r>
      <w:r w:rsidRPr="0069437D">
        <w:rPr>
          <w:rFonts w:ascii="Times New Roman" w:hAnsi="Times New Roman" w:cs="Times New Roman"/>
        </w:rPr>
        <w:t xml:space="preserve">(called rainfall runoff detention pool in </w:t>
      </w:r>
      <w:commentRangeStart w:id="50"/>
      <w:r w:rsidRPr="0069437D">
        <w:rPr>
          <w:rFonts w:ascii="Times New Roman" w:hAnsi="Times New Roman" w:cs="Times New Roman"/>
        </w:rPr>
        <w:t xml:space="preserve">Wisser et al. </w:t>
      </w:r>
      <w:r w:rsidRPr="0069437D">
        <w:rPr>
          <w:rFonts w:ascii="Times New Roman" w:hAnsi="Times New Roman" w:cs="Times New Roman"/>
        </w:rPr>
        <w:fldChar w:fldCharType="begin"/>
      </w:r>
      <w:r w:rsidR="00F8581A" w:rsidRPr="0069437D">
        <w:rPr>
          <w:rFonts w:ascii="Times New Roman" w:hAnsi="Times New Roman" w:cs="Times New Roman"/>
        </w:rPr>
        <w:instrText xml:space="preserve"> ADDIN ZOTERO_ITEM CSL_CITATION {"citationID":"1gVZOEjf","properties":{"formattedCitation":"(2010)","plainCitation":"(2010)","noteIndex":0},"citationItems":[{"id":855,"uris":["http://zotero.org/users/492362/items/R4H3XM23"],"uri":["http://zotero.org/users/492362/items/R4H3XM23"],"itemData":{"id":855,"type":"article-journal","container-title":"Hydrology and Earth System Sciences","DOI":"10.5194/hess-14-1-2010","ISSN":"1607-7938","issue":"1","page":"1-24","source":"CrossRef","title":"Reconstructing 20th century global hydrography: a contribution to the Global Terrestrial Network- Hydrology (GTN-H)","title-short":"Reconstructing 20th century global hydrography","volume":"14","author":[{"family":"Wisser","given":"D."},{"family":"Fekete","given":"B. M."},{"family":"Vörösmarty","given":"C. J."},{"family":"Schumann","given":"A. H."}],"issued":{"date-parts":[["2010",1,6]]}},"suppress-author":true}],"schema":"https://github.com/citation-style-language/schema/raw/master/csl-citation.json"} </w:instrText>
      </w:r>
      <w:r w:rsidRPr="0069437D">
        <w:rPr>
          <w:rFonts w:ascii="Times New Roman" w:hAnsi="Times New Roman" w:cs="Times New Roman"/>
        </w:rPr>
        <w:fldChar w:fldCharType="separate"/>
      </w:r>
      <w:r w:rsidRPr="0069437D">
        <w:rPr>
          <w:rFonts w:ascii="Times New Roman" w:hAnsi="Times New Roman" w:cs="Times New Roman"/>
        </w:rPr>
        <w:t>(2010)</w:t>
      </w:r>
      <w:r w:rsidRPr="0069437D">
        <w:rPr>
          <w:rFonts w:ascii="Times New Roman" w:hAnsi="Times New Roman" w:cs="Times New Roman"/>
        </w:rPr>
        <w:fldChar w:fldCharType="end"/>
      </w:r>
      <w:commentRangeEnd w:id="50"/>
      <w:r w:rsidRPr="0069437D">
        <w:rPr>
          <w:rStyle w:val="CommentReference"/>
          <w:rFonts w:ascii="Times New Roman" w:hAnsi="Times New Roman" w:cs="Times New Roman"/>
        </w:rPr>
        <w:commentReference w:id="50"/>
      </w:r>
      <w:r w:rsidRPr="0069437D">
        <w:rPr>
          <w:rFonts w:ascii="Times New Roman" w:hAnsi="Times New Roman" w:cs="Times New Roman"/>
        </w:rPr>
        <w:t>) prior to draining to the stream network.  Drainage from the surface runoff retention pool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SRP</m:t>
            </m:r>
          </m:sub>
        </m:sSub>
      </m:oMath>
      <w:r w:rsidRPr="0069437D">
        <w:rPr>
          <w:rFonts w:ascii="Times New Roman" w:eastAsiaTheme="minorEastAsia" w:hAnsi="Times New Roman" w:cs="Times New Roman"/>
        </w:rPr>
        <w:t xml:space="preserve"> [mm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w:t>
      </w:r>
      <w:r w:rsidRPr="0069437D">
        <w:rPr>
          <w:rFonts w:ascii="Times New Roman" w:hAnsi="Times New Roman" w:cs="Times New Roman"/>
        </w:rPr>
        <w:t xml:space="preserve"> follows a tank drain formulation:</w:t>
      </w:r>
    </w:p>
    <w:commentRangeStart w:id="51"/>
    <w:p w14:paraId="6F6FBFA2" w14:textId="5232B013"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SRP</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SRP</m:t>
            </m:r>
          </m:sub>
        </m:sSub>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r>
              <w:rPr>
                <w:rFonts w:ascii="Cambria Math" w:eastAsiaTheme="minorEastAsia" w:hAnsi="Cambria Math" w:cs="Times New Roman"/>
              </w:rPr>
              <m:t xml:space="preserve">2 G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SRP</m:t>
                </m:r>
              </m:sub>
            </m:sSub>
          </m:e>
        </m:rad>
        <w:commentRangeEnd w:id="51"/>
        <m:r>
          <m:rPr>
            <m:sty m:val="p"/>
          </m:rPr>
          <w:rPr>
            <w:rStyle w:val="CommentReference"/>
            <w:rFonts w:ascii="Cambria Math" w:hAnsi="Cambria Math" w:cs="Times New Roman"/>
          </w:rPr>
          <w:commentReference w:id="51"/>
        </m:r>
      </m:oMath>
      <w:r w:rsidR="00A26D3A" w:rsidRPr="0069437D">
        <w:rPr>
          <w:rFonts w:ascii="Times New Roman" w:eastAsiaTheme="minorEastAsia" w:hAnsi="Times New Roman" w:cs="Times New Roman"/>
        </w:rPr>
        <w:tab/>
      </w:r>
      <w:r w:rsidR="00883E57">
        <w:rPr>
          <w:rFonts w:ascii="Times New Roman" w:hAnsi="Times New Roman" w:cs="Times New Roman"/>
        </w:rPr>
        <w:t>[mm d</w:t>
      </w:r>
      <w:r w:rsidR="00883E57">
        <w:rPr>
          <w:rFonts w:ascii="Times New Roman" w:hAnsi="Times New Roman" w:cs="Times New Roman"/>
          <w:vertAlign w:val="superscript"/>
        </w:rPr>
        <w:t>-1</w:t>
      </w:r>
      <w:r w:rsidR="00883E57">
        <w:rPr>
          <w:rFonts w:ascii="Times New Roman" w:hAnsi="Times New Roman" w:cs="Times New Roman"/>
        </w:rPr>
        <w:t>]</w:t>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(7.1-1)</w:t>
      </w:r>
    </w:p>
    <w:p w14:paraId="2D17AF37" w14:textId="1C5D7023" w:rsidR="00DA31E9"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SRP</m:t>
            </m:r>
          </m:sub>
        </m:sSub>
      </m:oMath>
      <w:r w:rsidRPr="0069437D">
        <w:rPr>
          <w:rFonts w:ascii="Times New Roman" w:eastAsiaTheme="minorEastAsia" w:hAnsi="Times New Roman" w:cs="Times New Roman"/>
        </w:rPr>
        <w:t xml:space="preserve"> is a unitless discharge coefficient of the surface runoff retention pool </w:t>
      </w:r>
      <w:commentRangeStart w:id="52"/>
      <w:r w:rsidRPr="0069437D">
        <w:rPr>
          <w:rFonts w:ascii="Times New Roman" w:eastAsiaTheme="minorEastAsia" w:hAnsi="Times New Roman" w:cs="Times New Roman"/>
        </w:rPr>
        <w:t>and includes unit conversions</w:t>
      </w:r>
      <w:commentRangeEnd w:id="52"/>
      <w:r w:rsidRPr="0069437D">
        <w:rPr>
          <w:rStyle w:val="CommentReference"/>
          <w:rFonts w:ascii="Times New Roman" w:hAnsi="Times New Roman" w:cs="Times New Roman"/>
        </w:rPr>
        <w:commentReference w:id="52"/>
      </w:r>
      <w:r w:rsidRPr="0069437D">
        <w:rPr>
          <w:rFonts w:ascii="Times New Roman" w:eastAsiaTheme="minorEastAsia" w:hAnsi="Times New Roman" w:cs="Times New Roman"/>
        </w:rPr>
        <w:t xml:space="preserve">, and </w:t>
      </w:r>
      <m:oMath>
        <m:r>
          <w:rPr>
            <w:rFonts w:ascii="Cambria Math" w:eastAsiaTheme="minorEastAsia" w:hAnsi="Cambria Math" w:cs="Times New Roman"/>
          </w:rPr>
          <m:t>G</m:t>
        </m:r>
      </m:oMath>
      <w:r w:rsidRPr="0069437D">
        <w:rPr>
          <w:rFonts w:ascii="Times New Roman" w:eastAsiaTheme="minorEastAsia" w:hAnsi="Times New Roman" w:cs="Times New Roman"/>
        </w:rPr>
        <w:t xml:space="preserve"> is gravitational acceleration.</w:t>
      </w:r>
      <w:r w:rsidR="007D32A9">
        <w:rPr>
          <w:rFonts w:ascii="Times New Roman" w:eastAsiaTheme="minorEastAsia" w:hAnsi="Times New Roman" w:cs="Times New Roman"/>
        </w:rPr>
        <w:t xml:space="preserve">  A plot illustrating how </w:t>
      </w:r>
      <w:r w:rsidR="007D32A9">
        <w:rPr>
          <w:rFonts w:ascii="Times New Roman" w:eastAsiaTheme="minorEastAsia" w:hAnsi="Times New Roman" w:cs="Times New Roman"/>
          <w:i/>
          <w:iCs/>
        </w:rPr>
        <w:t>R</w:t>
      </w:r>
      <w:r w:rsidR="007D32A9">
        <w:rPr>
          <w:rFonts w:ascii="Times New Roman" w:eastAsiaTheme="minorEastAsia" w:hAnsi="Times New Roman" w:cs="Times New Roman"/>
          <w:i/>
          <w:iCs/>
          <w:vertAlign w:val="subscript"/>
        </w:rPr>
        <w:t>SRP</w:t>
      </w:r>
      <w:r w:rsidR="007D32A9">
        <w:rPr>
          <w:rFonts w:ascii="Times New Roman" w:eastAsiaTheme="minorEastAsia" w:hAnsi="Times New Roman" w:cs="Times New Roman"/>
        </w:rPr>
        <w:t xml:space="preserve"> varies with </w:t>
      </w:r>
      <w:r w:rsidR="007D32A9">
        <w:rPr>
          <w:rFonts w:ascii="Times New Roman" w:eastAsiaTheme="minorEastAsia" w:hAnsi="Times New Roman" w:cs="Times New Roman"/>
          <w:i/>
          <w:iCs/>
        </w:rPr>
        <w:t>W</w:t>
      </w:r>
      <w:r w:rsidR="007D32A9">
        <w:rPr>
          <w:rFonts w:ascii="Times New Roman" w:eastAsiaTheme="minorEastAsia" w:hAnsi="Times New Roman" w:cs="Times New Roman"/>
          <w:i/>
          <w:iCs/>
          <w:vertAlign w:val="subscript"/>
        </w:rPr>
        <w:t>SRP</w:t>
      </w:r>
      <w:r w:rsidR="007D32A9">
        <w:rPr>
          <w:rFonts w:ascii="Times New Roman" w:eastAsiaTheme="minorEastAsia" w:hAnsi="Times New Roman" w:cs="Times New Roman"/>
        </w:rPr>
        <w:t xml:space="preserve"> is provided as Figure 7.1.</w:t>
      </w:r>
    </w:p>
    <w:p w14:paraId="47A3AFFA" w14:textId="6DA2EBAD" w:rsidR="00164C05" w:rsidRDefault="00164C05" w:rsidP="00DA31E9">
      <w:pPr>
        <w:rPr>
          <w:rFonts w:ascii="Times New Roman" w:eastAsiaTheme="minorEastAsia" w:hAnsi="Times New Roman" w:cs="Times New Roman"/>
        </w:rPr>
      </w:pPr>
    </w:p>
    <w:p w14:paraId="1E382E3B" w14:textId="1F09BFCA" w:rsidR="00164C05" w:rsidRDefault="007D2627" w:rsidP="00DA31E9">
      <w:pPr>
        <w:rPr>
          <w:rFonts w:ascii="Times New Roman" w:eastAsiaTheme="minorEastAsia" w:hAnsi="Times New Roman" w:cs="Times New Roman"/>
        </w:rPr>
      </w:pPr>
      <w:r>
        <w:rPr>
          <w:noProof/>
        </w:rPr>
        <w:drawing>
          <wp:inline distT="0" distB="0" distL="0" distR="0" wp14:anchorId="15807C91" wp14:editId="6B86B708">
            <wp:extent cx="4572000" cy="3479800"/>
            <wp:effectExtent l="0" t="0" r="0" b="6350"/>
            <wp:docPr id="10" name="Chart 10">
              <a:extLst xmlns:a="http://schemas.openxmlformats.org/drawingml/2006/main">
                <a:ext uri="{FF2B5EF4-FFF2-40B4-BE49-F238E27FC236}">
                  <a16:creationId xmlns:a16="http://schemas.microsoft.com/office/drawing/2014/main" id="{D559632F-EC78-49FD-9353-AD8F7D84C2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40F5EEE" w14:textId="3247DF53" w:rsidR="007D2627" w:rsidRPr="007D2627" w:rsidRDefault="007D2627" w:rsidP="00DA31E9">
      <w:pPr>
        <w:rPr>
          <w:rFonts w:ascii="Times New Roman" w:eastAsiaTheme="minorEastAsia" w:hAnsi="Times New Roman" w:cs="Times New Roman"/>
        </w:rPr>
      </w:pPr>
      <w:r>
        <w:rPr>
          <w:rFonts w:ascii="Times New Roman" w:eastAsiaTheme="minorEastAsia" w:hAnsi="Times New Roman" w:cs="Times New Roman"/>
        </w:rPr>
        <w:t xml:space="preserve">Figure 7.1: Calculated runoff from the surface retention pool across a range of values of storage within the pool for three reasonable values of the drain parameter </w:t>
      </w:r>
      <w:r>
        <w:rPr>
          <w:rFonts w:ascii="Times New Roman" w:eastAsiaTheme="minorEastAsia" w:hAnsi="Times New Roman" w:cs="Times New Roman"/>
          <w:i/>
          <w:iCs/>
        </w:rPr>
        <w:t>C</w:t>
      </w:r>
      <w:r>
        <w:rPr>
          <w:rFonts w:ascii="Times New Roman" w:eastAsiaTheme="minorEastAsia" w:hAnsi="Times New Roman" w:cs="Times New Roman"/>
          <w:i/>
          <w:iCs/>
          <w:vertAlign w:val="subscript"/>
        </w:rPr>
        <w:t>SRP</w:t>
      </w:r>
      <w:r>
        <w:rPr>
          <w:rFonts w:ascii="Times New Roman" w:eastAsiaTheme="minorEastAsia" w:hAnsi="Times New Roman" w:cs="Times New Roman"/>
        </w:rPr>
        <w:t>.</w:t>
      </w:r>
    </w:p>
    <w:p w14:paraId="03068008" w14:textId="77777777" w:rsidR="007D32A9" w:rsidRDefault="007D32A9" w:rsidP="00DA31E9">
      <w:pPr>
        <w:rPr>
          <w:rFonts w:ascii="Times New Roman" w:eastAsiaTheme="minorEastAsia" w:hAnsi="Times New Roman" w:cs="Times New Roman"/>
        </w:rPr>
      </w:pPr>
    </w:p>
    <w:p w14:paraId="665026B7" w14:textId="30CDC40F" w:rsidR="007D32A9" w:rsidRDefault="007D32A9" w:rsidP="00DA31E9">
      <w:pPr>
        <w:rPr>
          <w:rFonts w:ascii="Times New Roman" w:eastAsiaTheme="minorEastAsia" w:hAnsi="Times New Roman" w:cs="Times New Roman"/>
        </w:rPr>
      </w:pPr>
      <w:r w:rsidRPr="007D32A9">
        <w:rPr>
          <w:rFonts w:ascii="Times New Roman" w:eastAsiaTheme="minorEastAsia" w:hAnsi="Times New Roman" w:cs="Times New Roman"/>
        </w:rPr>
        <w:t xml:space="preserve">There is an upper limit, T_SRP [mm], imposed on the storage volume in the surface runoff retention pool. This limit captures the response of over-filled surface topographic depressions. When the volume of the surface runoff retention pool exceeds this limit, then the over-flow water, </w:t>
      </w:r>
      <w:r w:rsidRPr="007D32A9">
        <w:rPr>
          <w:rFonts w:ascii="Times New Roman" w:eastAsiaTheme="minorEastAsia" w:hAnsi="Times New Roman" w:cs="Times New Roman"/>
          <w:i/>
          <w:iCs/>
        </w:rPr>
        <w:t>R</w:t>
      </w:r>
      <w:r w:rsidRPr="007D32A9">
        <w:rPr>
          <w:rFonts w:ascii="Times New Roman" w:eastAsiaTheme="minorEastAsia" w:hAnsi="Times New Roman" w:cs="Times New Roman"/>
          <w:i/>
          <w:iCs/>
          <w:vertAlign w:val="subscript"/>
        </w:rPr>
        <w:t>EXC</w:t>
      </w:r>
      <w:r w:rsidRPr="007D32A9">
        <w:rPr>
          <w:rFonts w:ascii="Times New Roman" w:eastAsiaTheme="minorEastAsia" w:hAnsi="Times New Roman" w:cs="Times New Roman"/>
        </w:rPr>
        <w:t xml:space="preserve"> [mm</w:t>
      </w:r>
      <w:r>
        <w:rPr>
          <w:rFonts w:ascii="Times New Roman" w:eastAsiaTheme="minorEastAsia" w:hAnsi="Times New Roman" w:cs="Times New Roman"/>
        </w:rPr>
        <w:t xml:space="preserve"> </w:t>
      </w:r>
      <w:r w:rsidRPr="007D32A9">
        <w:rPr>
          <w:rFonts w:ascii="Times New Roman" w:eastAsiaTheme="minorEastAsia" w:hAnsi="Times New Roman" w:cs="Times New Roman"/>
        </w:rPr>
        <w:t>d</w:t>
      </w:r>
      <w:r>
        <w:rPr>
          <w:rFonts w:ascii="Times New Roman" w:eastAsiaTheme="minorEastAsia" w:hAnsi="Times New Roman" w:cs="Times New Roman"/>
          <w:vertAlign w:val="superscript"/>
        </w:rPr>
        <w:t>-</w:t>
      </w:r>
      <w:r w:rsidRPr="007D32A9">
        <w:rPr>
          <w:rFonts w:ascii="Times New Roman" w:eastAsiaTheme="minorEastAsia" w:hAnsi="Times New Roman" w:cs="Times New Roman"/>
        </w:rPr>
        <w:t>], is immediately moved to the river. This helps to capture flashy hydrodynamic responses more accurately during extreme events (Zuidema et al., 2020).</w:t>
      </w:r>
    </w:p>
    <w:p w14:paraId="60E7360F" w14:textId="77777777" w:rsidR="007D32A9" w:rsidRPr="007D32A9" w:rsidRDefault="007D32A9" w:rsidP="00DA31E9">
      <w:pPr>
        <w:rPr>
          <w:rFonts w:ascii="Times New Roman" w:eastAsiaTheme="minorEastAsia" w:hAnsi="Times New Roman" w:cs="Times New Roman"/>
        </w:rPr>
      </w:pPr>
    </w:p>
    <w:p w14:paraId="00A9A7FA" w14:textId="77777777" w:rsidR="00DA31E9" w:rsidRPr="0069437D"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 xml:space="preserve">The balance of the surface runoff retention pool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SRP</m:t>
            </m:r>
          </m:sub>
        </m:sSub>
      </m:oMath>
      <w:r w:rsidRPr="0069437D">
        <w:rPr>
          <w:rFonts w:ascii="Times New Roman" w:eastAsiaTheme="minorEastAsia" w:hAnsi="Times New Roman" w:cs="Times New Roman"/>
        </w:rPr>
        <w:t xml:space="preserve"> is expressed as:</w:t>
      </w:r>
    </w:p>
    <w:p w14:paraId="7CCD57BB" w14:textId="2FBFF1D5" w:rsidR="007D32A9" w:rsidRDefault="00000000" w:rsidP="00DA31E9">
      <w:pP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SRP</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del w:id="53" w:author="Shan Zuidema" w:date="2022-07-05T17:43:00Z">
                <w:rPr>
                  <w:rFonts w:ascii="Cambria Math" w:hAnsi="Cambria Math" w:cs="Times New Roman"/>
                </w:rPr>
                <m:t>R</m:t>
              </w:del>
            </m:r>
            <m:r>
              <w:rPr>
                <w:rFonts w:ascii="Cambria Math" w:hAnsi="Cambria Math" w:cs="Times New Roman"/>
              </w:rPr>
              <m:t>S</m:t>
            </m:r>
            <m:r>
              <w:ins w:id="54" w:author="Shan Zuidema" w:date="2022-07-05T17:43:00Z">
                <w:rPr>
                  <w:rFonts w:ascii="Cambria Math" w:hAnsi="Cambria Math" w:cs="Times New Roman"/>
                </w:rPr>
                <m:t>R</m:t>
              </w:ins>
            </m:r>
            <m:r>
              <w:rPr>
                <w:rFonts w:ascii="Cambria Math" w:hAnsi="Cambria Math" w:cs="Times New Roman"/>
              </w:rPr>
              <m:t>P</m:t>
            </m:r>
          </m:sub>
        </m:sSub>
        <m:r>
          <w:rPr>
            <w:rFonts w:ascii="Cambria Math" w:hAnsi="Cambria Math" w:cs="Times New Roman"/>
          </w:rPr>
          <m:t>-</m:t>
        </m:r>
        <m:r>
          <w:ins w:id="55" w:author="Shan Zuidema" w:date="2022-07-05T17:40:00Z">
            <w:rPr>
              <w:rFonts w:ascii="Cambria Math" w:eastAsiaTheme="minorEastAsia" w:hAnsi="Cambria Math" w:cs="Times New Roman"/>
            </w:rPr>
            <m:t>δ</m:t>
          </w:ins>
        </m:r>
        <m:d>
          <m:dPr>
            <m:ctrlPr>
              <w:ins w:id="56" w:author="Shan Zuidema" w:date="2022-07-05T17:40:00Z">
                <w:rPr>
                  <w:rFonts w:ascii="Cambria Math" w:eastAsiaTheme="minorEastAsia" w:hAnsi="Cambria Math" w:cs="Times New Roman"/>
                  <w:i/>
                </w:rPr>
              </w:ins>
            </m:ctrlPr>
          </m:dPr>
          <m:e>
            <m:r>
              <w:ins w:id="57" w:author="Shan Zuidema" w:date="2022-07-05T17:40:00Z">
                <w:rPr>
                  <w:rFonts w:ascii="Cambria Math" w:eastAsiaTheme="minorEastAsia" w:hAnsi="Cambria Math" w:cs="Times New Roman"/>
                </w:rPr>
                <m:t>t-</m:t>
              </w:ins>
            </m:r>
            <m:sSub>
              <m:sSubPr>
                <m:ctrlPr>
                  <w:ins w:id="58" w:author="Shan Zuidema" w:date="2022-07-05T17:41:00Z">
                    <w:rPr>
                      <w:rFonts w:ascii="Cambria Math" w:eastAsiaTheme="minorEastAsia" w:hAnsi="Cambria Math" w:cs="Times New Roman"/>
                      <w:i/>
                    </w:rPr>
                  </w:ins>
                </m:ctrlPr>
              </m:sSubPr>
              <m:e>
                <m:r>
                  <w:ins w:id="59" w:author="Shan Zuidema" w:date="2022-07-05T17:40:00Z">
                    <w:rPr>
                      <w:rFonts w:ascii="Cambria Math" w:eastAsiaTheme="minorEastAsia" w:hAnsi="Cambria Math" w:cs="Times New Roman"/>
                    </w:rPr>
                    <m:t>t</m:t>
                  </w:ins>
                </m:r>
              </m:e>
              <m:sub>
                <m:r>
                  <w:ins w:id="60" w:author="Shan Zuidema" w:date="2022-07-05T17:41:00Z">
                    <w:rPr>
                      <w:rFonts w:ascii="Cambria Math" w:eastAsiaTheme="minorEastAsia" w:hAnsi="Cambria Math" w:cs="Times New Roman"/>
                    </w:rPr>
                    <m:t>E</m:t>
                  </w:ins>
                </m:r>
              </m:sub>
            </m:sSub>
          </m:e>
        </m:d>
        <m:r>
          <w:ins w:id="61" w:author="Shan Zuidema" w:date="2022-07-05T17:41:00Z">
            <w:rPr>
              <w:rFonts w:ascii="Cambria Math" w:eastAsiaTheme="minorEastAsia" w:hAnsi="Cambria Math" w:cs="Times New Roman"/>
            </w:rPr>
            <m:t xml:space="preserve"> </m:t>
          </w:ins>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Exc</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(7.1-2)</w:t>
      </w:r>
    </w:p>
    <w:p w14:paraId="4C62FDEA" w14:textId="60932610" w:rsidR="00DA31E9" w:rsidRPr="0069437D" w:rsidRDefault="00F27F94" w:rsidP="00DA31E9">
      <w:pPr>
        <w:rPr>
          <w:rFonts w:ascii="Times New Roman" w:eastAsiaTheme="minorEastAsia" w:hAnsi="Times New Roman" w:cs="Times New Roman"/>
        </w:rPr>
      </w:pPr>
      <w:ins w:id="62" w:author="Shan Zuidema" w:date="2022-07-05T17:41:00Z">
        <w:r>
          <w:rPr>
            <w:rFonts w:ascii="Times New Roman" w:eastAsiaTheme="minorEastAsia" w:hAnsi="Times New Roman" w:cs="Times New Roman"/>
          </w:rPr>
          <w:t xml:space="preserve">where </w:t>
        </w:r>
      </w:ins>
      <m:oMath>
        <m:sSub>
          <m:sSubPr>
            <m:ctrlPr>
              <w:ins w:id="63" w:author="Shan Zuidema" w:date="2022-07-05T17:41:00Z">
                <w:rPr>
                  <w:rFonts w:ascii="Cambria Math" w:eastAsiaTheme="minorEastAsia" w:hAnsi="Cambria Math" w:cs="Times New Roman"/>
                  <w:i/>
                </w:rPr>
              </w:ins>
            </m:ctrlPr>
          </m:sSubPr>
          <m:e>
            <m:r>
              <w:ins w:id="64" w:author="Shan Zuidema" w:date="2022-07-05T17:41:00Z">
                <w:rPr>
                  <w:rFonts w:ascii="Cambria Math" w:eastAsiaTheme="minorEastAsia" w:hAnsi="Cambria Math" w:cs="Times New Roman"/>
                </w:rPr>
                <m:t>t</m:t>
              </w:ins>
            </m:r>
          </m:e>
          <m:sub>
            <m:r>
              <w:ins w:id="65" w:author="Shan Zuidema" w:date="2022-07-05T17:41:00Z">
                <w:rPr>
                  <w:rFonts w:ascii="Cambria Math" w:eastAsiaTheme="minorEastAsia" w:hAnsi="Cambria Math" w:cs="Times New Roman"/>
                </w:rPr>
                <m:t>E</m:t>
              </w:ins>
            </m:r>
          </m:sub>
        </m:sSub>
      </m:oMath>
      <w:ins w:id="66" w:author="Shan Zuidema" w:date="2022-07-05T17:42:00Z">
        <w:r w:rsidR="00FA3EBE">
          <w:rPr>
            <w:rFonts w:ascii="Times New Roman" w:eastAsiaTheme="minorEastAsia" w:hAnsi="Times New Roman" w:cs="Times New Roman"/>
          </w:rPr>
          <w:t xml:space="preserve"> are </w:t>
        </w:r>
      </w:ins>
      <w:ins w:id="67" w:author="Shan Zuidema" w:date="2022-07-05T17:43:00Z">
        <w:r w:rsidR="00FA3EBE">
          <w:rPr>
            <w:rFonts w:ascii="Times New Roman" w:eastAsiaTheme="minorEastAsia" w:hAnsi="Times New Roman" w:cs="Times New Roman"/>
          </w:rPr>
          <w:t xml:space="preserve">times when the surface runoff pool exceeds the limit, and </w:t>
        </w:r>
      </w:ins>
      <m:oMath>
        <m:r>
          <w:ins w:id="68" w:author="Shan Zuidema" w:date="2022-07-05T17:44:00Z">
            <w:rPr>
              <w:rFonts w:ascii="Cambria Math" w:eastAsiaTheme="minorEastAsia" w:hAnsi="Cambria Math" w:cs="Times New Roman"/>
            </w:rPr>
            <m:t>δ</m:t>
          </w:ins>
        </m:r>
      </m:oMath>
      <w:ins w:id="69" w:author="Shan Zuidema" w:date="2022-07-05T17:44:00Z">
        <w:r w:rsidR="00FA3EBE">
          <w:rPr>
            <w:rFonts w:ascii="Times New Roman" w:eastAsiaTheme="minorEastAsia" w:hAnsi="Times New Roman" w:cs="Times New Roman"/>
          </w:rPr>
          <w:t xml:space="preserve"> represents the </w:t>
        </w:r>
      </w:ins>
      <w:ins w:id="70" w:author="Shan Zuidema" w:date="2022-07-05T17:50:00Z">
        <w:r w:rsidR="007F70B0">
          <w:rPr>
            <w:rFonts w:ascii="Times New Roman" w:eastAsiaTheme="minorEastAsia" w:hAnsi="Times New Roman" w:cs="Times New Roman"/>
          </w:rPr>
          <w:t>Dirac</w:t>
        </w:r>
      </w:ins>
      <w:ins w:id="71" w:author="Shan Zuidema" w:date="2022-07-05T17:44:00Z">
        <w:r w:rsidR="00FA3EBE">
          <w:rPr>
            <w:rFonts w:ascii="Times New Roman" w:eastAsiaTheme="minorEastAsia" w:hAnsi="Times New Roman" w:cs="Times New Roman"/>
          </w:rPr>
          <w:t xml:space="preserve"> delta, the integral of which over one timestep equals unity.  </w:t>
        </w:r>
      </w:ins>
      <w:ins w:id="72" w:author="Shan Zuidema" w:date="2022-07-05T17:43:00Z">
        <w:r w:rsidR="00FA3EBE">
          <w:rPr>
            <w:rFonts w:ascii="Times New Roman" w:eastAsiaTheme="minorEastAsia" w:hAnsi="Times New Roman" w:cs="Times New Roman"/>
          </w:rPr>
          <w:t xml:space="preserve"> </w:t>
        </w:r>
      </w:ins>
      <w:r w:rsidR="00DA31E9" w:rsidRPr="0069437D">
        <w:rPr>
          <w:rFonts w:ascii="Times New Roman" w:eastAsiaTheme="minorEastAsia" w:hAnsi="Times New Roman" w:cs="Times New Roman"/>
        </w:rPr>
        <w:t>The balance of the surface runoff retention pool is calculated as a split operator in three stages</w:t>
      </w:r>
      <w:r w:rsidR="007D32A9">
        <w:rPr>
          <w:rFonts w:ascii="Times New Roman" w:eastAsiaTheme="minorEastAsia" w:hAnsi="Times New Roman" w:cs="Times New Roman"/>
        </w:rPr>
        <w:t xml:space="preserve"> that introduce inputs (1), calculate runoff (2), and then remove any remaining storage within the pool </w:t>
      </w:r>
      <w:r w:rsidR="00585C37">
        <w:rPr>
          <w:rFonts w:ascii="Times New Roman" w:eastAsiaTheme="minorEastAsia" w:hAnsi="Times New Roman" w:cs="Times New Roman"/>
        </w:rPr>
        <w:t>via over-flow water (3):</w:t>
      </w:r>
    </w:p>
    <w:commentRangeStart w:id="73"/>
    <w:p w14:paraId="0CB3C580" w14:textId="04BF4321" w:rsidR="00DA31E9" w:rsidRPr="0069437D" w:rsidRDefault="00000000" w:rsidP="00DA31E9">
      <w:pPr>
        <w:pStyle w:val="ListParagraph"/>
        <w:numPr>
          <w:ilvl w:val="0"/>
          <w:numId w:val="2"/>
        </w:num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SRP</m:t>
            </m:r>
          </m:sub>
          <m:sup>
            <m:r>
              <w:rPr>
                <w:rFonts w:ascii="Cambria Math" w:eastAsiaTheme="minorEastAsia" w:hAnsi="Cambria Math" w:cs="Times New Roman"/>
              </w:rPr>
              <m:t>k</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(7.1-3)</w:t>
      </w:r>
    </w:p>
    <w:p w14:paraId="67AC863B" w14:textId="2366E32C" w:rsidR="00DA31E9" w:rsidRPr="0069437D" w:rsidRDefault="00000000" w:rsidP="00DA31E9">
      <w:pPr>
        <w:pStyle w:val="ListParagraph"/>
        <w:numPr>
          <w:ilvl w:val="0"/>
          <w:numId w:val="2"/>
        </w:num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2</m:t>
            </m:r>
          </m:sup>
        </m:sSubSup>
        <m:r>
          <w:rPr>
            <w:rFonts w:ascii="Cambria Math"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SRP</m:t>
            </m:r>
          </m:sub>
          <m:sup>
            <m:r>
              <w:rPr>
                <w:rFonts w:ascii="Cambria Math" w:eastAsiaTheme="minorEastAsia" w:hAnsi="Cambria Math" w:cs="Times New Roman"/>
              </w:rPr>
              <m:t>1</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SRP</m:t>
            </m:r>
          </m:sub>
        </m:sSub>
        <m:r>
          <w:ins w:id="74" w:author="Shan Zuidema" w:date="2022-07-05T17:45:00Z">
            <w:rPr>
              <w:rFonts w:ascii="Cambria Math" w:eastAsiaTheme="minorEastAsia" w:hAnsi="Cambria Math" w:cs="Times New Roman"/>
            </w:rPr>
            <m:t xml:space="preserve"> dt</m:t>
          </w:ins>
        </m:r>
      </m:oMath>
      <w:r w:rsidR="00DA31E9" w:rsidRPr="0069437D">
        <w:rPr>
          <w:rFonts w:ascii="Times New Roman" w:eastAsiaTheme="minorEastAsia" w:hAnsi="Times New Roman" w:cs="Times New Roman"/>
        </w:rPr>
        <w:t xml:space="preserve"> </w:t>
      </w:r>
      <w:ins w:id="75" w:author="Shan Zuidema" w:date="2022-07-05T17:45:00Z">
        <w:r w:rsidR="00FA3EBE">
          <w:rPr>
            <w:rFonts w:ascii="Times New Roman" w:eastAsiaTheme="minorEastAsia" w:hAnsi="Times New Roman" w:cs="Times New Roman"/>
          </w:rPr>
          <w:t xml:space="preserve"> </w:t>
        </w:r>
      </w:ins>
      <w:r w:rsidR="00DA31E9" w:rsidRPr="0069437D">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SRP</m:t>
            </m:r>
          </m:sub>
        </m:sSub>
      </m:oMath>
      <w:r w:rsidR="00DA31E9" w:rsidRPr="0069437D">
        <w:rPr>
          <w:rFonts w:ascii="Times New Roman" w:eastAsiaTheme="minorEastAsia" w:hAnsi="Times New Roman" w:cs="Times New Roman"/>
        </w:rPr>
        <w:t xml:space="preserve"> is calculated using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SRP</m:t>
            </m:r>
          </m:sub>
          <m:sup>
            <m:r>
              <w:rPr>
                <w:rFonts w:ascii="Cambria Math" w:eastAsiaTheme="minorEastAsia" w:hAnsi="Cambria Math" w:cs="Times New Roman"/>
              </w:rPr>
              <m:t>1</m:t>
            </m:r>
          </m:sup>
        </m:sSubSup>
      </m:oMath>
      <w:r w:rsidR="00DA31E9" w:rsidRPr="0069437D">
        <w:rPr>
          <w:rFonts w:ascii="Times New Roman" w:eastAsiaTheme="minorEastAsia" w:hAnsi="Times New Roman" w:cs="Times New Roman"/>
        </w:rPr>
        <w:t>)</w:t>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(7.1-4)</w:t>
      </w:r>
    </w:p>
    <w:p w14:paraId="60A67141" w14:textId="37CA02D5" w:rsidR="00DA31E9" w:rsidRPr="0069437D" w:rsidRDefault="00000000" w:rsidP="00DA31E9">
      <w:pPr>
        <w:pStyle w:val="ListParagrap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Exc</m:t>
            </m:r>
          </m:sub>
        </m:sSub>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w:ins w:id="76" w:author="Shan Zuidema" w:date="2022-07-05T17:48:00Z">
                              <w:rPr>
                                <w:rFonts w:ascii="Cambria Math" w:hAnsi="Cambria Math" w:cs="Times New Roman"/>
                              </w:rPr>
                              <m:t>(</m:t>
                            </w:ins>
                          </m:r>
                          <m:r>
                            <w:rPr>
                              <w:rFonts w:ascii="Cambria Math" w:hAnsi="Cambria Math" w:cs="Times New Roman"/>
                            </w:rPr>
                            <m:t>T</m:t>
                          </m:r>
                        </m:e>
                        <m:sub>
                          <m:r>
                            <w:rPr>
                              <w:rFonts w:ascii="Cambria Math" w:hAnsi="Cambria Math" w:cs="Times New Roman"/>
                            </w:rPr>
                            <m:t>SRP</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2</m:t>
                          </m:r>
                        </m:sup>
                      </m:sSubSup>
                    </m:e>
                  </m:d>
                  <m:r>
                    <w:rPr>
                      <w:rFonts w:ascii="Cambria Math" w:hAnsi="Cambria Math" w:cs="Times New Roman"/>
                    </w:rPr>
                    <m:t xml:space="preserve"> </m:t>
                  </m:r>
                  <m:r>
                    <w:ins w:id="77" w:author="Shan Zuidema" w:date="2022-07-05T17:48:00Z">
                      <w:rPr>
                        <w:rFonts w:ascii="Cambria Math" w:hAnsi="Cambria Math" w:cs="Times New Roman"/>
                      </w:rPr>
                      <m:t>)/dt</m:t>
                    </w:ins>
                  </m:r>
                  <m:r>
                    <w:ins w:id="78" w:author="Shan Zuidema" w:date="2022-07-05T17:49:00Z">
                      <w:rPr>
                        <w:rFonts w:ascii="Cambria Math" w:hAnsi="Cambria Math" w:cs="Times New Roman"/>
                      </w:rPr>
                      <m:t xml:space="preserve"> </m:t>
                    </w:ins>
                  </m:r>
                  <m:r>
                    <w:ins w:id="79" w:author="Shan Zuidema" w:date="2022-07-05T17:48:00Z">
                      <w:rPr>
                        <w:rFonts w:ascii="Cambria Math" w:hAnsi="Cambria Math" w:cs="Times New Roman"/>
                      </w:rPr>
                      <m:t xml:space="preserve"> </m:t>
                    </w:ins>
                  </m:r>
                  <m:r>
                    <w:ins w:id="80" w:author="Shan Zuidema" w:date="2022-07-05T17:49:00Z">
                      <w:rPr>
                        <w:rFonts w:ascii="Cambria Math" w:hAnsi="Cambria Math" w:cs="Times New Roman"/>
                      </w:rPr>
                      <m:t xml:space="preserve"> </m:t>
                    </w:ins>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2</m:t>
                      </m:r>
                    </m:sup>
                  </m:sSubSup>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SRP</m:t>
                      </m:r>
                    </m:sub>
                  </m:sSub>
                </m:e>
              </m:mr>
              <m:mr>
                <m:e>
                  <m:r>
                    <w:rPr>
                      <w:rFonts w:ascii="Cambria Math" w:hAnsi="Cambria Math" w:cs="Times New Roman"/>
                    </w:rPr>
                    <m:t xml:space="preserve">0                       </m:t>
                  </m:r>
                  <m:r>
                    <w:ins w:id="81" w:author="Shan Zuidema" w:date="2022-07-05T17:49:00Z">
                      <w:rPr>
                        <w:rFonts w:ascii="Cambria Math" w:hAnsi="Cambria Math" w:cs="Times New Roman"/>
                      </w:rPr>
                      <m:t xml:space="preserve">              </m:t>
                    </w:ins>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SRP</m:t>
                      </m:r>
                    </m:sub>
                  </m:sSub>
                </m:e>
              </m:mr>
            </m:m>
          </m:e>
        </m:d>
      </m:oMath>
      <w:r w:rsidR="00DA31E9" w:rsidRPr="0069437D">
        <w:rPr>
          <w:rFonts w:ascii="Times New Roman" w:eastAsiaTheme="minorEastAsia" w:hAnsi="Times New Roman" w:cs="Times New Roman"/>
        </w:rPr>
        <w:t xml:space="preserve"> </w:t>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(7.1-5)</w:t>
      </w:r>
    </w:p>
    <w:p w14:paraId="6C53B310" w14:textId="33E5FFA8" w:rsidR="00DA31E9" w:rsidRPr="0069437D" w:rsidRDefault="00000000" w:rsidP="00DA31E9">
      <w:pPr>
        <w:pStyle w:val="ListParagraph"/>
        <w:numPr>
          <w:ilvl w:val="0"/>
          <w:numId w:val="2"/>
        </w:num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k+1</m:t>
            </m:r>
          </m:sup>
        </m:sSubSup>
        <m:r>
          <w:rPr>
            <w:rFonts w:ascii="Cambria Math"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SRP</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Exc</m:t>
            </m:r>
          </m:sub>
        </m:sSub>
        <m:r>
          <w:ins w:id="82" w:author="Shan Zuidema" w:date="2022-07-05T17:49:00Z">
            <w:rPr>
              <w:rFonts w:ascii="Cambria Math" w:eastAsiaTheme="minorEastAsia" w:hAnsi="Cambria Math" w:cs="Times New Roman"/>
            </w:rPr>
            <m:t xml:space="preserve"> dt</m:t>
          </w:ins>
        </m:r>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commentRangeEnd w:id="73"/>
      <w:r w:rsidR="00FE7608" w:rsidRPr="0069437D">
        <w:rPr>
          <w:rStyle w:val="CommentReference"/>
          <w:rFonts w:ascii="Times New Roman" w:eastAsia="Arial" w:hAnsi="Times New Roman" w:cs="Times New Roman"/>
          <w:lang w:val="en"/>
        </w:rPr>
        <w:commentReference w:id="73"/>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(7.1-6)</w:t>
      </w:r>
    </w:p>
    <w:p w14:paraId="62094E98" w14:textId="77777777" w:rsidR="00DA31E9" w:rsidRPr="0069437D" w:rsidRDefault="00DA31E9" w:rsidP="00DA31E9">
      <w:pPr>
        <w:rPr>
          <w:rFonts w:ascii="Times New Roman" w:hAnsi="Times New Roman" w:cs="Times New Roman"/>
        </w:rPr>
      </w:pPr>
      <w:r w:rsidRPr="0069437D">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SRP</m:t>
            </m:r>
          </m:sub>
          <m:sup>
            <m:r>
              <w:rPr>
                <w:rFonts w:ascii="Cambria Math" w:hAnsi="Cambria Math" w:cs="Times New Roman"/>
              </w:rPr>
              <m:t>k</m:t>
            </m:r>
          </m:sup>
        </m:sSubSup>
      </m:oMath>
      <w:r w:rsidRPr="0069437D">
        <w:rPr>
          <w:rFonts w:ascii="Times New Roman" w:eastAsiaTheme="minorEastAsia" w:hAnsi="Times New Roman" w:cs="Times New Roman"/>
        </w:rPr>
        <w:t xml:space="preserve"> and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SRP</m:t>
            </m:r>
          </m:sub>
          <m:sup>
            <m:r>
              <w:rPr>
                <w:rFonts w:ascii="Cambria Math" w:eastAsiaTheme="minorEastAsia" w:hAnsi="Cambria Math" w:cs="Times New Roman"/>
              </w:rPr>
              <m:t>k+1</m:t>
            </m:r>
          </m:sup>
        </m:sSubSup>
      </m:oMath>
      <w:r w:rsidRPr="0069437D">
        <w:rPr>
          <w:rFonts w:ascii="Times New Roman" w:hAnsi="Times New Roman" w:cs="Times New Roman"/>
        </w:rPr>
        <w:t xml:space="preserve"> are the storage in the surface retention storage pool at the previous and present time-step, respectively.  The threshold for storage in the surface runoff retention pool is set to </w:t>
      </w:r>
      <w:commentRangeStart w:id="83"/>
      <w:commentRangeStart w:id="84"/>
      <w:r w:rsidRPr="0069437D">
        <w:rPr>
          <w:rFonts w:ascii="Times New Roman" w:hAnsi="Times New Roman" w:cs="Times New Roman"/>
        </w:rPr>
        <w:t xml:space="preserve">1,000 mm </w:t>
      </w:r>
      <w:commentRangeEnd w:id="83"/>
      <w:r w:rsidR="00FE7608" w:rsidRPr="0069437D">
        <w:rPr>
          <w:rStyle w:val="CommentReference"/>
          <w:rFonts w:ascii="Times New Roman" w:hAnsi="Times New Roman" w:cs="Times New Roman"/>
        </w:rPr>
        <w:commentReference w:id="83"/>
      </w:r>
      <w:commentRangeEnd w:id="84"/>
      <w:r w:rsidR="00585C37">
        <w:rPr>
          <w:rStyle w:val="CommentReference"/>
        </w:rPr>
        <w:commentReference w:id="84"/>
      </w:r>
      <w:r w:rsidRPr="0069437D">
        <w:rPr>
          <w:rFonts w:ascii="Times New Roman" w:hAnsi="Times New Roman" w:cs="Times New Roman"/>
        </w:rPr>
        <w:t>by default, meaning that unless otherwise specified as a non-default value, the storage in the surface retention pool is highly unlikely to be limited anywhere on the Earth’s surface.</w:t>
      </w:r>
    </w:p>
    <w:p w14:paraId="1A18F8B5" w14:textId="0D152435" w:rsidR="00DA31E9" w:rsidRPr="00625701" w:rsidRDefault="00A26D3A" w:rsidP="00DA31E9">
      <w:pPr>
        <w:pStyle w:val="Heading2"/>
        <w:rPr>
          <w:rFonts w:cs="Times New Roman"/>
        </w:rPr>
      </w:pPr>
      <w:r w:rsidRPr="00625701">
        <w:rPr>
          <w:rFonts w:cs="Times New Roman"/>
        </w:rPr>
        <w:t xml:space="preserve">7.2 </w:t>
      </w:r>
      <w:r w:rsidR="00DA31E9" w:rsidRPr="00625701">
        <w:rPr>
          <w:rFonts w:cs="Times New Roman"/>
        </w:rPr>
        <w:t>Irrigation Runoff</w:t>
      </w:r>
    </w:p>
    <w:p w14:paraId="4B0A0947" w14:textId="4062243D" w:rsidR="00DA31E9" w:rsidRPr="0069437D" w:rsidRDefault="00DA31E9" w:rsidP="00DA31E9">
      <w:pPr>
        <w:rPr>
          <w:rFonts w:ascii="Times New Roman" w:hAnsi="Times New Roman" w:cs="Times New Roman"/>
        </w:rPr>
      </w:pPr>
      <w:commentRangeStart w:id="85"/>
      <w:commentRangeStart w:id="86"/>
      <w:r w:rsidRPr="0069437D">
        <w:rPr>
          <w:rFonts w:ascii="Times New Roman" w:hAnsi="Times New Roman" w:cs="Times New Roman"/>
        </w:rPr>
        <w:t xml:space="preserve">For irrigated croplands, a separate surface storage pool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Irr</m:t>
            </m:r>
          </m:sub>
        </m:sSub>
      </m:oMath>
      <w:r w:rsidRPr="0069437D">
        <w:rPr>
          <w:rFonts w:ascii="Times New Roman" w:eastAsiaTheme="minorEastAsia" w:hAnsi="Times New Roman" w:cs="Times New Roman"/>
        </w:rPr>
        <w:t xml:space="preserve"> </w:t>
      </w:r>
      <w:r w:rsidRPr="0069437D">
        <w:rPr>
          <w:rFonts w:ascii="Times New Roman" w:hAnsi="Times New Roman" w:cs="Times New Roman"/>
        </w:rPr>
        <w:t>is maintained to separate differing water inputs for irrigated and non-irrigated portions of pixels.  The balance of this pool and runoff from irrigated portions of pixels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Irr</m:t>
            </m:r>
          </m:sub>
        </m:sSub>
      </m:oMath>
      <w:r w:rsidRPr="0069437D">
        <w:rPr>
          <w:rFonts w:ascii="Times New Roman" w:eastAsiaTheme="minorEastAsia" w:hAnsi="Times New Roman" w:cs="Times New Roman"/>
        </w:rPr>
        <w:t xml:space="preserve">) is calculated identically to surface runoff retention pool; however, the upper limit to surface retention does not apply, and there is no excess surface runoff (e.g.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Exc</m:t>
            </m:r>
          </m:sub>
        </m:sSub>
      </m:oMath>
      <w:r w:rsidRPr="0069437D">
        <w:rPr>
          <w:rFonts w:ascii="Times New Roman" w:eastAsiaTheme="minorEastAsia" w:hAnsi="Times New Roman" w:cs="Times New Roman"/>
        </w:rPr>
        <w:t xml:space="preserve">) calculated for irrigated areas; the balance of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Irr</m:t>
            </m:r>
          </m:sub>
        </m:sSub>
      </m:oMath>
      <w:r w:rsidRPr="0069437D">
        <w:rPr>
          <w:rFonts w:ascii="Times New Roman" w:eastAsiaTheme="minorEastAsia" w:hAnsi="Times New Roman" w:cs="Times New Roman"/>
        </w:rPr>
        <w:t xml:space="preserve"> is calculated in only stages 1 and 2 above.</w:t>
      </w:r>
      <w:commentRangeEnd w:id="85"/>
      <w:r w:rsidR="00FE7608" w:rsidRPr="0069437D">
        <w:rPr>
          <w:rStyle w:val="CommentReference"/>
          <w:rFonts w:ascii="Times New Roman" w:hAnsi="Times New Roman" w:cs="Times New Roman"/>
        </w:rPr>
        <w:commentReference w:id="85"/>
      </w:r>
      <w:commentRangeEnd w:id="86"/>
      <w:r w:rsidR="00585C37">
        <w:rPr>
          <w:rStyle w:val="CommentReference"/>
        </w:rPr>
        <w:commentReference w:id="86"/>
      </w:r>
      <w:r w:rsidR="00585C37">
        <w:rPr>
          <w:rFonts w:ascii="Times New Roman" w:eastAsiaTheme="minorEastAsia" w:hAnsi="Times New Roman" w:cs="Times New Roman"/>
        </w:rPr>
        <w:t xml:space="preserve">  </w:t>
      </w:r>
    </w:p>
    <w:p w14:paraId="5B12B43F" w14:textId="2F5915AB" w:rsidR="00DA31E9" w:rsidRPr="0069437D" w:rsidRDefault="00A26D3A" w:rsidP="00DA31E9">
      <w:pPr>
        <w:pStyle w:val="Heading3"/>
        <w:rPr>
          <w:rFonts w:ascii="Times New Roman" w:hAnsi="Times New Roman" w:cs="Times New Roman"/>
          <w:b/>
          <w:bCs/>
          <w:color w:val="000000" w:themeColor="text1"/>
          <w:sz w:val="32"/>
          <w:szCs w:val="32"/>
        </w:rPr>
      </w:pPr>
      <w:r w:rsidRPr="0069437D">
        <w:rPr>
          <w:rFonts w:ascii="Times New Roman" w:hAnsi="Times New Roman" w:cs="Times New Roman"/>
          <w:b/>
          <w:bCs/>
          <w:color w:val="000000" w:themeColor="text1"/>
          <w:sz w:val="32"/>
          <w:szCs w:val="32"/>
        </w:rPr>
        <w:t xml:space="preserve">7.3 </w:t>
      </w:r>
      <w:r w:rsidR="00DA31E9" w:rsidRPr="0069437D">
        <w:rPr>
          <w:rFonts w:ascii="Times New Roman" w:hAnsi="Times New Roman" w:cs="Times New Roman"/>
          <w:b/>
          <w:bCs/>
          <w:color w:val="000000" w:themeColor="text1"/>
          <w:sz w:val="32"/>
          <w:szCs w:val="32"/>
        </w:rPr>
        <w:t xml:space="preserve">HBV </w:t>
      </w:r>
      <w:commentRangeStart w:id="87"/>
      <w:commentRangeStart w:id="88"/>
      <w:r w:rsidR="00DA31E9" w:rsidRPr="0069437D">
        <w:rPr>
          <w:rFonts w:ascii="Times New Roman" w:hAnsi="Times New Roman" w:cs="Times New Roman"/>
          <w:b/>
          <w:bCs/>
          <w:color w:val="000000" w:themeColor="text1"/>
          <w:sz w:val="32"/>
          <w:szCs w:val="32"/>
        </w:rPr>
        <w:t>Direct Recharge</w:t>
      </w:r>
      <w:commentRangeEnd w:id="87"/>
      <w:r w:rsidR="00FE7608" w:rsidRPr="0069437D">
        <w:rPr>
          <w:rStyle w:val="CommentReference"/>
          <w:rFonts w:ascii="Times New Roman" w:hAnsi="Times New Roman" w:cs="Times New Roman"/>
          <w:color w:val="auto"/>
        </w:rPr>
        <w:commentReference w:id="87"/>
      </w:r>
      <w:commentRangeEnd w:id="88"/>
      <w:r w:rsidR="00585C37">
        <w:rPr>
          <w:rStyle w:val="CommentReference"/>
          <w:color w:val="auto"/>
        </w:rPr>
        <w:commentReference w:id="88"/>
      </w:r>
    </w:p>
    <w:p w14:paraId="7799AB5A" w14:textId="44BC47DD" w:rsidR="00DA31E9" w:rsidRPr="0069437D" w:rsidRDefault="00DA31E9" w:rsidP="00DA31E9">
      <w:pPr>
        <w:rPr>
          <w:rFonts w:ascii="Times New Roman" w:hAnsi="Times New Roman" w:cs="Times New Roman"/>
        </w:rPr>
      </w:pPr>
      <w:r w:rsidRPr="0069437D">
        <w:rPr>
          <w:rFonts w:ascii="Times New Roman" w:hAnsi="Times New Roman" w:cs="Times New Roman"/>
        </w:rPr>
        <w:t xml:space="preserve">WBM has the option to also introduce direct recharge </w:t>
      </w:r>
      <w:r w:rsidRPr="0069437D">
        <w:rPr>
          <w:rFonts w:ascii="Times New Roman" w:eastAsiaTheme="minorEastAsia" w:hAnsi="Times New Roman" w:cs="Times New Roman"/>
        </w:rPr>
        <w:t>(</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m:t>
            </m:r>
          </m:sub>
        </m:sSub>
      </m:oMath>
      <w:r w:rsidRPr="0069437D">
        <w:rPr>
          <w:rFonts w:ascii="Times New Roman" w:eastAsiaTheme="minorEastAsia" w:hAnsi="Times New Roman" w:cs="Times New Roman"/>
        </w:rPr>
        <w:t>)</w:t>
      </w:r>
      <w:r w:rsidR="00076872">
        <w:rPr>
          <w:rFonts w:ascii="Times New Roman" w:eastAsiaTheme="minorEastAsia" w:hAnsi="Times New Roman" w:cs="Times New Roman"/>
        </w:rPr>
        <w:t xml:space="preserve">, </w:t>
      </w:r>
      <w:r w:rsidRPr="0069437D">
        <w:rPr>
          <w:rFonts w:ascii="Times New Roman" w:hAnsi="Times New Roman" w:cs="Times New Roman"/>
        </w:rPr>
        <w:t xml:space="preserve">following the method of Hydrologiska Byråns Vattenbalansavdelning </w:t>
      </w:r>
      <w:r w:rsidRPr="0069437D">
        <w:rPr>
          <w:rFonts w:ascii="Times New Roman" w:hAnsi="Times New Roman" w:cs="Times New Roman"/>
        </w:rPr>
        <w:fldChar w:fldCharType="begin"/>
      </w:r>
      <w:r w:rsidR="00F8581A" w:rsidRPr="0069437D">
        <w:rPr>
          <w:rFonts w:ascii="Times New Roman" w:hAnsi="Times New Roman" w:cs="Times New Roman"/>
        </w:rPr>
        <w:instrText xml:space="preserve"> ADDIN ZOTERO_ITEM CSL_CITATION {"citationID":"z9wUfTxq","properties":{"formattedCitation":"(HBV - Bergstr\\uc0\\u246{}m and Lindstr\\uc0\\u246{}m, 2015)","plainCitation":"(HBV - Bergström and Lindström, 2015)","noteIndex":0},"citationItems":[{"id":4986,"uris":["http://zotero.org/users/492362/items/PNGJ85DE"],"uri":["http://zotero.org/users/492362/items/PNGJ85DE"],"itemData":{"id":4986,"type":"article-journal","abstract":"AbstractThe process of development and application of the Hydrologiska Byråns Vattenbalansavdelning hydrological model over a time period of more than 40 years is reviewed and discussed. Emphasis is on the early modelling strategy and physical considerations based on contemporary research on runoff formation processes in the drainage basin. This includes areal considerations on the catchment scale, soil moisture and evapotranspiration and storages and discharge as represented by the response function of the model. The introduction of the concept of dynamic recharge and discharge areas is also addressed as well as the modelling of snow accumulation and melt. Some operational international experiences are also addressed. Copyright © 2015 John Wiley &amp; Sons, Ltd.","container-title":"Hydrological Processes","DOI":"10.1002/hyp.10510","ISSN":"1099-1085","issue":"16","language":"en","page":"3535-3545","source":"Wiley Online Library","title":"Interpretation of runoff processes in hydrological modelling—experience from the HBV approach","volume":"29","author":[{"family":"Bergström","given":"Sten"},{"family":"Lindström","given":"Göran"}],"issued":{"date-parts":[["2015"]]}},"prefix":"HBV - "}],"schema":"https://github.com/citation-style-language/schema/raw/master/csl-citation.json"} </w:instrText>
      </w:r>
      <w:r w:rsidRPr="0069437D">
        <w:rPr>
          <w:rFonts w:ascii="Times New Roman" w:hAnsi="Times New Roman" w:cs="Times New Roman"/>
        </w:rPr>
        <w:fldChar w:fldCharType="separate"/>
      </w:r>
      <w:r w:rsidRPr="0069437D">
        <w:rPr>
          <w:rFonts w:ascii="Times New Roman" w:hAnsi="Times New Roman" w:cs="Times New Roman"/>
          <w:szCs w:val="24"/>
        </w:rPr>
        <w:t>(HBV - Bergström and Lindström, 2015)</w:t>
      </w:r>
      <w:r w:rsidRPr="0069437D">
        <w:rPr>
          <w:rFonts w:ascii="Times New Roman" w:hAnsi="Times New Roman" w:cs="Times New Roman"/>
        </w:rPr>
        <w:fldChar w:fldCharType="end"/>
      </w:r>
      <w:r w:rsidR="00076872">
        <w:rPr>
          <w:rFonts w:ascii="Times New Roman" w:hAnsi="Times New Roman" w:cs="Times New Roman"/>
        </w:rPr>
        <w:t xml:space="preserve">.  </w:t>
      </w:r>
      <w:r w:rsidR="00076872">
        <w:rPr>
          <w:rFonts w:ascii="Times New Roman" w:eastAsiaTheme="minorEastAsia" w:hAnsi="Times New Roman" w:cs="Times New Roman"/>
        </w:rPr>
        <w:t xml:space="preserve">Direct recharge simulates immediate recharge of slow response groundwater pools during precipitation events, likely through direct connections to groundwater via macro-pore flow, and is calculated </w:t>
      </w:r>
      <w:commentRangeStart w:id="89"/>
      <w:commentRangeEnd w:id="89"/>
      <w:r w:rsidR="00076872" w:rsidRPr="0069437D">
        <w:rPr>
          <w:rStyle w:val="CommentReference"/>
          <w:rFonts w:ascii="Times New Roman" w:hAnsi="Times New Roman" w:cs="Times New Roman"/>
        </w:rPr>
        <w:commentReference w:id="89"/>
      </w:r>
      <w:r w:rsidRPr="0069437D">
        <w:rPr>
          <w:rFonts w:ascii="Times New Roman" w:hAnsi="Times New Roman" w:cs="Times New Roman"/>
        </w:rPr>
        <w:t>prior to soil balance calculation</w:t>
      </w:r>
      <w:r w:rsidR="00076872">
        <w:rPr>
          <w:rFonts w:ascii="Times New Roman" w:hAnsi="Times New Roman" w:cs="Times New Roman"/>
        </w:rPr>
        <w:t xml:space="preserve"> as</w:t>
      </w:r>
      <w:r w:rsidRPr="0069437D">
        <w:rPr>
          <w:rFonts w:ascii="Times New Roman" w:hAnsi="Times New Roman" w:cs="Times New Roman"/>
        </w:rPr>
        <w:t>:</w:t>
      </w:r>
    </w:p>
    <w:p w14:paraId="5D4F8D0F" w14:textId="00005501" w:rsidR="00DA31E9" w:rsidRPr="0069437D" w:rsidRDefault="00000000" w:rsidP="00DA31E9">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m:t>
                          </m:r>
                        </m:sub>
                      </m:sSub>
                    </m:num>
                    <m:den>
                      <m:r>
                        <w:rPr>
                          <w:rFonts w:ascii="Cambria Math" w:hAnsi="Cambria Math" w:cs="Times New Roman"/>
                        </w:rPr>
                        <m:t>AWC</m:t>
                      </m:r>
                    </m:den>
                  </m:f>
                </m:e>
              </m:d>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D</m:t>
                  </m:r>
                </m:sub>
              </m:sSub>
            </m:sup>
          </m:sSup>
        </m:oMath>
      </m:oMathPara>
    </w:p>
    <w:p w14:paraId="4FE371E8" w14:textId="6D61409D" w:rsidR="00DA31E9" w:rsidRPr="0069437D"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m:t>
        </m:r>
      </m:oMath>
      <w:r w:rsidRPr="0069437D">
        <w:rPr>
          <w:rFonts w:ascii="Times New Roman" w:eastAsiaTheme="minorEastAsia" w:hAnsi="Times New Roman" w:cs="Times New Roman"/>
        </w:rPr>
        <w:t xml:space="preserve"> [mm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 xml:space="preserve">] is effective precipitation incident to the soil surface (following canopy interception),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S</m:t>
            </m:r>
          </m:sub>
        </m:sSub>
      </m:oMath>
      <w:r w:rsidRPr="0069437D">
        <w:rPr>
          <w:rFonts w:ascii="Times New Roman" w:eastAsiaTheme="minorEastAsia" w:hAnsi="Times New Roman" w:cs="Times New Roman"/>
        </w:rPr>
        <w:t xml:space="preserve"> [mm] is water storage in the soil or root zone, </w:t>
      </w:r>
      <m:oMath>
        <m:r>
          <w:rPr>
            <w:rFonts w:ascii="Cambria Math" w:eastAsiaTheme="minorEastAsia" w:hAnsi="Cambria Math" w:cs="Times New Roman"/>
          </w:rPr>
          <m:t>AWC</m:t>
        </m:r>
      </m:oMath>
      <w:r w:rsidRPr="0069437D">
        <w:rPr>
          <w:rFonts w:ascii="Times New Roman" w:eastAsiaTheme="minorEastAsia" w:hAnsi="Times New Roman" w:cs="Times New Roman"/>
        </w:rPr>
        <w:t xml:space="preserve"> [mm] is available water capacity of the soil,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D</m:t>
            </m:r>
          </m:sub>
        </m:sSub>
      </m:oMath>
      <w:r w:rsidRPr="0069437D">
        <w:rPr>
          <w:rFonts w:ascii="Times New Roman" w:eastAsiaTheme="minorEastAsia" w:hAnsi="Times New Roman" w:cs="Times New Roman"/>
        </w:rPr>
        <w:t xml:space="preserve"> is the HBV direct recharge shape parameter </w:t>
      </w:r>
      <w:r w:rsidRPr="0069437D">
        <w:rPr>
          <w:rFonts w:ascii="Times New Roman" w:eastAsiaTheme="minorEastAsia" w:hAnsi="Times New Roman" w:cs="Times New Roman"/>
        </w:rPr>
        <w:fldChar w:fldCharType="begin"/>
      </w:r>
      <w:r w:rsidR="00F8581A" w:rsidRPr="0069437D">
        <w:rPr>
          <w:rFonts w:ascii="Times New Roman" w:eastAsiaTheme="minorEastAsia" w:hAnsi="Times New Roman" w:cs="Times New Roman"/>
        </w:rPr>
        <w:instrText xml:space="preserve"> ADDIN ZOTERO_ITEM CSL_CITATION {"citationID":"cQPH2lNI","properties":{"formattedCitation":"(Bergstr\\uc0\\u246{}m and Lindstr\\uc0\\u246{}m, 2015)","plainCitation":"(Bergström and Lindström, 2015)","noteIndex":0},"citationItems":[{"id":4986,"uris":["http://zotero.org/users/492362/items/PNGJ85DE"],"uri":["http://zotero.org/users/492362/items/PNGJ85DE"],"itemData":{"id":4986,"type":"article-journal","abstract":"AbstractThe process of development and application of the Hydrologiska Byråns Vattenbalansavdelning hydrological model over a time period of more than 40 years is reviewed and discussed. Emphasis is on the early modelling strategy and physical considerations based on contemporary research on runoff formation processes in the drainage basin. This includes areal considerations on the catchment scale, soil moisture and evapotranspiration and storages and discharge as represented by the response function of the model. The introduction of the concept of dynamic recharge and discharge areas is also addressed as well as the modelling of snow accumulation and melt. Some operational international experiences are also addressed. Copyright © 2015 John Wiley &amp; Sons, Ltd.","container-title":"Hydrological Processes","DOI":"10.1002/hyp.10510","ISSN":"1099-1085","issue":"16","language":"en","page":"3535-3545","source":"Wiley Online Library","title":"Interpretation of runoff processes in hydrological modelling—experience from the HBV approach","volume":"29","author":[{"family":"Bergström","given":"Sten"},{"family":"Lindström","given":"Göran"}],"issued":{"date-parts":[["2015"]]}}}],"schema":"https://github.com/citation-style-language/schema/raw/master/csl-citation.json"} </w:instrText>
      </w:r>
      <w:r w:rsidRPr="0069437D">
        <w:rPr>
          <w:rFonts w:ascii="Times New Roman" w:eastAsiaTheme="minorEastAsia" w:hAnsi="Times New Roman" w:cs="Times New Roman"/>
        </w:rPr>
        <w:fldChar w:fldCharType="separate"/>
      </w:r>
      <w:r w:rsidRPr="0069437D">
        <w:rPr>
          <w:rFonts w:ascii="Times New Roman" w:hAnsi="Times New Roman" w:cs="Times New Roman"/>
          <w:szCs w:val="24"/>
        </w:rPr>
        <w:t>(Bergström and Lindström, 2015)</w:t>
      </w:r>
      <w:r w:rsidRPr="0069437D">
        <w:rPr>
          <w:rFonts w:ascii="Times New Roman" w:eastAsiaTheme="minorEastAsia" w:hAnsi="Times New Roman" w:cs="Times New Roman"/>
        </w:rPr>
        <w:fldChar w:fldCharType="end"/>
      </w:r>
      <w:r w:rsidRPr="0069437D">
        <w:rPr>
          <w:rFonts w:ascii="Times New Roman" w:eastAsiaTheme="minorEastAsia" w:hAnsi="Times New Roman" w:cs="Times New Roman"/>
        </w:rPr>
        <w:t>.  If direct recharge is calculated by WBM, effective precipitation infiltrating to soil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oMath>
      <w:r w:rsidRPr="0069437D">
        <w:rPr>
          <w:rFonts w:ascii="Times New Roman" w:eastAsiaTheme="minorEastAsia" w:hAnsi="Times New Roman" w:cs="Times New Roman"/>
        </w:rPr>
        <w:t xml:space="preserve"> [mm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 is calculated as:</w:t>
      </w:r>
    </w:p>
    <w:p w14:paraId="6395BBFA" w14:textId="0BD0C30F"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(7.3-1)</w:t>
      </w:r>
    </w:p>
    <w:p w14:paraId="025958D7" w14:textId="77777777" w:rsidR="00DA31E9" w:rsidRPr="0069437D"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Otherwise, if direct recharge is not calculated, then:</w:t>
      </w:r>
    </w:p>
    <w:p w14:paraId="38B1DC9D" w14:textId="211C9679" w:rsidR="00DA31E9" w:rsidRPr="0069437D" w:rsidRDefault="00000000" w:rsidP="00DA31E9">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=I</m:t>
        </m:r>
      </m:oMath>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t>(7.3-2)</w:t>
      </w:r>
    </w:p>
    <w:p w14:paraId="1A6948D5" w14:textId="77777777" w:rsidR="00DA31E9" w:rsidRPr="0069437D" w:rsidRDefault="00DA31E9" w:rsidP="00DA31E9">
      <w:pPr>
        <w:rPr>
          <w:rFonts w:ascii="Times New Roman" w:hAnsi="Times New Roman" w:cs="Times New Roman"/>
        </w:rPr>
      </w:pPr>
      <w:r w:rsidRPr="0069437D">
        <w:rPr>
          <w:rFonts w:ascii="Times New Roman" w:hAnsi="Times New Roman" w:cs="Times New Roman"/>
        </w:rPr>
        <w:t>Direct recharge is added to soil percolation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t>
            </m:r>
          </m:sub>
        </m:sSub>
      </m:oMath>
      <w:r w:rsidRPr="0069437D">
        <w:rPr>
          <w:rFonts w:ascii="Times New Roman" w:hAnsi="Times New Roman" w:cs="Times New Roman"/>
        </w:rPr>
        <w:t>) to calculate total groundwater recharge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w:r w:rsidRPr="0069437D">
        <w:rPr>
          <w:rFonts w:ascii="Times New Roman" w:hAnsi="Times New Roman" w:cs="Times New Roman"/>
        </w:rPr>
        <w:t>):</w:t>
      </w:r>
    </w:p>
    <w:p w14:paraId="541BDD08" w14:textId="7DC40047"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(7.3-3)</w:t>
      </w:r>
    </w:p>
    <w:p w14:paraId="4BFB6AF3" w14:textId="77777777" w:rsidR="00DA31E9" w:rsidRPr="0069437D"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However, if direct recharge is not calculated, then total groundwater recharge consists soil of soil percolation:</w:t>
      </w:r>
    </w:p>
    <w:p w14:paraId="0742CD77" w14:textId="2205A0FC"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(7.3-4)</w:t>
      </w:r>
    </w:p>
    <w:p w14:paraId="28D0F1E6" w14:textId="49A9873B" w:rsidR="00DA31E9" w:rsidRPr="00625701" w:rsidRDefault="00A26D3A" w:rsidP="00DA31E9">
      <w:pPr>
        <w:pStyle w:val="Heading2"/>
        <w:rPr>
          <w:rFonts w:cs="Times New Roman"/>
        </w:rPr>
      </w:pPr>
      <w:r w:rsidRPr="00625701">
        <w:rPr>
          <w:rFonts w:cs="Times New Roman"/>
        </w:rPr>
        <w:t xml:space="preserve">7.4 </w:t>
      </w:r>
      <w:r w:rsidR="00011ED8">
        <w:rPr>
          <w:rFonts w:cs="Times New Roman"/>
        </w:rPr>
        <w:t>B</w:t>
      </w:r>
      <w:r w:rsidR="00A91ACB">
        <w:rPr>
          <w:rFonts w:cs="Times New Roman"/>
        </w:rPr>
        <w:t>aseflow</w:t>
      </w:r>
    </w:p>
    <w:p w14:paraId="72DCC9B6" w14:textId="0243B6F4" w:rsidR="00DA31E9" w:rsidRPr="0069437D" w:rsidRDefault="00DA31E9" w:rsidP="00DA31E9">
      <w:pPr>
        <w:rPr>
          <w:rFonts w:ascii="Times New Roman" w:eastAsiaTheme="minorEastAsia" w:hAnsi="Times New Roman" w:cs="Times New Roman"/>
        </w:rPr>
      </w:pPr>
      <w:r w:rsidRPr="0069437D">
        <w:rPr>
          <w:rFonts w:ascii="Times New Roman" w:hAnsi="Times New Roman" w:cs="Times New Roman"/>
        </w:rPr>
        <w:t>Groundwater recharge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w:r w:rsidRPr="0069437D">
        <w:rPr>
          <w:rFonts w:ascii="Times New Roman" w:hAnsi="Times New Roman" w:cs="Times New Roman"/>
        </w:rPr>
        <w:t xml:space="preserve">) is the sum of soil percolation and </w:t>
      </w:r>
      <w:commentRangeStart w:id="90"/>
      <w:r w:rsidRPr="0069437D">
        <w:rPr>
          <w:rFonts w:ascii="Times New Roman" w:hAnsi="Times New Roman" w:cs="Times New Roman"/>
        </w:rPr>
        <w:t>direct recharge</w:t>
      </w:r>
      <w:commentRangeEnd w:id="90"/>
      <w:r w:rsidR="00FE7608" w:rsidRPr="0069437D">
        <w:rPr>
          <w:rStyle w:val="CommentReference"/>
          <w:rFonts w:ascii="Times New Roman" w:hAnsi="Times New Roman" w:cs="Times New Roman"/>
        </w:rPr>
        <w:commentReference w:id="90"/>
      </w:r>
      <w:r w:rsidRPr="0069437D">
        <w:rPr>
          <w:rFonts w:ascii="Times New Roman" w:hAnsi="Times New Roman" w:cs="Times New Roman"/>
        </w:rPr>
        <w:t xml:space="preserve">.  Groundwater is represented as both a shallow groundwater pool, and optionally as aquifers which can be represented in three different </w:t>
      </w:r>
      <w:r w:rsidRPr="0069437D">
        <w:rPr>
          <w:rFonts w:ascii="Times New Roman" w:hAnsi="Times New Roman" w:cs="Times New Roman"/>
        </w:rPr>
        <w:lastRenderedPageBreak/>
        <w:t>ways.</w:t>
      </w:r>
      <w:r w:rsidRPr="0069437D">
        <w:rPr>
          <w:rStyle w:val="FootnoteReference"/>
          <w:rFonts w:ascii="Times New Roman" w:hAnsi="Times New Roman" w:cs="Times New Roman"/>
        </w:rPr>
        <w:footnoteReference w:id="2"/>
      </w:r>
      <w:r w:rsidRPr="0069437D">
        <w:rPr>
          <w:rFonts w:ascii="Times New Roman" w:hAnsi="Times New Roman" w:cs="Times New Roman"/>
        </w:rPr>
        <w:t xml:space="preserve">  </w:t>
      </w:r>
      <w:r w:rsidR="00076872">
        <w:rPr>
          <w:rFonts w:ascii="Times New Roman" w:hAnsi="Times New Roman" w:cs="Times New Roman"/>
        </w:rPr>
        <w:t>We refer to the shallow groundwater pool</w:t>
      </w:r>
      <w:r w:rsidR="000D41FD">
        <w:rPr>
          <w:rFonts w:ascii="Times New Roman" w:hAnsi="Times New Roman" w:cs="Times New Roman"/>
        </w:rPr>
        <w:t>, and interpret this pool</w:t>
      </w:r>
      <w:r w:rsidR="00076872">
        <w:rPr>
          <w:rFonts w:ascii="Times New Roman" w:hAnsi="Times New Roman" w:cs="Times New Roman"/>
        </w:rPr>
        <w:t xml:space="preserve"> as representing the</w:t>
      </w:r>
      <w:r w:rsidR="000D41FD">
        <w:rPr>
          <w:rFonts w:ascii="Times New Roman" w:hAnsi="Times New Roman" w:cs="Times New Roman"/>
        </w:rPr>
        <w:t xml:space="preserve"> hydrodynamic response of </w:t>
      </w:r>
      <w:r w:rsidR="00EF4382">
        <w:rPr>
          <w:rFonts w:ascii="Times New Roman" w:hAnsi="Times New Roman" w:cs="Times New Roman"/>
        </w:rPr>
        <w:t>subsurface</w:t>
      </w:r>
      <w:r w:rsidR="000D41FD">
        <w:rPr>
          <w:rFonts w:ascii="Times New Roman" w:hAnsi="Times New Roman" w:cs="Times New Roman"/>
        </w:rPr>
        <w:t xml:space="preserve"> water responding to recharge events and generating baseflow conceptualized as residing in shallow alluvial aquifers proximal to streams.</w:t>
      </w:r>
      <w:r w:rsidR="00076872">
        <w:rPr>
          <w:rFonts w:ascii="Times New Roman" w:hAnsi="Times New Roman" w:cs="Times New Roman"/>
        </w:rPr>
        <w:t xml:space="preserve"> </w:t>
      </w:r>
      <w:r w:rsidRPr="0069437D">
        <w:rPr>
          <w:rFonts w:ascii="Times New Roman" w:hAnsi="Times New Roman" w:cs="Times New Roman"/>
        </w:rPr>
        <w:t xml:space="preserve">Aquifer representations are described in Section </w:t>
      </w:r>
      <w:r w:rsidR="00A636A2" w:rsidRPr="0069437D">
        <w:rPr>
          <w:rFonts w:ascii="Times New Roman" w:hAnsi="Times New Roman" w:cs="Times New Roman"/>
        </w:rPr>
        <w:t>9</w:t>
      </w:r>
      <w:r w:rsidRPr="0069437D">
        <w:rPr>
          <w:rFonts w:ascii="Times New Roman" w:hAnsi="Times New Roman" w:cs="Times New Roman"/>
        </w:rPr>
        <w:t xml:space="preserve">.  Where aquifers are represented (they are optionally represented in none, in part of, or over the entire model domain), soil percolation is partitioned to a </w:t>
      </w:r>
      <w:commentRangeStart w:id="91"/>
      <w:r w:rsidRPr="0069437D">
        <w:rPr>
          <w:rFonts w:ascii="Times New Roman" w:hAnsi="Times New Roman" w:cs="Times New Roman"/>
        </w:rPr>
        <w:t>fraction recharging shallow groundwater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SGW</m:t>
            </m:r>
          </m:sub>
        </m:sSub>
      </m:oMath>
      <w:r w:rsidRPr="0069437D">
        <w:rPr>
          <w:rFonts w:ascii="Times New Roman" w:hAnsi="Times New Roman" w:cs="Times New Roman"/>
        </w:rPr>
        <w:t>), and a fraction recharging aquifers</w:t>
      </w:r>
      <w:commentRangeEnd w:id="91"/>
      <w:r w:rsidR="002B45CF" w:rsidRPr="0069437D">
        <w:rPr>
          <w:rStyle w:val="CommentReference"/>
          <w:rFonts w:ascii="Times New Roman" w:hAnsi="Times New Roman" w:cs="Times New Roman"/>
        </w:rPr>
        <w:commentReference w:id="91"/>
      </w:r>
      <w:r w:rsidRPr="0069437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Aqf</m:t>
            </m:r>
          </m:sub>
        </m:sSub>
      </m:oMath>
      <w:r w:rsidRPr="0069437D">
        <w:rPr>
          <w:rFonts w:ascii="Times New Roman" w:eastAsiaTheme="minorEastAsia" w:hAnsi="Times New Roman" w:cs="Times New Roman"/>
        </w:rPr>
        <w:t>) by:</w:t>
      </w:r>
    </w:p>
    <w:p w14:paraId="1B333E0F" w14:textId="5CC665E0"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Aqf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Aqf</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(7.4-1)</w:t>
      </w:r>
    </w:p>
    <w:p w14:paraId="17E09181" w14:textId="70369E7D"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SGW</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Aqf</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(7.4-2)</w:t>
      </w:r>
    </w:p>
    <w:p w14:paraId="1D3AC35A" w14:textId="03A705B7" w:rsidR="00DA31E9" w:rsidRPr="0069437D" w:rsidRDefault="00DA31E9" w:rsidP="00DA31E9">
      <w:pPr>
        <w:rPr>
          <w:rFonts w:ascii="Times New Roman" w:eastAsiaTheme="minorEastAsia" w:hAnsi="Times New Roman" w:cs="Times New Roman"/>
        </w:rPr>
      </w:pPr>
      <w:r w:rsidRPr="0069437D">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Aqf</m:t>
            </m:r>
          </m:sub>
        </m:sSub>
      </m:oMath>
      <w:r w:rsidRPr="0069437D">
        <w:rPr>
          <w:rFonts w:ascii="Times New Roman" w:eastAsiaTheme="minorEastAsia" w:hAnsi="Times New Roman" w:cs="Times New Roman"/>
        </w:rPr>
        <w:t xml:space="preserve"> [-] is the aquifer percolation fraction, and defaults to zero when aquifers are not defined.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Aqf</m:t>
            </m:r>
          </m:sub>
        </m:sSub>
      </m:oMath>
      <w:r w:rsidRPr="0069437D">
        <w:rPr>
          <w:rFonts w:ascii="Times New Roman" w:eastAsiaTheme="minorEastAsia" w:hAnsi="Times New Roman" w:cs="Times New Roman"/>
        </w:rPr>
        <w:t xml:space="preserve"> is directed to aquifers (Section </w:t>
      </w:r>
      <w:r w:rsidR="000D41FD">
        <w:rPr>
          <w:rFonts w:ascii="Times New Roman" w:eastAsiaTheme="minorEastAsia" w:hAnsi="Times New Roman" w:cs="Times New Roman"/>
        </w:rPr>
        <w:fldChar w:fldCharType="begin"/>
      </w:r>
      <w:r w:rsidR="000D41FD">
        <w:rPr>
          <w:rFonts w:ascii="Times New Roman" w:eastAsiaTheme="minorEastAsia" w:hAnsi="Times New Roman" w:cs="Times New Roman"/>
        </w:rPr>
        <w:instrText xml:space="preserve"> REF _Ref95220437 \r \h </w:instrText>
      </w:r>
      <w:r w:rsidR="000D41FD">
        <w:rPr>
          <w:rFonts w:ascii="Times New Roman" w:eastAsiaTheme="minorEastAsia" w:hAnsi="Times New Roman" w:cs="Times New Roman"/>
        </w:rPr>
      </w:r>
      <w:r w:rsidR="000D41FD">
        <w:rPr>
          <w:rFonts w:ascii="Times New Roman" w:eastAsiaTheme="minorEastAsia" w:hAnsi="Times New Roman" w:cs="Times New Roman"/>
        </w:rPr>
        <w:fldChar w:fldCharType="separate"/>
      </w:r>
      <w:r w:rsidR="0068284B">
        <w:rPr>
          <w:rFonts w:ascii="Times New Roman" w:eastAsiaTheme="minorEastAsia" w:hAnsi="Times New Roman" w:cs="Times New Roman"/>
        </w:rPr>
        <w:t>9</w:t>
      </w:r>
      <w:r w:rsidR="000D41FD">
        <w:rPr>
          <w:rFonts w:ascii="Times New Roman" w:eastAsiaTheme="minorEastAsia" w:hAnsi="Times New Roman" w:cs="Times New Roman"/>
        </w:rPr>
        <w:fldChar w:fldCharType="end"/>
      </w:r>
      <w:r w:rsidRPr="0069437D">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SGW</m:t>
            </m:r>
          </m:sub>
        </m:sSub>
      </m:oMath>
      <w:r w:rsidRPr="0069437D">
        <w:rPr>
          <w:rFonts w:ascii="Times New Roman" w:eastAsiaTheme="minorEastAsia" w:hAnsi="Times New Roman" w:cs="Times New Roman"/>
        </w:rPr>
        <w:t xml:space="preserve"> represents recharge to the shallow groundwater represented as a simple retention pool.</w:t>
      </w:r>
    </w:p>
    <w:p w14:paraId="3FB3DC3F" w14:textId="72154509" w:rsidR="00883E57" w:rsidRDefault="00DA31E9" w:rsidP="00DA31E9">
      <w:pPr>
        <w:rPr>
          <w:rFonts w:ascii="Times New Roman" w:hAnsi="Times New Roman" w:cs="Times New Roman"/>
        </w:rPr>
      </w:pPr>
      <w:r w:rsidRPr="0069437D">
        <w:rPr>
          <w:rFonts w:ascii="Times New Roman" w:hAnsi="Times New Roman" w:cs="Times New Roman"/>
        </w:rPr>
        <w:t>Water drains from the groundwater storage pool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SGW</m:t>
            </m:r>
          </m:sub>
        </m:sSub>
      </m:oMath>
      <w:r w:rsidRPr="0069437D">
        <w:rPr>
          <w:rFonts w:ascii="Times New Roman" w:eastAsiaTheme="minorEastAsia" w:hAnsi="Times New Roman" w:cs="Times New Roman"/>
        </w:rPr>
        <w:t xml:space="preserve"> [mm]) </w:t>
      </w:r>
      <w:r w:rsidRPr="0069437D">
        <w:rPr>
          <w:rFonts w:ascii="Times New Roman" w:hAnsi="Times New Roman" w:cs="Times New Roman"/>
        </w:rPr>
        <w:t>to streams through baseflow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SGW</m:t>
            </m:r>
          </m:sub>
        </m:sSub>
      </m:oMath>
      <w:r w:rsidRPr="0069437D">
        <w:rPr>
          <w:rFonts w:ascii="Times New Roman" w:eastAsiaTheme="minorEastAsia" w:hAnsi="Times New Roman" w:cs="Times New Roman"/>
        </w:rPr>
        <w:t xml:space="preserve"> [mm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w:t>
      </w:r>
      <w:r w:rsidRPr="0069437D">
        <w:rPr>
          <w:rFonts w:ascii="Times New Roman" w:hAnsi="Times New Roman" w:cs="Times New Roman"/>
        </w:rPr>
        <w:t>), at a rate defined by the hydrodynamic groundwater response constant (</w:t>
      </w:r>
      <m:oMath>
        <m:r>
          <w:rPr>
            <w:rFonts w:ascii="Cambria Math" w:hAnsi="Cambria Math" w:cs="Times New Roman"/>
          </w:rPr>
          <m:t>β</m:t>
        </m:r>
      </m:oMath>
      <w:r w:rsidRPr="0069437D">
        <w:rPr>
          <w:rFonts w:ascii="Times New Roman" w:hAnsi="Times New Roman" w:cs="Times New Roman"/>
        </w:rPr>
        <w:t xml:space="preserve"> [d</w:t>
      </w:r>
      <w:r w:rsidRPr="0069437D">
        <w:rPr>
          <w:rFonts w:ascii="Times New Roman" w:eastAsiaTheme="minorEastAsia" w:hAnsi="Times New Roman" w:cs="Times New Roman"/>
          <w:vertAlign w:val="superscript"/>
        </w:rPr>
        <w:t>-1</w:t>
      </w:r>
      <w:r w:rsidRPr="0069437D">
        <w:rPr>
          <w:rFonts w:ascii="Times New Roman" w:hAnsi="Times New Roman" w:cs="Times New Roman"/>
        </w:rPr>
        <w:t xml:space="preserve">]).  </w:t>
      </w:r>
    </w:p>
    <w:p w14:paraId="3506568B" w14:textId="463083C4" w:rsidR="00883E57" w:rsidRPr="00883E57" w:rsidRDefault="00000000" w:rsidP="00DA31E9">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SGW</m:t>
            </m:r>
          </m:sub>
        </m:sSub>
        <m:r>
          <w:rPr>
            <w:rFonts w:ascii="Cambria Math" w:hAnsi="Cambria Math" w:cs="Times New Roman"/>
          </w:rPr>
          <m:t>=β</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SGW</m:t>
            </m:r>
          </m:sub>
        </m:sSub>
      </m:oMath>
      <w:r w:rsidR="00883E57">
        <w:rPr>
          <w:rFonts w:ascii="Times New Roman" w:hAnsi="Times New Roman" w:cs="Times New Roman"/>
          <w:iCs/>
        </w:rPr>
        <w:t xml:space="preserve">  [mm d</w:t>
      </w:r>
      <w:r w:rsidR="00883E57">
        <w:rPr>
          <w:rFonts w:ascii="Times New Roman" w:hAnsi="Times New Roman" w:cs="Times New Roman"/>
          <w:iCs/>
          <w:vertAlign w:val="superscript"/>
        </w:rPr>
        <w:t>-1</w:t>
      </w:r>
      <w:r w:rsidR="00883E57">
        <w:rPr>
          <w:rFonts w:ascii="Times New Roman" w:hAnsi="Times New Roman" w:cs="Times New Roman"/>
          <w:iCs/>
        </w:rPr>
        <w:t>]</w:t>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Pr>
          <w:rFonts w:ascii="Times New Roman" w:hAnsi="Times New Roman" w:cs="Times New Roman"/>
          <w:iCs/>
        </w:rPr>
        <w:tab/>
      </w:r>
      <w:r w:rsidR="00883E57" w:rsidRPr="0069437D">
        <w:rPr>
          <w:rFonts w:ascii="Times New Roman" w:hAnsi="Times New Roman" w:cs="Times New Roman"/>
        </w:rPr>
        <w:t>(7.4-</w:t>
      </w:r>
      <w:r w:rsidR="00883E57">
        <w:rPr>
          <w:rFonts w:ascii="Times New Roman" w:hAnsi="Times New Roman" w:cs="Times New Roman"/>
        </w:rPr>
        <w:t>3</w:t>
      </w:r>
      <w:r w:rsidR="00883E57" w:rsidRPr="0069437D">
        <w:rPr>
          <w:rFonts w:ascii="Times New Roman" w:hAnsi="Times New Roman" w:cs="Times New Roman"/>
        </w:rPr>
        <w:t>)</w:t>
      </w:r>
    </w:p>
    <w:p w14:paraId="72652417" w14:textId="4B776D95" w:rsidR="00DA31E9" w:rsidRPr="0069437D" w:rsidRDefault="00DA31E9" w:rsidP="00DA31E9">
      <w:pPr>
        <w:rPr>
          <w:rFonts w:ascii="Times New Roman" w:hAnsi="Times New Roman" w:cs="Times New Roman"/>
        </w:rPr>
      </w:pPr>
      <w:r w:rsidRPr="0069437D">
        <w:rPr>
          <w:rFonts w:ascii="Times New Roman" w:hAnsi="Times New Roman" w:cs="Times New Roman"/>
        </w:rPr>
        <w:t xml:space="preserve">The total change in groundwater is then </w:t>
      </w:r>
      <w:commentRangeStart w:id="92"/>
      <w:r w:rsidRPr="0069437D">
        <w:rPr>
          <w:rFonts w:ascii="Times New Roman" w:hAnsi="Times New Roman" w:cs="Times New Roman"/>
        </w:rPr>
        <w:t xml:space="preserve">the </w:t>
      </w:r>
      <w:r w:rsidR="00883E57">
        <w:rPr>
          <w:rFonts w:ascii="Times New Roman" w:hAnsi="Times New Roman" w:cs="Times New Roman"/>
        </w:rPr>
        <w:t>percolation</w:t>
      </w:r>
      <w:r w:rsidRPr="0069437D">
        <w:rPr>
          <w:rFonts w:ascii="Times New Roman" w:hAnsi="Times New Roman" w:cs="Times New Roman"/>
        </w:rPr>
        <w:t xml:space="preserve"> </w:t>
      </w:r>
      <w:commentRangeEnd w:id="92"/>
      <w:r w:rsidR="002B45CF" w:rsidRPr="0069437D">
        <w:rPr>
          <w:rStyle w:val="CommentReference"/>
          <w:rFonts w:ascii="Times New Roman" w:hAnsi="Times New Roman" w:cs="Times New Roman"/>
        </w:rPr>
        <w:commentReference w:id="92"/>
      </w:r>
      <w:r w:rsidRPr="0069437D">
        <w:rPr>
          <w:rFonts w:ascii="Times New Roman" w:hAnsi="Times New Roman" w:cs="Times New Roman"/>
        </w:rPr>
        <w:t>from surplus, (i.e., recharge), minus the loss to baseflow.</w:t>
      </w:r>
    </w:p>
    <w:p w14:paraId="2D2682BD" w14:textId="46EB49B5" w:rsidR="00DA31E9" w:rsidRPr="0069437D" w:rsidRDefault="00000000" w:rsidP="00DA31E9">
      <w:pP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SGW</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SGW</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SGW</m:t>
            </m:r>
          </m:sub>
        </m:sSub>
      </m:oMath>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t>(7.4-</w:t>
      </w:r>
      <w:r w:rsidR="00883E57">
        <w:rPr>
          <w:rFonts w:ascii="Times New Roman" w:hAnsi="Times New Roman" w:cs="Times New Roman"/>
        </w:rPr>
        <w:t>4</w:t>
      </w:r>
      <w:r w:rsidR="00A26D3A" w:rsidRPr="0069437D">
        <w:rPr>
          <w:rFonts w:ascii="Times New Roman" w:hAnsi="Times New Roman" w:cs="Times New Roman"/>
        </w:rPr>
        <w:t>)</w:t>
      </w:r>
    </w:p>
    <w:p w14:paraId="39725438" w14:textId="6755AB6B" w:rsidR="00DA31E9" w:rsidRPr="0069437D" w:rsidRDefault="00DA31E9" w:rsidP="00DA31E9">
      <w:pPr>
        <w:rPr>
          <w:rFonts w:ascii="Times New Roman" w:hAnsi="Times New Roman" w:cs="Times New Roman"/>
        </w:rPr>
      </w:pPr>
      <m:oMath>
        <m:r>
          <w:rPr>
            <w:rFonts w:ascii="Cambria Math" w:hAnsi="Cambria Math" w:cs="Times New Roman"/>
          </w:rPr>
          <m:t>β</m:t>
        </m:r>
      </m:oMath>
      <w:r w:rsidRPr="0069437D">
        <w:rPr>
          <w:rFonts w:ascii="Times New Roman" w:eastAsiaTheme="minorEastAsia" w:hAnsi="Times New Roman" w:cs="Times New Roman"/>
        </w:rPr>
        <w:t xml:space="preserve">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 is an empirical constant that defaults to 0.0167 [d</w:t>
      </w:r>
      <w:r w:rsidRPr="0069437D">
        <w:rPr>
          <w:rFonts w:ascii="Times New Roman" w:eastAsiaTheme="minorEastAsia" w:hAnsi="Times New Roman" w:cs="Times New Roman"/>
          <w:vertAlign w:val="superscript"/>
        </w:rPr>
        <w:t>-1</w:t>
      </w:r>
      <w:r w:rsidRPr="0069437D">
        <w:rPr>
          <w:rFonts w:ascii="Times New Roman" w:eastAsiaTheme="minorEastAsia" w:hAnsi="Times New Roman" w:cs="Times New Roman"/>
        </w:rPr>
        <w:t>] meaning that typical baseflow recession has a time-scale of 60 days by default.</w:t>
      </w:r>
      <w:r w:rsidR="00883E57">
        <w:rPr>
          <w:rFonts w:ascii="Times New Roman" w:eastAsiaTheme="minorEastAsia" w:hAnsi="Times New Roman" w:cs="Times New Roman"/>
        </w:rPr>
        <w:t xml:space="preserve"> </w:t>
      </w:r>
    </w:p>
    <w:p w14:paraId="7215ADBA" w14:textId="5ABEA199" w:rsidR="00DA31E9" w:rsidRDefault="00A26D3A" w:rsidP="00DA31E9">
      <w:pPr>
        <w:pStyle w:val="Heading3"/>
        <w:rPr>
          <w:rFonts w:ascii="Times New Roman" w:hAnsi="Times New Roman" w:cs="Times New Roman"/>
          <w:b/>
          <w:bCs/>
          <w:color w:val="000000" w:themeColor="text1"/>
        </w:rPr>
      </w:pPr>
      <w:r w:rsidRPr="0069437D">
        <w:rPr>
          <w:rFonts w:ascii="Times New Roman" w:hAnsi="Times New Roman" w:cs="Times New Roman"/>
          <w:b/>
          <w:bCs/>
          <w:color w:val="000000" w:themeColor="text1"/>
        </w:rPr>
        <w:t xml:space="preserve">7.5 </w:t>
      </w:r>
      <w:commentRangeStart w:id="93"/>
      <w:r w:rsidR="00DA31E9" w:rsidRPr="0069437D">
        <w:rPr>
          <w:rFonts w:ascii="Times New Roman" w:hAnsi="Times New Roman" w:cs="Times New Roman"/>
          <w:b/>
          <w:bCs/>
          <w:color w:val="000000" w:themeColor="text1"/>
        </w:rPr>
        <w:t>Storm runoff</w:t>
      </w:r>
      <w:commentRangeEnd w:id="93"/>
      <w:r w:rsidR="00DA31E9" w:rsidRPr="0069437D">
        <w:rPr>
          <w:rStyle w:val="CommentReference"/>
          <w:rFonts w:ascii="Times New Roman" w:eastAsiaTheme="minorHAnsi" w:hAnsi="Times New Roman" w:cs="Times New Roman"/>
          <w:b/>
          <w:bCs/>
          <w:color w:val="000000" w:themeColor="text1"/>
          <w:sz w:val="28"/>
          <w:szCs w:val="28"/>
        </w:rPr>
        <w:commentReference w:id="93"/>
      </w:r>
    </w:p>
    <w:p w14:paraId="5E4A5ECB" w14:textId="7D0B74F8" w:rsidR="000D41FD" w:rsidRPr="000D41FD" w:rsidRDefault="000D41FD" w:rsidP="000D41FD">
      <w:pPr>
        <w:pStyle w:val="Normal1"/>
        <w:rPr>
          <w:rFonts w:ascii="Times New Roman" w:hAnsi="Times New Roman" w:cs="Times New Roman"/>
        </w:rPr>
      </w:pPr>
      <w:r w:rsidRPr="000D41FD">
        <w:rPr>
          <w:rFonts w:ascii="Times New Roman" w:hAnsi="Times New Roman" w:cs="Times New Roman"/>
        </w:rPr>
        <w:t>Impervious?</w:t>
      </w:r>
    </w:p>
    <w:p w14:paraId="44B69A0D" w14:textId="6BD25C8F" w:rsidR="00DA31E9" w:rsidRPr="0069437D" w:rsidRDefault="00DA31E9" w:rsidP="00DA31E9">
      <w:pPr>
        <w:rPr>
          <w:rFonts w:ascii="Times New Roman" w:hAnsi="Times New Roman" w:cs="Times New Roman"/>
        </w:rPr>
      </w:pPr>
      <w:r w:rsidRPr="0069437D">
        <w:rPr>
          <w:rFonts w:ascii="Times New Roman" w:hAnsi="Times New Roman" w:cs="Times New Roman"/>
        </w:rPr>
        <w:t>Storm runoff directs water to streams immediately with no lag</w:t>
      </w:r>
      <w:r w:rsidR="002B45CF" w:rsidRPr="0069437D">
        <w:rPr>
          <w:rFonts w:ascii="Times New Roman" w:hAnsi="Times New Roman" w:cs="Times New Roman"/>
        </w:rPr>
        <w:t xml:space="preserve"> in time</w:t>
      </w:r>
      <w:r w:rsidRPr="0069437D">
        <w:rPr>
          <w:rFonts w:ascii="Times New Roman" w:hAnsi="Times New Roman" w:cs="Times New Roman"/>
        </w:rPr>
        <w:t>.  Storm runoff is generated as melt and precipitation on impervious or open water surfaces, as well as runoff that exceeds the surface runoff retention pool limit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Exc</m:t>
            </m:r>
          </m:sub>
        </m:sSub>
      </m:oMath>
      <w:r w:rsidRPr="0069437D">
        <w:rPr>
          <w:rFonts w:ascii="Times New Roman" w:hAnsi="Times New Roman" w:cs="Times New Roman"/>
        </w:rPr>
        <w:t>).</w:t>
      </w:r>
    </w:p>
    <w:p w14:paraId="2C40CAB4" w14:textId="3123207D" w:rsidR="00DA31E9" w:rsidRPr="0069437D" w:rsidRDefault="00DA31E9" w:rsidP="00DA31E9">
      <w:pPr>
        <w:rPr>
          <w:rFonts w:ascii="Times New Roman" w:eastAsiaTheme="minorEastAsia" w:hAnsi="Times New Roman" w:cs="Times New Roman"/>
        </w:rPr>
      </w:pPr>
      <w:r w:rsidRPr="0069437D">
        <w:rPr>
          <w:rFonts w:ascii="Times New Roman" w:hAnsi="Times New Roman" w:cs="Times New Roman"/>
        </w:rPr>
        <w:t>All precipitation and melt on open-water surfaces is considered open-water storm runoff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ow</m:t>
            </m:r>
          </m:sub>
        </m:sSub>
      </m:oMath>
      <w:r w:rsidRPr="0069437D">
        <w:rPr>
          <w:rFonts w:ascii="Times New Roman" w:eastAsiaTheme="minorEastAsia" w:hAnsi="Times New Roman" w:cs="Times New Roman"/>
        </w:rPr>
        <w:t xml:space="preserve"> </w:t>
      </w:r>
      <m:oMath>
        <m:r>
          <w:rPr>
            <w:rFonts w:ascii="Cambria Math" w:eastAsiaTheme="minorEastAsia" w:hAnsi="Cambria Math" w:cs="Times New Roman"/>
          </w:rPr>
          <m:t xml:space="preserve">[mm </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-1</m:t>
            </m:r>
          </m:sup>
        </m:sSup>
        <m:r>
          <w:rPr>
            <w:rFonts w:ascii="Cambria Math" w:eastAsiaTheme="minorEastAsia" w:hAnsi="Cambria Math" w:cs="Times New Roman"/>
          </w:rPr>
          <m:t>]</m:t>
        </m:r>
      </m:oMath>
      <w:r w:rsidRPr="0069437D">
        <w:rPr>
          <w:rFonts w:ascii="Times New Roman" w:eastAsiaTheme="minorEastAsia" w:hAnsi="Times New Roman" w:cs="Times New Roman"/>
        </w:rPr>
        <w:t>).</w:t>
      </w:r>
    </w:p>
    <w:commentRangeStart w:id="94"/>
    <w:p w14:paraId="4CAD1708" w14:textId="55095EEA" w:rsidR="00DA31E9" w:rsidRPr="0069437D" w:rsidRDefault="00000000" w:rsidP="00DA31E9">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w:commentRangeEnd w:id="94"/>
        <m:r>
          <m:rPr>
            <m:sty m:val="p"/>
          </m:rPr>
          <w:rPr>
            <w:rStyle w:val="CommentReference"/>
            <w:rFonts w:ascii="Cambria Math" w:hAnsi="Cambria Math" w:cs="Times New Roman"/>
          </w:rPr>
          <w:commentReference w:id="94"/>
        </m:r>
        <m:r>
          <w:rPr>
            <w:rFonts w:ascii="Cambria Math" w:hAnsi="Cambria Math" w:cs="Times New Roman"/>
          </w:rPr>
          <m:t>)</m:t>
        </m:r>
      </m:oMath>
      <w:r w:rsidR="00A26D3A" w:rsidRPr="0069437D">
        <w:rPr>
          <w:rFonts w:ascii="Times New Roman" w:hAnsi="Times New Roman" w:cs="Times New Roman"/>
        </w:rPr>
        <w:tab/>
      </w:r>
      <w:r w:rsidR="00A21AC5">
        <w:rPr>
          <w:rFonts w:ascii="Times New Roman" w:hAnsi="Times New Roman" w:cs="Times New Roman"/>
        </w:rPr>
        <w:t>[mm d</w:t>
      </w:r>
      <w:r w:rsidR="00A21AC5">
        <w:rPr>
          <w:rFonts w:ascii="Times New Roman" w:hAnsi="Times New Roman" w:cs="Times New Roman"/>
          <w:vertAlign w:val="superscript"/>
        </w:rPr>
        <w:t>-1</w:t>
      </w:r>
      <w:r w:rsidR="00A21AC5">
        <w:rPr>
          <w:rFonts w:ascii="Times New Roman" w:hAnsi="Times New Roman" w:cs="Times New Roman"/>
        </w:rPr>
        <w:t>]</w:t>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t>(7.5-1)</w:t>
      </w:r>
    </w:p>
    <w:p w14:paraId="27597E3A" w14:textId="04E188D1" w:rsidR="00DA31E9" w:rsidRPr="0069437D" w:rsidRDefault="007D2627" w:rsidP="00DA31E9">
      <w:pPr>
        <w:rPr>
          <w:rFonts w:ascii="Times New Roman" w:hAnsi="Times New Roman" w:cs="Times New Roman"/>
        </w:rPr>
      </w:pPr>
      <w:r>
        <w:rPr>
          <w:rFonts w:ascii="Times New Roman" w:hAnsi="Times New Roman" w:cs="Times New Roman"/>
        </w:rPr>
        <w:t>where</w:t>
      </w:r>
      <w:r w:rsidR="00CD5B59">
        <w:rPr>
          <w:rFonts w:ascii="Times New Roman" w:hAnsi="Times New Roman" w:cs="Times New Roman"/>
        </w:rPr>
        <w:t xml:space="preserve"> </w:t>
      </w:r>
      <w:r w:rsidR="00CD5B59">
        <w:rPr>
          <w:rFonts w:ascii="Times New Roman" w:hAnsi="Times New Roman" w:cs="Times New Roman"/>
          <w:i/>
          <w:iCs/>
        </w:rPr>
        <w:t>f</w:t>
      </w:r>
      <w:r w:rsidR="00CD5B59" w:rsidRPr="00CD5B59">
        <w:rPr>
          <w:rFonts w:ascii="Times New Roman" w:hAnsi="Times New Roman" w:cs="Times New Roman"/>
          <w:i/>
          <w:iCs/>
          <w:vertAlign w:val="subscript"/>
        </w:rPr>
        <w:t>ow</w:t>
      </w:r>
      <w:r w:rsidR="00CD5B59">
        <w:rPr>
          <w:rFonts w:ascii="Times New Roman" w:hAnsi="Times New Roman" w:cs="Times New Roman"/>
        </w:rPr>
        <w:t xml:space="preserve"> is the fraction of pixel area covered by open water. </w:t>
      </w:r>
      <w:r>
        <w:rPr>
          <w:rFonts w:ascii="Times New Roman" w:hAnsi="Times New Roman" w:cs="Times New Roman"/>
        </w:rPr>
        <w:t xml:space="preserve"> </w:t>
      </w:r>
      <w:r w:rsidR="00DA31E9" w:rsidRPr="0069437D">
        <w:rPr>
          <w:rFonts w:ascii="Times New Roman" w:hAnsi="Times New Roman" w:cs="Times New Roman"/>
        </w:rPr>
        <w:t>Impervious areas prevent water from entering soils and increase</w:t>
      </w:r>
      <w:r w:rsidR="00CD5B59">
        <w:rPr>
          <w:rFonts w:ascii="Times New Roman" w:hAnsi="Times New Roman" w:cs="Times New Roman"/>
        </w:rPr>
        <w:t>s</w:t>
      </w:r>
      <w:r w:rsidR="00DA31E9" w:rsidRPr="0069437D">
        <w:rPr>
          <w:rFonts w:ascii="Times New Roman" w:hAnsi="Times New Roman" w:cs="Times New Roman"/>
        </w:rPr>
        <w:t xml:space="preserve"> overland runoff.  If provided with an impervious area map, WBM calculates overland runoff in impervious areas, </w:t>
      </w:r>
      <m:oMath>
        <m:r>
          <w:rPr>
            <w:rFonts w:ascii="Cambria Math" w:hAnsi="Cambria Math" w:cs="Times New Roman"/>
          </w:rPr>
          <m:t xml:space="preserve">R_imp  [mm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m:t>
        </m:r>
      </m:oMath>
      <w:r w:rsidR="00DA31E9" w:rsidRPr="0069437D">
        <w:rPr>
          <w:rFonts w:ascii="Times New Roman" w:hAnsi="Times New Roman" w:cs="Times New Roman"/>
        </w:rPr>
        <w:t xml:space="preserve"> as:</w:t>
      </w:r>
    </w:p>
    <w:p w14:paraId="2F4C3543" w14:textId="0EAE8455" w:rsidR="00DA31E9" w:rsidRPr="0069437D" w:rsidRDefault="00000000" w:rsidP="00DA31E9">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Imp</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imp</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imp</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e>
        </m:d>
        <w:commentRangeStart w:id="95"/>
        <w:commentRangeEnd w:id="95"/>
        <m:r>
          <m:rPr>
            <m:sty m:val="p"/>
          </m:rPr>
          <w:rPr>
            <w:rStyle w:val="CommentReference"/>
            <w:rFonts w:ascii="Cambria Math" w:hAnsi="Cambria Math" w:cs="Times New Roman"/>
          </w:rPr>
          <w:commentReference w:id="95"/>
        </m:r>
      </m:oMath>
      <w:r w:rsidR="00A26D3A" w:rsidRPr="0069437D">
        <w:rPr>
          <w:rFonts w:ascii="Times New Roman" w:hAnsi="Times New Roman" w:cs="Times New Roman"/>
        </w:rPr>
        <w:tab/>
      </w:r>
      <w:r w:rsidR="00A21AC5">
        <w:rPr>
          <w:rFonts w:ascii="Times New Roman" w:hAnsi="Times New Roman" w:cs="Times New Roman"/>
        </w:rPr>
        <w:t>[mm d</w:t>
      </w:r>
      <w:r w:rsidR="00A21AC5">
        <w:rPr>
          <w:rFonts w:ascii="Times New Roman" w:hAnsi="Times New Roman" w:cs="Times New Roman"/>
          <w:vertAlign w:val="superscript"/>
        </w:rPr>
        <w:t>-1</w:t>
      </w:r>
      <w:r w:rsidR="00A21AC5">
        <w:rPr>
          <w:rFonts w:ascii="Times New Roman" w:hAnsi="Times New Roman" w:cs="Times New Roman"/>
        </w:rPr>
        <w:t>]</w:t>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t>(7.5-2)</w:t>
      </w:r>
    </w:p>
    <w:p w14:paraId="19A41C0A" w14:textId="067CAB79" w:rsidR="00DA31E9" w:rsidRPr="0069437D" w:rsidRDefault="00DA31E9" w:rsidP="00DA31E9">
      <w:pPr>
        <w:rPr>
          <w:rFonts w:ascii="Times New Roman" w:eastAsiaTheme="minorEastAsia" w:hAnsi="Times New Roman" w:cs="Times New Roman"/>
        </w:rPr>
      </w:pPr>
      <w:r w:rsidRPr="0069437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imp</m:t>
            </m:r>
          </m:sub>
        </m:sSub>
      </m:oMath>
      <w:r w:rsidRPr="0069437D">
        <w:rPr>
          <w:rFonts w:ascii="Times New Roman" w:hAnsi="Times New Roman" w:cs="Times New Roman"/>
        </w:rPr>
        <w:t xml:space="preserve"> [-] is the hydrologically connected impervious fraction, a unitless scalar for impervious surfaces that determines the fraction of precipitation over impervious areas that is directly routed to streams,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imp</m:t>
            </m:r>
          </m:sub>
        </m:sSub>
      </m:oMath>
      <w:r w:rsidRPr="0069437D">
        <w:rPr>
          <w:rFonts w:ascii="Times New Roman" w:hAnsi="Times New Roman" w:cs="Times New Roman"/>
        </w:rPr>
        <w:t xml:space="preserve"> is </w:t>
      </w:r>
      <w:r w:rsidR="00CD5B59">
        <w:rPr>
          <w:rFonts w:ascii="Times New Roman" w:hAnsi="Times New Roman" w:cs="Times New Roman"/>
        </w:rPr>
        <w:t xml:space="preserve">the pixel area fraction covered by </w:t>
      </w:r>
      <w:r w:rsidRPr="0069437D">
        <w:rPr>
          <w:rFonts w:ascii="Times New Roman" w:hAnsi="Times New Roman" w:cs="Times New Roman"/>
        </w:rPr>
        <w:t xml:space="preserve">impervious </w:t>
      </w:r>
      <w:r w:rsidR="00CD5B59">
        <w:rPr>
          <w:rFonts w:ascii="Times New Roman" w:hAnsi="Times New Roman" w:cs="Times New Roman"/>
        </w:rPr>
        <w:t xml:space="preserve">surfaces.  Precipitation incident to impervious surfaces </w:t>
      </w:r>
      <w:r w:rsidR="00A21AC5">
        <w:rPr>
          <w:rFonts w:ascii="Times New Roman" w:hAnsi="Times New Roman" w:cs="Times New Roman"/>
        </w:rPr>
        <w:t>include calculation of canopy interception to account for vegetation co-located with imperviousness</w:t>
      </w:r>
      <w:r w:rsidRPr="0069437D">
        <w:rPr>
          <w:rFonts w:ascii="Times New Roman" w:hAnsi="Times New Roman" w:cs="Times New Roman"/>
        </w:rPr>
        <w:t xml:space="preserve">.  WBM assumes a relationship for directly connected imperviousness from Alley and Veehuis </w:t>
      </w:r>
      <w:r w:rsidRPr="0069437D">
        <w:rPr>
          <w:rFonts w:ascii="Times New Roman" w:hAnsi="Times New Roman" w:cs="Times New Roman"/>
        </w:rPr>
        <w:fldChar w:fldCharType="begin"/>
      </w:r>
      <w:r w:rsidR="00F8581A" w:rsidRPr="0069437D">
        <w:rPr>
          <w:rFonts w:ascii="Times New Roman" w:hAnsi="Times New Roman" w:cs="Times New Roman"/>
        </w:rPr>
        <w:instrText xml:space="preserve"> ADDIN ZOTERO_ITEM CSL_CITATION {"citationID":"Z5vaS609","properties":{"formattedCitation":"(1983)","plainCitation":"(1983)","noteIndex":0},"citationItems":[{"id":964,"uris":["http://zotero.org/users/492362/items/TVKV642W"],"uri":["http://zotero.org/users/492362/items/TVKV642W"],"itemData":{"id":964,"type":"article-journal","abstract":"Simulated results from many urban runoff models are sensitive to the value used for impervious area. This paper explores the use of effective impervious area versus total impervious area for input to these models. Total impervious areas may be appropriate for black-box models but not for deterministic models. Potential problems of using total impervious area in deterministic models include that (1) runoff volumes and peak flows may be substantially overestimated for ungaged watersheds, (2) simulated changes in runoff due to increasing intensity of land use are likely to be smaller if total impervious area is used rather than effective impervious area, and (3) overestimates of infiltration parameters are likely if the model is calibrated using total impervious area and measured runoff data. Impervious-area data collected from 19 urban watersheds in the Denver metropolitan area showed strong relationships between effective impervious area, total impervious area, and land use.","container-title":"Journal of Hydraulic Engineering","DOI":"10.1061/(ASCE)0733-9429(1983)109:2(313)","ISSN":"0733-9429","issue":"2","page":"313-319","source":"ASCE","title":"Effective Impervious Area in Urban Runoff Modeling","volume":"109","author":[{"family":"Alley","given":"W."},{"family":"Veenhuis","given":"J."}],"issued":{"date-parts":[["1983"]]}},"suppress-author":true}],"schema":"https://github.com/citation-style-language/schema/raw/master/csl-citation.json"} </w:instrText>
      </w:r>
      <w:r w:rsidRPr="0069437D">
        <w:rPr>
          <w:rFonts w:ascii="Times New Roman" w:hAnsi="Times New Roman" w:cs="Times New Roman"/>
        </w:rPr>
        <w:fldChar w:fldCharType="separate"/>
      </w:r>
      <w:r w:rsidRPr="0069437D">
        <w:rPr>
          <w:rFonts w:ascii="Times New Roman" w:hAnsi="Times New Roman" w:cs="Times New Roman"/>
        </w:rPr>
        <w:t>(1983)</w:t>
      </w:r>
      <w:r w:rsidRPr="0069437D">
        <w:rPr>
          <w:rFonts w:ascii="Times New Roman" w:hAnsi="Times New Roman" w:cs="Times New Roman"/>
        </w:rPr>
        <w:fldChar w:fldCharType="end"/>
      </w:r>
      <w:r w:rsidRPr="0069437D">
        <w:rPr>
          <w:rFonts w:ascii="Times New Roman" w:hAnsi="Times New Roman" w:cs="Times New Roman"/>
        </w:rPr>
        <w:t xml:space="preserve"> that assumes that degree of impervious connectedness scales non-linearly with the fraction of impervious cover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imp</m:t>
            </m:r>
          </m:sub>
        </m:sSub>
      </m:oMath>
      <w:r w:rsidRPr="0069437D">
        <w:rPr>
          <w:rFonts w:ascii="Times New Roman" w:eastAsiaTheme="minorEastAsia" w:hAnsi="Times New Roman" w:cs="Times New Roman"/>
        </w:rPr>
        <w:t>) in each pixel:</w:t>
      </w:r>
    </w:p>
    <w:p w14:paraId="47D47729" w14:textId="23C4898C" w:rsidR="00DA31E9" w:rsidRPr="0069437D" w:rsidRDefault="00000000" w:rsidP="00DA31E9">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imp</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imp</m:t>
                </m:r>
              </m:sub>
            </m:sSub>
          </m:e>
          <m:sup>
            <m:r>
              <w:rPr>
                <w:rFonts w:ascii="Cambria Math" w:hAnsi="Cambria Math" w:cs="Times New Roman"/>
              </w:rPr>
              <m:t>0.4</m:t>
            </m:r>
          </m:sup>
        </m:sSup>
      </m:oMath>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r>
      <w:r w:rsidR="00A26D3A" w:rsidRPr="0069437D">
        <w:rPr>
          <w:rFonts w:ascii="Times New Roman" w:hAnsi="Times New Roman" w:cs="Times New Roman"/>
        </w:rPr>
        <w:tab/>
        <w:t>(7.5-3)</w:t>
      </w:r>
    </w:p>
    <w:p w14:paraId="3CEC3D55" w14:textId="77777777" w:rsidR="00DA31E9" w:rsidRPr="0069437D" w:rsidRDefault="00DA31E9" w:rsidP="00DA31E9">
      <w:pPr>
        <w:rPr>
          <w:rFonts w:ascii="Times New Roman" w:hAnsi="Times New Roman" w:cs="Times New Roman"/>
        </w:rPr>
      </w:pPr>
      <w:r w:rsidRPr="0069437D">
        <w:rPr>
          <w:rFonts w:ascii="Times New Roman" w:hAnsi="Times New Roman" w:cs="Times New Roman"/>
        </w:rPr>
        <w:t>Total storm runoff is the sum of storm, and open-water runoff and excess surface runoff:</w:t>
      </w:r>
    </w:p>
    <w:p w14:paraId="4DF9ACC3" w14:textId="307CCD94" w:rsidR="00DA31E9" w:rsidRPr="0069437D" w:rsidRDefault="00000000" w:rsidP="00DA31E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storm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Exc</m:t>
            </m:r>
          </m:sub>
        </m:sSub>
      </m:oMath>
      <w:r w:rsidR="00A26D3A" w:rsidRPr="0069437D">
        <w:rPr>
          <w:rFonts w:ascii="Times New Roman" w:eastAsiaTheme="minorEastAsia" w:hAnsi="Times New Roman" w:cs="Times New Roman"/>
        </w:rPr>
        <w:tab/>
      </w:r>
      <w:r w:rsidR="00A21AC5">
        <w:rPr>
          <w:rFonts w:ascii="Times New Roman" w:hAnsi="Times New Roman" w:cs="Times New Roman"/>
        </w:rPr>
        <w:t>[mm d</w:t>
      </w:r>
      <w:r w:rsidR="00A21AC5">
        <w:rPr>
          <w:rFonts w:ascii="Times New Roman" w:hAnsi="Times New Roman" w:cs="Times New Roman"/>
          <w:vertAlign w:val="superscript"/>
        </w:rPr>
        <w:t>-1</w:t>
      </w:r>
      <w:r w:rsidR="00A21AC5">
        <w:rPr>
          <w:rFonts w:ascii="Times New Roman" w:hAnsi="Times New Roman" w:cs="Times New Roman"/>
        </w:rPr>
        <w:t>]</w:t>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r>
      <w:r w:rsidR="00A26D3A" w:rsidRPr="0069437D">
        <w:rPr>
          <w:rFonts w:ascii="Times New Roman" w:eastAsiaTheme="minorEastAsia" w:hAnsi="Times New Roman" w:cs="Times New Roman"/>
        </w:rPr>
        <w:tab/>
        <w:t>(7.5-4)</w:t>
      </w:r>
    </w:p>
    <w:p w14:paraId="140A33DB" w14:textId="1758C5E0" w:rsidR="00853B95" w:rsidRDefault="00853B95" w:rsidP="00DA31E9">
      <w:pPr>
        <w:pStyle w:val="Heading2"/>
        <w:rPr>
          <w:ins w:id="96" w:author="Alexander Prusevich" w:date="2022-12-15T14:23:00Z"/>
          <w:rFonts w:cs="Times New Roman"/>
        </w:rPr>
      </w:pPr>
      <w:ins w:id="97" w:author="Alexander Prusevich" w:date="2022-12-15T14:22:00Z">
        <w:r w:rsidRPr="00625701">
          <w:rPr>
            <w:rFonts w:cs="Times New Roman"/>
          </w:rPr>
          <w:t xml:space="preserve">7.6 </w:t>
        </w:r>
      </w:ins>
      <w:ins w:id="98" w:author="Alexander Prusevich" w:date="2022-12-15T14:56:00Z">
        <w:r w:rsidR="00341CAE">
          <w:rPr>
            <w:rFonts w:cs="Times New Roman"/>
          </w:rPr>
          <w:t>Runoff from a</w:t>
        </w:r>
      </w:ins>
      <w:ins w:id="99" w:author="Alexander Prusevich" w:date="2022-12-15T14:22:00Z">
        <w:r>
          <w:rPr>
            <w:rFonts w:cs="Times New Roman"/>
          </w:rPr>
          <w:t>quifer</w:t>
        </w:r>
      </w:ins>
      <w:ins w:id="100" w:author="Alexander Prusevich" w:date="2022-12-15T14:23:00Z">
        <w:r>
          <w:rPr>
            <w:rFonts w:cs="Times New Roman"/>
          </w:rPr>
          <w:t xml:space="preserve"> Recharge/Discharge to Rivers</w:t>
        </w:r>
      </w:ins>
    </w:p>
    <w:p w14:paraId="21CC46C4" w14:textId="51F4619F" w:rsidR="00853B95" w:rsidRDefault="00853B95">
      <w:pPr>
        <w:pStyle w:val="Normal1"/>
        <w:spacing w:after="120"/>
        <w:rPr>
          <w:ins w:id="101" w:author="Alexander Prusevich" w:date="2022-12-15T14:43:00Z"/>
        </w:rPr>
        <w:pPrChange w:id="102" w:author="Alexander Prusevich" w:date="2022-12-15T14:45:00Z">
          <w:pPr>
            <w:pStyle w:val="Normal1"/>
          </w:pPr>
        </w:pPrChange>
      </w:pPr>
      <w:ins w:id="103" w:author="Alexander Prusevich" w:date="2022-12-15T14:23:00Z">
        <w:r>
          <w:t>De</w:t>
        </w:r>
      </w:ins>
      <w:ins w:id="104" w:author="Alexander Prusevich" w:date="2022-12-15T14:24:00Z">
        <w:r>
          <w:t xml:space="preserve">ep aquifers </w:t>
        </w:r>
      </w:ins>
      <w:ins w:id="105" w:author="Alexander Prusevich" w:date="2022-12-15T14:25:00Z">
        <w:r>
          <w:t>simulated by the MODFLOW module in WBM have a dynamic water exchange</w:t>
        </w:r>
      </w:ins>
      <w:ins w:id="106" w:author="Alexander Prusevich" w:date="2022-12-15T14:26:00Z">
        <w:r>
          <w:t xml:space="preserve"> between aquifers and rivers utilizing RIV submodule</w:t>
        </w:r>
      </w:ins>
      <w:ins w:id="107" w:author="Alexander Prusevich" w:date="2022-12-15T14:32:00Z">
        <w:r w:rsidR="00756052">
          <w:t xml:space="preserve"> </w:t>
        </w:r>
        <w:r w:rsidR="00756052" w:rsidRPr="008F54E8">
          <w:rPr>
            <w:rFonts w:ascii="Times New Roman" w:hAnsi="Times New Roman" w:cs="Times New Roman"/>
            <w:noProof/>
          </w:rPr>
          <w:t>[</w:t>
        </w:r>
        <w:r w:rsidR="00756052">
          <w:fldChar w:fldCharType="begin"/>
        </w:r>
        <w:r w:rsidR="00756052">
          <w:instrText>HYPERLINK \l "_ENREF_2" \o "de Graaf, 2015 #7162"</w:instrText>
        </w:r>
        <w:r w:rsidR="00756052">
          <w:fldChar w:fldCharType="separate"/>
        </w:r>
        <w:r w:rsidR="00756052" w:rsidRPr="008F54E8">
          <w:rPr>
            <w:rFonts w:ascii="Times New Roman" w:hAnsi="Times New Roman" w:cs="Times New Roman"/>
            <w:i/>
            <w:noProof/>
          </w:rPr>
          <w:t>de Graaf et al.</w:t>
        </w:r>
        <w:r w:rsidR="00756052" w:rsidRPr="008F54E8">
          <w:rPr>
            <w:rFonts w:ascii="Times New Roman" w:hAnsi="Times New Roman" w:cs="Times New Roman"/>
            <w:noProof/>
          </w:rPr>
          <w:t>, 2015</w:t>
        </w:r>
        <w:r w:rsidR="00756052">
          <w:rPr>
            <w:rFonts w:ascii="Times New Roman" w:hAnsi="Times New Roman" w:cs="Times New Roman"/>
            <w:noProof/>
          </w:rPr>
          <w:fldChar w:fldCharType="end"/>
        </w:r>
        <w:r w:rsidR="00756052">
          <w:rPr>
            <w:rFonts w:ascii="Times New Roman" w:hAnsi="Times New Roman" w:cs="Times New Roman"/>
            <w:noProof/>
          </w:rPr>
          <w:t>]</w:t>
        </w:r>
      </w:ins>
      <w:ins w:id="108" w:author="Alexander Prusevich" w:date="2022-12-15T14:26:00Z">
        <w:r>
          <w:t xml:space="preserve"> </w:t>
        </w:r>
      </w:ins>
      <w:ins w:id="109" w:author="Alexander Prusevich" w:date="2022-12-15T14:28:00Z">
        <w:r>
          <w:t>described in the section 9.3</w:t>
        </w:r>
      </w:ins>
      <w:ins w:id="110" w:author="Alexander Prusevich" w:date="2022-12-15T14:27:00Z">
        <w:r>
          <w:t>.</w:t>
        </w:r>
      </w:ins>
      <w:ins w:id="111" w:author="Alexander Prusevich" w:date="2022-12-15T14:32:00Z">
        <w:r w:rsidR="00756052">
          <w:t xml:space="preserve"> Grid cells</w:t>
        </w:r>
      </w:ins>
      <w:ins w:id="112" w:author="Alexander Prusevich" w:date="2022-12-15T14:33:00Z">
        <w:r w:rsidR="00756052">
          <w:t xml:space="preserve"> where aquifer head is above river surface elevation discharge water from aquifers to rivers</w:t>
        </w:r>
      </w:ins>
      <w:ins w:id="113" w:author="Alexander Prusevich" w:date="2022-12-15T14:34:00Z">
        <w:r w:rsidR="00756052">
          <w:t xml:space="preserve">, and vise versa, where </w:t>
        </w:r>
      </w:ins>
      <w:ins w:id="114" w:author="Alexander Prusevich" w:date="2022-12-15T14:35:00Z">
        <w:r w:rsidR="00756052">
          <w:t xml:space="preserve">aquifer head is below river surface rivers are </w:t>
        </w:r>
      </w:ins>
      <w:ins w:id="115" w:author="Alexander Prusevich" w:date="2022-12-15T14:36:00Z">
        <w:r w:rsidR="00756052">
          <w:t>losing</w:t>
        </w:r>
      </w:ins>
      <w:ins w:id="116" w:author="Alexander Prusevich" w:date="2022-12-15T14:35:00Z">
        <w:r w:rsidR="00756052">
          <w:t xml:space="preserve"> water to the aquifers</w:t>
        </w:r>
      </w:ins>
      <w:ins w:id="117" w:author="Alexander Prusevich" w:date="2022-12-15T14:36:00Z">
        <w:r w:rsidR="00756052">
          <w:t xml:space="preserve"> (eq. </w:t>
        </w:r>
        <w:r w:rsidR="00756052" w:rsidRPr="008F54E8">
          <w:rPr>
            <w:rFonts w:ascii="Times New Roman" w:hAnsi="Times New Roman"/>
          </w:rPr>
          <w:t>9.3-26</w:t>
        </w:r>
        <w:r w:rsidR="00756052">
          <w:t>)</w:t>
        </w:r>
      </w:ins>
      <w:ins w:id="118" w:author="Alexander Prusevich" w:date="2022-12-15T14:35:00Z">
        <w:r w:rsidR="00756052">
          <w:t>. Th</w:t>
        </w:r>
      </w:ins>
      <w:ins w:id="119" w:author="Alexander Prusevich" w:date="2022-12-15T14:37:00Z">
        <w:r w:rsidR="00756052">
          <w:t xml:space="preserve">ese </w:t>
        </w:r>
      </w:ins>
      <w:ins w:id="120" w:author="Alexander Prusevich" w:date="2022-12-15T14:38:00Z">
        <w:r w:rsidR="00756052">
          <w:t>generate</w:t>
        </w:r>
      </w:ins>
      <w:ins w:id="121" w:author="Alexander Prusevich" w:date="2022-12-15T14:37:00Z">
        <w:r w:rsidR="00756052">
          <w:t xml:space="preserve"> </w:t>
        </w:r>
      </w:ins>
      <w:ins w:id="122" w:author="Alexander Prusevich" w:date="2022-12-15T14:38:00Z">
        <w:r w:rsidR="00756052">
          <w:t>positive and negative recharge/discharge terms of runoff:</w:t>
        </w:r>
      </w:ins>
    </w:p>
    <w:p w14:paraId="275204C1" w14:textId="76EBE97E" w:rsidR="006306B7" w:rsidRPr="006306B7" w:rsidRDefault="00000000" w:rsidP="00341CAE">
      <w:pPr>
        <w:pStyle w:val="Normal1"/>
        <w:tabs>
          <w:tab w:val="left" w:pos="7920"/>
        </w:tabs>
        <w:rPr>
          <w:ins w:id="123" w:author="Alexander Prusevich" w:date="2022-12-15T14:43:00Z"/>
        </w:rPr>
      </w:pPr>
      <m:oMath>
        <m:sSubSup>
          <m:sSubSupPr>
            <m:ctrlPr>
              <w:ins w:id="124" w:author="Alexander Prusevich" w:date="2022-12-15T14:43:00Z">
                <w:rPr>
                  <w:rFonts w:ascii="Cambria Math" w:hAnsi="Cambria Math" w:cs="Times New Roman"/>
                  <w:i/>
                </w:rPr>
              </w:ins>
            </m:ctrlPr>
          </m:sSubSupPr>
          <m:e>
            <m:r>
              <w:ins w:id="125" w:author="Alexander Prusevich" w:date="2022-12-15T14:43:00Z">
                <w:rPr>
                  <w:rFonts w:ascii="Cambria Math" w:hAnsi="Cambria Math" w:cs="Times New Roman"/>
                </w:rPr>
                <m:t>R</m:t>
              </w:ins>
            </m:r>
          </m:e>
          <m:sub>
            <m:r>
              <w:ins w:id="126" w:author="Alexander Prusevich" w:date="2022-12-15T14:43:00Z">
                <w:rPr>
                  <w:rFonts w:ascii="Cambria Math" w:hAnsi="Cambria Math" w:cs="Times New Roman"/>
                </w:rPr>
                <m:t>aqf</m:t>
              </w:ins>
            </m:r>
          </m:sub>
          <m:sup>
            <m:r>
              <w:ins w:id="127" w:author="Alexander Prusevich" w:date="2022-12-15T14:43:00Z">
                <w:rPr>
                  <w:rFonts w:ascii="Cambria Math" w:hAnsi="Cambria Math" w:cs="Times New Roman"/>
                </w:rPr>
                <m:t>in</m:t>
              </w:ins>
            </m:r>
          </m:sup>
        </m:sSubSup>
        <m:r>
          <w:ins w:id="128" w:author="Alexander Prusevich" w:date="2022-12-15T14:43:00Z">
            <w:rPr>
              <w:rFonts w:ascii="Cambria Math" w:hAnsi="Cambria Math" w:cs="Times New Roman"/>
            </w:rPr>
            <m:t>= -</m:t>
          </w:ins>
        </m:r>
        <m:sSup>
          <m:sSupPr>
            <m:ctrlPr>
              <w:ins w:id="129" w:author="Alexander Prusevich" w:date="2022-12-15T14:43:00Z">
                <w:rPr>
                  <w:rFonts w:ascii="Cambria Math" w:hAnsi="Cambria Math"/>
                  <w:i/>
                </w:rPr>
              </w:ins>
            </m:ctrlPr>
          </m:sSupPr>
          <m:e>
            <m:r>
              <w:ins w:id="130" w:author="Alexander Prusevich" w:date="2022-12-15T14:43:00Z">
                <w:rPr>
                  <w:rFonts w:ascii="Cambria Math" w:hAnsi="Cambria Math"/>
                </w:rPr>
                <m:t>Q</m:t>
              </w:ins>
            </m:r>
          </m:e>
          <m:sup>
            <m:r>
              <w:ins w:id="131" w:author="Alexander Prusevich" w:date="2022-12-15T14:43:00Z">
                <w:rPr>
                  <w:rFonts w:ascii="Cambria Math" w:hAnsi="Cambria Math"/>
                </w:rPr>
                <m:t>RIV</m:t>
              </w:ins>
            </m:r>
          </m:sup>
        </m:sSup>
        <m:r>
          <w:ins w:id="132" w:author="Alexander Prusevich" w:date="2022-12-15T14:46:00Z">
            <w:rPr>
              <w:rFonts w:ascii="Cambria Math" w:hAnsi="Cambria Math"/>
            </w:rPr>
            <m:t>*</m:t>
          </w:ins>
        </m:r>
        <m:sSubSup>
          <m:sSubSupPr>
            <m:ctrlPr>
              <w:ins w:id="133" w:author="Alexander Prusevich" w:date="2022-12-15T14:46:00Z">
                <w:rPr>
                  <w:rFonts w:ascii="Cambria Math" w:hAnsi="Cambria Math"/>
                  <w:i/>
                </w:rPr>
              </w:ins>
            </m:ctrlPr>
          </m:sSubSupPr>
          <m:e>
            <m:r>
              <w:ins w:id="134" w:author="Alexander Prusevich" w:date="2022-12-15T14:46:00Z">
                <w:rPr>
                  <w:rFonts w:ascii="Cambria Math" w:hAnsi="Cambria Math"/>
                </w:rPr>
                <m:t>C</m:t>
              </w:ins>
            </m:r>
          </m:e>
          <m:sub>
            <m:r>
              <w:ins w:id="135" w:author="Alexander Prusevich" w:date="2022-12-15T14:46:00Z">
                <w:rPr>
                  <w:rFonts w:ascii="Cambria Math" w:hAnsi="Cambria Math"/>
                </w:rPr>
                <m:t>m</m:t>
              </w:ins>
            </m:r>
            <m:r>
              <w:ins w:id="136" w:author="Alexander Prusevich" w:date="2022-12-15T14:47:00Z">
                <w:rPr>
                  <w:rFonts w:ascii="Cambria Math" w:hAnsi="Cambria Math"/>
                </w:rPr>
                <m:t>3/sec</m:t>
              </w:ins>
            </m:r>
          </m:sub>
          <m:sup>
            <m:r>
              <w:ins w:id="137" w:author="Alexander Prusevich" w:date="2022-12-15T14:47:00Z">
                <w:rPr>
                  <w:rFonts w:ascii="Cambria Math" w:hAnsi="Cambria Math"/>
                </w:rPr>
                <m:t>mm/day</m:t>
              </w:ins>
            </m:r>
          </m:sup>
        </m:sSubSup>
        <m:r>
          <w:ins w:id="138" w:author="Alexander Prusevich" w:date="2022-12-15T14:44:00Z">
            <w:rPr>
              <w:rFonts w:ascii="Cambria Math" w:hAnsi="Cambria Math"/>
            </w:rPr>
            <m:t xml:space="preserve"> where </m:t>
          </w:ins>
        </m:r>
        <m:sSup>
          <m:sSupPr>
            <m:ctrlPr>
              <w:ins w:id="139" w:author="Alexander Prusevich" w:date="2022-12-15T14:44:00Z">
                <w:rPr>
                  <w:rFonts w:ascii="Cambria Math" w:hAnsi="Cambria Math"/>
                  <w:i/>
                </w:rPr>
              </w:ins>
            </m:ctrlPr>
          </m:sSupPr>
          <m:e>
            <m:r>
              <w:ins w:id="140" w:author="Alexander Prusevich" w:date="2022-12-15T14:44:00Z">
                <w:rPr>
                  <w:rFonts w:ascii="Cambria Math" w:hAnsi="Cambria Math"/>
                </w:rPr>
                <m:t>Q</m:t>
              </w:ins>
            </m:r>
          </m:e>
          <m:sup>
            <m:r>
              <w:ins w:id="141" w:author="Alexander Prusevich" w:date="2022-12-15T14:44:00Z">
                <w:rPr>
                  <w:rFonts w:ascii="Cambria Math" w:hAnsi="Cambria Math"/>
                </w:rPr>
                <m:t>RIV</m:t>
              </w:ins>
            </m:r>
          </m:sup>
        </m:sSup>
        <m:r>
          <w:ins w:id="142" w:author="Alexander Prusevich" w:date="2022-12-15T14:44:00Z">
            <w:rPr>
              <w:rFonts w:ascii="Cambria Math" w:hAnsi="Cambria Math"/>
            </w:rPr>
            <m:t>&lt;0</m:t>
          </w:ins>
        </m:r>
      </m:oMath>
      <w:ins w:id="143" w:author="Alexander Prusevich" w:date="2022-12-15T14:47:00Z">
        <w:r w:rsidR="006306B7">
          <w:t xml:space="preserve"> </w:t>
        </w:r>
        <w:r w:rsidR="006306B7">
          <w:rPr>
            <w:rFonts w:ascii="Times New Roman" w:hAnsi="Times New Roman" w:cs="Times New Roman"/>
          </w:rPr>
          <w:t>[mm d</w:t>
        </w:r>
        <w:r w:rsidR="006306B7">
          <w:rPr>
            <w:rFonts w:ascii="Times New Roman" w:hAnsi="Times New Roman" w:cs="Times New Roman"/>
            <w:vertAlign w:val="superscript"/>
          </w:rPr>
          <w:t>-1</w:t>
        </w:r>
        <w:r w:rsidR="006306B7">
          <w:rPr>
            <w:rFonts w:ascii="Times New Roman" w:hAnsi="Times New Roman" w:cs="Times New Roman"/>
          </w:rPr>
          <w:t>]</w:t>
        </w:r>
      </w:ins>
      <w:ins w:id="144" w:author="Alexander Prusevich" w:date="2022-12-15T14:59:00Z">
        <w:r w:rsidR="00341CAE">
          <w:rPr>
            <w:rFonts w:ascii="Times New Roman" w:hAnsi="Times New Roman" w:cs="Times New Roman"/>
          </w:rPr>
          <w:tab/>
          <w:t>(7.6-1)</w:t>
        </w:r>
      </w:ins>
    </w:p>
    <w:p w14:paraId="48E381BB" w14:textId="2BA76CED" w:rsidR="006306B7" w:rsidRPr="006306B7" w:rsidRDefault="00000000">
      <w:pPr>
        <w:pStyle w:val="Normal1"/>
        <w:tabs>
          <w:tab w:val="left" w:pos="7920"/>
        </w:tabs>
        <w:spacing w:after="120"/>
        <w:rPr>
          <w:ins w:id="145" w:author="Alexander Prusevich" w:date="2022-12-15T14:44:00Z"/>
        </w:rPr>
        <w:pPrChange w:id="146" w:author="Alexander Prusevich" w:date="2022-12-15T15:02:00Z">
          <w:pPr>
            <w:pStyle w:val="Normal1"/>
          </w:pPr>
        </w:pPrChange>
      </w:pPr>
      <m:oMath>
        <m:sSubSup>
          <m:sSubSupPr>
            <m:ctrlPr>
              <w:ins w:id="147" w:author="Alexander Prusevich" w:date="2022-12-15T14:44:00Z">
                <w:rPr>
                  <w:rFonts w:ascii="Cambria Math" w:hAnsi="Cambria Math" w:cs="Times New Roman"/>
                  <w:i/>
                </w:rPr>
              </w:ins>
            </m:ctrlPr>
          </m:sSubSupPr>
          <m:e>
            <m:r>
              <w:ins w:id="148" w:author="Alexander Prusevich" w:date="2022-12-15T14:44:00Z">
                <w:rPr>
                  <w:rFonts w:ascii="Cambria Math" w:hAnsi="Cambria Math" w:cs="Times New Roman"/>
                </w:rPr>
                <m:t>R</m:t>
              </w:ins>
            </m:r>
          </m:e>
          <m:sub>
            <m:r>
              <w:ins w:id="149" w:author="Alexander Prusevich" w:date="2022-12-15T14:44:00Z">
                <w:rPr>
                  <w:rFonts w:ascii="Cambria Math" w:hAnsi="Cambria Math" w:cs="Times New Roman"/>
                </w:rPr>
                <m:t>aqf</m:t>
              </w:ins>
            </m:r>
          </m:sub>
          <m:sup>
            <m:r>
              <w:ins w:id="150" w:author="Alexander Prusevich" w:date="2022-12-15T14:44:00Z">
                <w:rPr>
                  <w:rFonts w:ascii="Cambria Math" w:hAnsi="Cambria Math" w:cs="Times New Roman"/>
                </w:rPr>
                <m:t>out</m:t>
              </w:ins>
            </m:r>
          </m:sup>
        </m:sSubSup>
        <m:r>
          <w:ins w:id="151" w:author="Alexander Prusevich" w:date="2022-12-15T14:44:00Z">
            <w:rPr>
              <w:rFonts w:ascii="Cambria Math" w:hAnsi="Cambria Math" w:cs="Times New Roman"/>
            </w:rPr>
            <m:t xml:space="preserve">=    </m:t>
          </w:ins>
        </m:r>
        <m:sSup>
          <m:sSupPr>
            <m:ctrlPr>
              <w:ins w:id="152" w:author="Alexander Prusevich" w:date="2022-12-15T14:44:00Z">
                <w:rPr>
                  <w:rFonts w:ascii="Cambria Math" w:hAnsi="Cambria Math"/>
                  <w:i/>
                </w:rPr>
              </w:ins>
            </m:ctrlPr>
          </m:sSupPr>
          <m:e>
            <m:r>
              <w:ins w:id="153" w:author="Alexander Prusevich" w:date="2022-12-15T14:44:00Z">
                <w:rPr>
                  <w:rFonts w:ascii="Cambria Math" w:hAnsi="Cambria Math"/>
                </w:rPr>
                <m:t>Q</m:t>
              </w:ins>
            </m:r>
          </m:e>
          <m:sup>
            <m:r>
              <w:ins w:id="154" w:author="Alexander Prusevich" w:date="2022-12-15T14:44:00Z">
                <w:rPr>
                  <w:rFonts w:ascii="Cambria Math" w:hAnsi="Cambria Math"/>
                </w:rPr>
                <m:t>RIV</m:t>
              </w:ins>
            </m:r>
          </m:sup>
        </m:sSup>
        <m:r>
          <w:ins w:id="155" w:author="Alexander Prusevich" w:date="2022-12-15T14:50:00Z">
            <w:rPr>
              <w:rFonts w:ascii="Cambria Math" w:hAnsi="Cambria Math"/>
            </w:rPr>
            <m:t>*</m:t>
          </w:ins>
        </m:r>
        <m:sSubSup>
          <m:sSubSupPr>
            <m:ctrlPr>
              <w:ins w:id="156" w:author="Alexander Prusevich" w:date="2022-12-15T14:50:00Z">
                <w:rPr>
                  <w:rFonts w:ascii="Cambria Math" w:hAnsi="Cambria Math"/>
                  <w:i/>
                </w:rPr>
              </w:ins>
            </m:ctrlPr>
          </m:sSubSupPr>
          <m:e>
            <m:r>
              <w:ins w:id="157" w:author="Alexander Prusevich" w:date="2022-12-15T14:50:00Z">
                <w:rPr>
                  <w:rFonts w:ascii="Cambria Math" w:hAnsi="Cambria Math"/>
                </w:rPr>
                <m:t>C</m:t>
              </w:ins>
            </m:r>
          </m:e>
          <m:sub>
            <m:r>
              <w:ins w:id="158" w:author="Alexander Prusevich" w:date="2022-12-15T14:50:00Z">
                <w:rPr>
                  <w:rFonts w:ascii="Cambria Math" w:hAnsi="Cambria Math"/>
                </w:rPr>
                <m:t>m3/sec</m:t>
              </w:ins>
            </m:r>
          </m:sub>
          <m:sup>
            <m:r>
              <w:ins w:id="159" w:author="Alexander Prusevich" w:date="2022-12-15T14:50:00Z">
                <w:rPr>
                  <w:rFonts w:ascii="Cambria Math" w:hAnsi="Cambria Math"/>
                </w:rPr>
                <m:t>mm/day</m:t>
              </w:ins>
            </m:r>
          </m:sup>
        </m:sSubSup>
        <m:r>
          <w:ins w:id="160" w:author="Alexander Prusevich" w:date="2022-12-15T14:44:00Z">
            <w:rPr>
              <w:rFonts w:ascii="Cambria Math" w:hAnsi="Cambria Math"/>
            </w:rPr>
            <m:t xml:space="preserve"> where </m:t>
          </w:ins>
        </m:r>
        <m:sSup>
          <m:sSupPr>
            <m:ctrlPr>
              <w:ins w:id="161" w:author="Alexander Prusevich" w:date="2022-12-15T14:44:00Z">
                <w:rPr>
                  <w:rFonts w:ascii="Cambria Math" w:hAnsi="Cambria Math"/>
                  <w:i/>
                </w:rPr>
              </w:ins>
            </m:ctrlPr>
          </m:sSupPr>
          <m:e>
            <m:r>
              <w:ins w:id="162" w:author="Alexander Prusevich" w:date="2022-12-15T14:44:00Z">
                <w:rPr>
                  <w:rFonts w:ascii="Cambria Math" w:hAnsi="Cambria Math"/>
                </w:rPr>
                <m:t>Q</m:t>
              </w:ins>
            </m:r>
          </m:e>
          <m:sup>
            <m:r>
              <w:ins w:id="163" w:author="Alexander Prusevich" w:date="2022-12-15T14:44:00Z">
                <w:rPr>
                  <w:rFonts w:ascii="Cambria Math" w:hAnsi="Cambria Math"/>
                </w:rPr>
                <m:t>RIV</m:t>
              </w:ins>
            </m:r>
          </m:sup>
        </m:sSup>
        <m:r>
          <w:ins w:id="164" w:author="Alexander Prusevich" w:date="2022-12-15T14:44:00Z">
            <w:rPr>
              <w:rFonts w:ascii="Cambria Math" w:hAnsi="Cambria Math"/>
            </w:rPr>
            <m:t>&gt;0</m:t>
          </w:ins>
        </m:r>
      </m:oMath>
      <w:ins w:id="165" w:author="Alexander Prusevich" w:date="2022-12-15T14:47:00Z">
        <w:r w:rsidR="006306B7">
          <w:t xml:space="preserve"> </w:t>
        </w:r>
        <w:r w:rsidR="006306B7">
          <w:rPr>
            <w:rFonts w:ascii="Times New Roman" w:hAnsi="Times New Roman" w:cs="Times New Roman"/>
          </w:rPr>
          <w:t>[mm d</w:t>
        </w:r>
        <w:r w:rsidR="006306B7">
          <w:rPr>
            <w:rFonts w:ascii="Times New Roman" w:hAnsi="Times New Roman" w:cs="Times New Roman"/>
            <w:vertAlign w:val="superscript"/>
          </w:rPr>
          <w:t>-1</w:t>
        </w:r>
        <w:r w:rsidR="006306B7">
          <w:rPr>
            <w:rFonts w:ascii="Times New Roman" w:hAnsi="Times New Roman" w:cs="Times New Roman"/>
          </w:rPr>
          <w:t>]</w:t>
        </w:r>
      </w:ins>
      <w:ins w:id="166" w:author="Alexander Prusevich" w:date="2022-12-15T14:59:00Z">
        <w:r w:rsidR="00341CAE" w:rsidRPr="00341CAE">
          <w:rPr>
            <w:rFonts w:ascii="Times New Roman" w:hAnsi="Times New Roman" w:cs="Times New Roman"/>
          </w:rPr>
          <w:t xml:space="preserve"> </w:t>
        </w:r>
        <w:r w:rsidR="00341CAE">
          <w:rPr>
            <w:rFonts w:ascii="Times New Roman" w:hAnsi="Times New Roman" w:cs="Times New Roman"/>
          </w:rPr>
          <w:tab/>
          <w:t>(7.6-2)</w:t>
        </w:r>
      </w:ins>
    </w:p>
    <w:p w14:paraId="324592C3" w14:textId="6B69769E" w:rsidR="00756052" w:rsidRPr="00853B95" w:rsidRDefault="006306B7">
      <w:pPr>
        <w:pStyle w:val="Normal1"/>
        <w:rPr>
          <w:ins w:id="167" w:author="Alexander Prusevich" w:date="2022-12-15T14:22:00Z"/>
        </w:rPr>
        <w:pPrChange w:id="168" w:author="Alexander Prusevich" w:date="2022-12-15T14:23:00Z">
          <w:pPr>
            <w:pStyle w:val="Heading2"/>
          </w:pPr>
        </w:pPrChange>
      </w:pPr>
      <w:ins w:id="169" w:author="Alexander Prusevich" w:date="2022-12-15T14:45:00Z">
        <w:r>
          <w:t xml:space="preserve">where </w:t>
        </w:r>
      </w:ins>
      <m:oMath>
        <m:sSubSup>
          <m:sSubSupPr>
            <m:ctrlPr>
              <w:ins w:id="170" w:author="Alexander Prusevich" w:date="2022-12-15T14:46:00Z">
                <w:rPr>
                  <w:rFonts w:ascii="Cambria Math" w:hAnsi="Cambria Math" w:cs="Times New Roman"/>
                  <w:i/>
                </w:rPr>
              </w:ins>
            </m:ctrlPr>
          </m:sSubSupPr>
          <m:e>
            <m:r>
              <w:ins w:id="171" w:author="Alexander Prusevich" w:date="2022-12-15T14:46:00Z">
                <w:rPr>
                  <w:rFonts w:ascii="Cambria Math" w:hAnsi="Cambria Math" w:cs="Times New Roman"/>
                </w:rPr>
                <m:t>R</m:t>
              </w:ins>
            </m:r>
          </m:e>
          <m:sub>
            <m:r>
              <w:ins w:id="172" w:author="Alexander Prusevich" w:date="2022-12-15T14:46:00Z">
                <w:rPr>
                  <w:rFonts w:ascii="Cambria Math" w:hAnsi="Cambria Math" w:cs="Times New Roman"/>
                </w:rPr>
                <m:t>aqf</m:t>
              </w:ins>
            </m:r>
          </m:sub>
          <m:sup>
            <m:r>
              <w:ins w:id="173" w:author="Alexander Prusevich" w:date="2022-12-15T14:46:00Z">
                <w:rPr>
                  <w:rFonts w:ascii="Cambria Math" w:hAnsi="Cambria Math" w:cs="Times New Roman"/>
                </w:rPr>
                <m:t>in</m:t>
              </w:ins>
            </m:r>
          </m:sup>
        </m:sSubSup>
      </m:oMath>
      <w:ins w:id="174" w:author="Alexander Prusevich" w:date="2022-12-15T14:46:00Z">
        <w:r>
          <w:t xml:space="preserve"> </w:t>
        </w:r>
      </w:ins>
      <w:ins w:id="175" w:author="Alexander Prusevich" w:date="2022-12-15T14:51:00Z">
        <w:r w:rsidR="00341CAE">
          <w:t xml:space="preserve">and </w:t>
        </w:r>
      </w:ins>
      <m:oMath>
        <m:sSubSup>
          <m:sSubSupPr>
            <m:ctrlPr>
              <w:ins w:id="176" w:author="Alexander Prusevich" w:date="2022-12-15T14:51:00Z">
                <w:rPr>
                  <w:rFonts w:ascii="Cambria Math" w:hAnsi="Cambria Math" w:cs="Times New Roman"/>
                  <w:i/>
                </w:rPr>
              </w:ins>
            </m:ctrlPr>
          </m:sSubSupPr>
          <m:e>
            <m:r>
              <w:ins w:id="177" w:author="Alexander Prusevich" w:date="2022-12-15T14:51:00Z">
                <w:rPr>
                  <w:rFonts w:ascii="Cambria Math" w:hAnsi="Cambria Math" w:cs="Times New Roman"/>
                </w:rPr>
                <m:t>R</m:t>
              </w:ins>
            </m:r>
          </m:e>
          <m:sub>
            <m:r>
              <w:ins w:id="178" w:author="Alexander Prusevich" w:date="2022-12-15T14:51:00Z">
                <w:rPr>
                  <w:rFonts w:ascii="Cambria Math" w:hAnsi="Cambria Math" w:cs="Times New Roman"/>
                </w:rPr>
                <m:t>aqf</m:t>
              </w:ins>
            </m:r>
          </m:sub>
          <m:sup>
            <m:r>
              <w:ins w:id="179" w:author="Alexander Prusevich" w:date="2022-12-15T14:51:00Z">
                <w:rPr>
                  <w:rFonts w:ascii="Cambria Math" w:hAnsi="Cambria Math" w:cs="Times New Roman"/>
                </w:rPr>
                <m:t>out</m:t>
              </w:ins>
            </m:r>
          </m:sup>
        </m:sSubSup>
      </m:oMath>
      <w:ins w:id="180" w:author="Alexander Prusevich" w:date="2022-12-15T14:51:00Z">
        <w:r w:rsidR="00341CAE">
          <w:t xml:space="preserve"> are recharge and discharge aquifer generated runoff </w:t>
        </w:r>
      </w:ins>
      <w:ins w:id="181" w:author="Alexander Prusevich" w:date="2022-12-15T14:52:00Z">
        <w:r w:rsidR="00341CAE">
          <w:t xml:space="preserve">to rivers, </w:t>
        </w:r>
      </w:ins>
      <m:oMath>
        <m:sSup>
          <m:sSupPr>
            <m:ctrlPr>
              <w:ins w:id="182" w:author="Alexander Prusevich" w:date="2022-12-15T14:52:00Z">
                <w:rPr>
                  <w:rFonts w:ascii="Cambria Math" w:hAnsi="Cambria Math"/>
                  <w:i/>
                </w:rPr>
              </w:ins>
            </m:ctrlPr>
          </m:sSupPr>
          <m:e>
            <m:r>
              <w:ins w:id="183" w:author="Alexander Prusevich" w:date="2022-12-15T14:52:00Z">
                <w:rPr>
                  <w:rFonts w:ascii="Cambria Math" w:hAnsi="Cambria Math"/>
                </w:rPr>
                <m:t>Q</m:t>
              </w:ins>
            </m:r>
          </m:e>
          <m:sup>
            <m:r>
              <w:ins w:id="184" w:author="Alexander Prusevich" w:date="2022-12-15T14:52:00Z">
                <w:rPr>
                  <w:rFonts w:ascii="Cambria Math" w:hAnsi="Cambria Math"/>
                </w:rPr>
                <m:t>RIV</m:t>
              </w:ins>
            </m:r>
          </m:sup>
        </m:sSup>
      </m:oMath>
      <w:ins w:id="185" w:author="Alexander Prusevich" w:date="2022-12-15T14:52:00Z">
        <w:r w:rsidR="00341CAE">
          <w:t xml:space="preserve"> </w:t>
        </w:r>
      </w:ins>
      <w:ins w:id="186" w:author="Alexander Prusevich" w:date="2022-12-15T14:53:00Z">
        <w:r w:rsidR="00341CAE">
          <w:t xml:space="preserve">vertical river water exchange flux from MODFLOW RIV submodule (eq. </w:t>
        </w:r>
      </w:ins>
      <w:ins w:id="187" w:author="Alexander Prusevich" w:date="2022-12-15T14:54:00Z">
        <w:r w:rsidR="00341CAE" w:rsidRPr="008F54E8">
          <w:rPr>
            <w:rFonts w:ascii="Times New Roman" w:hAnsi="Times New Roman"/>
          </w:rPr>
          <w:t>9.3-26</w:t>
        </w:r>
      </w:ins>
      <w:ins w:id="188" w:author="Alexander Prusevich" w:date="2022-12-15T14:53:00Z">
        <w:r w:rsidR="00341CAE">
          <w:t>)</w:t>
        </w:r>
      </w:ins>
      <w:ins w:id="189" w:author="Alexander Prusevich" w:date="2022-12-15T14:54:00Z">
        <w:r w:rsidR="00341CAE">
          <w:t xml:space="preserve">, and </w:t>
        </w:r>
      </w:ins>
      <m:oMath>
        <m:sSubSup>
          <m:sSubSupPr>
            <m:ctrlPr>
              <w:ins w:id="190" w:author="Alexander Prusevich" w:date="2022-12-15T14:54:00Z">
                <w:rPr>
                  <w:rFonts w:ascii="Cambria Math" w:hAnsi="Cambria Math"/>
                  <w:i/>
                </w:rPr>
              </w:ins>
            </m:ctrlPr>
          </m:sSubSupPr>
          <m:e>
            <m:r>
              <w:ins w:id="191" w:author="Alexander Prusevich" w:date="2022-12-15T14:54:00Z">
                <w:rPr>
                  <w:rFonts w:ascii="Cambria Math" w:hAnsi="Cambria Math"/>
                </w:rPr>
                <m:t>C</m:t>
              </w:ins>
            </m:r>
          </m:e>
          <m:sub>
            <m:r>
              <w:ins w:id="192" w:author="Alexander Prusevich" w:date="2022-12-15T14:54:00Z">
                <w:rPr>
                  <w:rFonts w:ascii="Cambria Math" w:hAnsi="Cambria Math"/>
                </w:rPr>
                <m:t>m3/sec</m:t>
              </w:ins>
            </m:r>
          </m:sub>
          <m:sup>
            <m:r>
              <w:ins w:id="193" w:author="Alexander Prusevich" w:date="2022-12-15T14:54:00Z">
                <w:rPr>
                  <w:rFonts w:ascii="Cambria Math" w:hAnsi="Cambria Math"/>
                </w:rPr>
                <m:t>mm/day</m:t>
              </w:ins>
            </m:r>
          </m:sup>
        </m:sSubSup>
      </m:oMath>
      <w:ins w:id="194" w:author="Alexander Prusevich" w:date="2022-12-15T14:54:00Z">
        <w:r w:rsidR="00341CAE">
          <w:t xml:space="preserve"> is a coefficient to convert flux in m</w:t>
        </w:r>
        <w:r w:rsidR="00341CAE" w:rsidRPr="00341CAE">
          <w:rPr>
            <w:vertAlign w:val="superscript"/>
            <w:rPrChange w:id="195" w:author="Alexander Prusevich" w:date="2022-12-15T14:55:00Z">
              <w:rPr>
                <w:b w:val="0"/>
              </w:rPr>
            </w:rPrChange>
          </w:rPr>
          <w:t>3</w:t>
        </w:r>
        <w:r w:rsidR="00341CAE">
          <w:t>/sec</w:t>
        </w:r>
      </w:ins>
      <w:ins w:id="196" w:author="Alexander Prusevich" w:date="2022-12-15T14:55:00Z">
        <w:r w:rsidR="00341CAE">
          <w:t xml:space="preserve"> to grid cell area mm/day units.</w:t>
        </w:r>
      </w:ins>
    </w:p>
    <w:p w14:paraId="18284602" w14:textId="5AF1907C" w:rsidR="00DA31E9" w:rsidRPr="00625701" w:rsidRDefault="00A26D3A" w:rsidP="00DA31E9">
      <w:pPr>
        <w:pStyle w:val="Heading2"/>
        <w:rPr>
          <w:rFonts w:cs="Times New Roman"/>
        </w:rPr>
      </w:pPr>
      <w:r w:rsidRPr="00625701">
        <w:rPr>
          <w:rFonts w:cs="Times New Roman"/>
        </w:rPr>
        <w:t>7.</w:t>
      </w:r>
      <w:ins w:id="197" w:author="Alexander Prusevich" w:date="2022-12-15T14:22:00Z">
        <w:r w:rsidR="00853B95">
          <w:rPr>
            <w:rFonts w:cs="Times New Roman"/>
          </w:rPr>
          <w:t>7</w:t>
        </w:r>
      </w:ins>
      <w:del w:id="198" w:author="Alexander Prusevich" w:date="2022-12-15T14:22:00Z">
        <w:r w:rsidRPr="00625701" w:rsidDel="00853B95">
          <w:rPr>
            <w:rFonts w:cs="Times New Roman"/>
          </w:rPr>
          <w:delText>6</w:delText>
        </w:r>
      </w:del>
      <w:r w:rsidRPr="00625701">
        <w:rPr>
          <w:rFonts w:cs="Times New Roman"/>
        </w:rPr>
        <w:t xml:space="preserve"> </w:t>
      </w:r>
      <w:r w:rsidR="00DA31E9" w:rsidRPr="00625701">
        <w:rPr>
          <w:rFonts w:cs="Times New Roman"/>
        </w:rPr>
        <w:t>Total Runoff</w:t>
      </w:r>
    </w:p>
    <w:p w14:paraId="5C1276E5" w14:textId="7B8D574F" w:rsidR="00DA31E9" w:rsidRPr="0069437D" w:rsidRDefault="00DA31E9" w:rsidP="00DA31E9">
      <w:pPr>
        <w:rPr>
          <w:rFonts w:ascii="Times New Roman" w:hAnsi="Times New Roman" w:cs="Times New Roman"/>
        </w:rPr>
      </w:pPr>
      <w:r w:rsidRPr="0069437D">
        <w:rPr>
          <w:rFonts w:ascii="Times New Roman" w:hAnsi="Times New Roman" w:cs="Times New Roman"/>
        </w:rPr>
        <w:t xml:space="preserve">The total amount of water that exits the terrestrial portion of the pixel and enters the stream network (total runoff,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69437D">
        <w:rPr>
          <w:rFonts w:ascii="Times New Roman" w:hAnsi="Times New Roman" w:cs="Times New Roman"/>
        </w:rPr>
        <w:t xml:space="preserve"> [</w:t>
      </w:r>
      <w:commentRangeStart w:id="199"/>
      <w:r w:rsidRPr="0069437D">
        <w:rPr>
          <w:rFonts w:ascii="Times New Roman" w:hAnsi="Times New Roman" w:cs="Times New Roman"/>
        </w:rPr>
        <w:t>mm d</w:t>
      </w:r>
      <w:r w:rsidRPr="0069437D">
        <w:rPr>
          <w:rFonts w:ascii="Times New Roman" w:hAnsi="Times New Roman" w:cs="Times New Roman"/>
          <w:vertAlign w:val="superscript"/>
        </w:rPr>
        <w:t>-1</w:t>
      </w:r>
      <w:commentRangeEnd w:id="199"/>
      <w:r w:rsidR="002B45CF" w:rsidRPr="0069437D">
        <w:rPr>
          <w:rStyle w:val="CommentReference"/>
          <w:rFonts w:ascii="Times New Roman" w:hAnsi="Times New Roman" w:cs="Times New Roman"/>
        </w:rPr>
        <w:commentReference w:id="199"/>
      </w:r>
      <w:r w:rsidRPr="0069437D">
        <w:rPr>
          <w:rFonts w:ascii="Times New Roman" w:hAnsi="Times New Roman" w:cs="Times New Roman"/>
        </w:rPr>
        <w:t xml:space="preserve">]) is the sum of the surface retention pool release, irrigation retention pool release, baseflow, </w:t>
      </w:r>
      <w:del w:id="200" w:author="Alexander Prusevich" w:date="2022-12-15T14:55:00Z">
        <w:r w:rsidRPr="0069437D" w:rsidDel="00341CAE">
          <w:rPr>
            <w:rFonts w:ascii="Times New Roman" w:hAnsi="Times New Roman" w:cs="Times New Roman"/>
          </w:rPr>
          <w:delText xml:space="preserve">and </w:delText>
        </w:r>
      </w:del>
      <w:r w:rsidRPr="0069437D">
        <w:rPr>
          <w:rFonts w:ascii="Times New Roman" w:hAnsi="Times New Roman" w:cs="Times New Roman"/>
        </w:rPr>
        <w:t>storm runoff</w:t>
      </w:r>
      <w:ins w:id="201" w:author="Alexander Prusevich" w:date="2022-12-15T14:55:00Z">
        <w:r w:rsidR="00341CAE">
          <w:rPr>
            <w:rFonts w:ascii="Times New Roman" w:hAnsi="Times New Roman" w:cs="Times New Roman"/>
          </w:rPr>
          <w:t>,</w:t>
        </w:r>
      </w:ins>
      <w:ins w:id="202" w:author="Alexander Prusevich" w:date="2023-01-06T11:09:00Z">
        <w:r w:rsidR="00984861">
          <w:rPr>
            <w:rFonts w:ascii="Times New Roman" w:hAnsi="Times New Roman" w:cs="Times New Roman"/>
          </w:rPr>
          <w:t xml:space="preserve"> glacier runoff (see section</w:t>
        </w:r>
      </w:ins>
      <w:ins w:id="203" w:author="Alexander Prusevich" w:date="2023-01-06T11:10:00Z">
        <w:r w:rsidR="00984861">
          <w:rPr>
            <w:rFonts w:ascii="Times New Roman" w:hAnsi="Times New Roman" w:cs="Times New Roman"/>
          </w:rPr>
          <w:t xml:space="preserve"> 10</w:t>
        </w:r>
      </w:ins>
      <w:ins w:id="204" w:author="Alexander Prusevich" w:date="2023-01-06T11:09:00Z">
        <w:r w:rsidR="00984861">
          <w:rPr>
            <w:rFonts w:ascii="Times New Roman" w:hAnsi="Times New Roman" w:cs="Times New Roman"/>
          </w:rPr>
          <w:t>),</w:t>
        </w:r>
      </w:ins>
      <w:ins w:id="205" w:author="Alexander Prusevich" w:date="2022-12-15T14:55:00Z">
        <w:r w:rsidR="00341CAE">
          <w:rPr>
            <w:rFonts w:ascii="Times New Roman" w:hAnsi="Times New Roman" w:cs="Times New Roman"/>
          </w:rPr>
          <w:t xml:space="preserve"> and </w:t>
        </w:r>
      </w:ins>
      <w:ins w:id="206" w:author="Alexander Prusevich" w:date="2022-12-15T14:56:00Z">
        <w:r w:rsidR="00341CAE">
          <w:rPr>
            <w:rFonts w:ascii="Times New Roman" w:hAnsi="Times New Roman" w:cs="Times New Roman"/>
          </w:rPr>
          <w:t xml:space="preserve">runoff of </w:t>
        </w:r>
      </w:ins>
      <w:ins w:id="207" w:author="Alexander Prusevich" w:date="2022-12-15T14:55:00Z">
        <w:r w:rsidR="00341CAE">
          <w:rPr>
            <w:rFonts w:ascii="Times New Roman" w:hAnsi="Times New Roman" w:cs="Times New Roman"/>
          </w:rPr>
          <w:t>aquifer</w:t>
        </w:r>
      </w:ins>
      <w:ins w:id="208" w:author="Alexander Prusevich" w:date="2022-12-15T14:56:00Z">
        <w:r w:rsidR="00341CAE">
          <w:rPr>
            <w:rFonts w:ascii="Times New Roman" w:hAnsi="Times New Roman" w:cs="Times New Roman"/>
          </w:rPr>
          <w:t xml:space="preserve"> water exchange with rivers</w:t>
        </w:r>
      </w:ins>
      <w:r w:rsidRPr="0069437D">
        <w:rPr>
          <w:rFonts w:ascii="Times New Roman" w:hAnsi="Times New Roman" w:cs="Times New Roman"/>
        </w:rPr>
        <w:t>:</w:t>
      </w:r>
    </w:p>
    <w:p w14:paraId="3DC6A35C" w14:textId="7D1A018C" w:rsidR="007276D0" w:rsidRDefault="00000000" w:rsidP="00C532D6">
      <w:pPr>
        <w:tabs>
          <w:tab w:val="left" w:pos="7920"/>
        </w:tabs>
        <w:rPr>
          <w:ins w:id="209" w:author="Alexander Prusevich" w:date="2022-12-15T14:57:00Z"/>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SRP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Irr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SGW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storm</m:t>
            </m:r>
          </m:sub>
        </m:sSub>
        <m:r>
          <w:ins w:id="210" w:author="Alexander Prusevich" w:date="2023-01-06T11:10:00Z">
            <w:rPr>
              <w:rFonts w:ascii="Cambria Math" w:hAnsi="Cambria Math" w:cs="Times New Roman"/>
            </w:rPr>
            <m:t>+</m:t>
          </w:ins>
        </m:r>
        <m:sSub>
          <m:sSubPr>
            <m:ctrlPr>
              <w:ins w:id="211" w:author="Alexander Prusevich" w:date="2023-01-06T11:10:00Z">
                <w:rPr>
                  <w:rFonts w:ascii="Cambria Math" w:hAnsi="Cambria Math" w:cs="Times New Roman"/>
                  <w:i/>
                </w:rPr>
              </w:ins>
            </m:ctrlPr>
          </m:sSubPr>
          <m:e>
            <m:r>
              <w:ins w:id="212" w:author="Alexander Prusevich" w:date="2023-01-06T11:10:00Z">
                <w:rPr>
                  <w:rFonts w:ascii="Cambria Math" w:hAnsi="Cambria Math" w:cs="Times New Roman"/>
                </w:rPr>
                <m:t>R</m:t>
              </w:ins>
            </m:r>
          </m:e>
          <m:sub>
            <m:r>
              <w:ins w:id="213" w:author="Alexander Prusevich" w:date="2023-01-06T11:10:00Z">
                <w:rPr>
                  <w:rFonts w:ascii="Cambria Math" w:hAnsi="Cambria Math" w:cs="Times New Roman"/>
                </w:rPr>
                <m:t>G</m:t>
              </w:ins>
            </m:r>
            <m:r>
              <w:ins w:id="214" w:author="Alexander Prusevich" w:date="2023-01-06T11:11:00Z">
                <w:rPr>
                  <w:rFonts w:ascii="Cambria Math" w:hAnsi="Cambria Math" w:cs="Times New Roman"/>
                </w:rPr>
                <m:t>lacier</m:t>
              </w:ins>
            </m:r>
          </m:sub>
        </m:sSub>
        <m:r>
          <w:ins w:id="215" w:author="Alexander Prusevich" w:date="2022-12-15T14:39:00Z">
            <w:rPr>
              <w:rFonts w:ascii="Cambria Math" w:hAnsi="Cambria Math" w:cs="Times New Roman"/>
            </w:rPr>
            <m:t xml:space="preserve">+ </m:t>
          </w:ins>
        </m:r>
        <m:sSubSup>
          <m:sSubSupPr>
            <m:ctrlPr>
              <w:ins w:id="216" w:author="Alexander Prusevich" w:date="2022-12-15T14:39:00Z">
                <w:rPr>
                  <w:rFonts w:ascii="Cambria Math" w:hAnsi="Cambria Math" w:cs="Times New Roman"/>
                  <w:i/>
                </w:rPr>
              </w:ins>
            </m:ctrlPr>
          </m:sSubSupPr>
          <m:e>
            <m:r>
              <w:ins w:id="217" w:author="Alexander Prusevich" w:date="2022-12-15T14:39:00Z">
                <w:rPr>
                  <w:rFonts w:ascii="Cambria Math" w:hAnsi="Cambria Math" w:cs="Times New Roman"/>
                </w:rPr>
                <m:t>R</m:t>
              </w:ins>
            </m:r>
          </m:e>
          <m:sub>
            <m:r>
              <w:ins w:id="218" w:author="Alexander Prusevich" w:date="2022-12-15T14:40:00Z">
                <w:rPr>
                  <w:rFonts w:ascii="Cambria Math" w:hAnsi="Cambria Math" w:cs="Times New Roman"/>
                </w:rPr>
                <m:t>aqf</m:t>
              </w:ins>
            </m:r>
          </m:sub>
          <m:sup>
            <m:r>
              <w:ins w:id="219" w:author="Alexander Prusevich" w:date="2022-12-15T14:42:00Z">
                <w:rPr>
                  <w:rFonts w:ascii="Cambria Math" w:hAnsi="Cambria Math" w:cs="Times New Roman"/>
                </w:rPr>
                <m:t>in</m:t>
              </w:ins>
            </m:r>
          </m:sup>
        </m:sSubSup>
        <m:r>
          <w:ins w:id="220" w:author="Alexander Prusevich" w:date="2022-12-15T14:41:00Z">
            <w:rPr>
              <w:rFonts w:ascii="Cambria Math" w:hAnsi="Cambria Math" w:cs="Times New Roman"/>
            </w:rPr>
            <m:t xml:space="preserve">- </m:t>
          </w:ins>
        </m:r>
        <m:sSubSup>
          <m:sSubSupPr>
            <m:ctrlPr>
              <w:ins w:id="221" w:author="Alexander Prusevich" w:date="2022-12-15T14:41:00Z">
                <w:rPr>
                  <w:rFonts w:ascii="Cambria Math" w:hAnsi="Cambria Math" w:cs="Times New Roman"/>
                  <w:i/>
                </w:rPr>
              </w:ins>
            </m:ctrlPr>
          </m:sSubSupPr>
          <m:e>
            <m:r>
              <w:ins w:id="222" w:author="Alexander Prusevich" w:date="2022-12-15T14:41:00Z">
                <w:rPr>
                  <w:rFonts w:ascii="Cambria Math" w:hAnsi="Cambria Math" w:cs="Times New Roman"/>
                </w:rPr>
                <m:t>R</m:t>
              </w:ins>
            </m:r>
          </m:e>
          <m:sub>
            <m:r>
              <w:ins w:id="223" w:author="Alexander Prusevich" w:date="2022-12-15T14:41:00Z">
                <w:rPr>
                  <w:rFonts w:ascii="Cambria Math" w:hAnsi="Cambria Math" w:cs="Times New Roman"/>
                </w:rPr>
                <m:t>aqf</m:t>
              </w:ins>
            </m:r>
          </m:sub>
          <m:sup>
            <m:r>
              <w:ins w:id="224" w:author="Alexander Prusevich" w:date="2022-12-15T14:42:00Z">
                <w:rPr>
                  <w:rFonts w:ascii="Cambria Math" w:hAnsi="Cambria Math" w:cs="Times New Roman"/>
                </w:rPr>
                <m:t>out</m:t>
              </w:ins>
            </m:r>
          </m:sup>
        </m:sSubSup>
      </m:oMath>
      <w:r w:rsidR="00C532D6">
        <w:rPr>
          <w:rFonts w:ascii="Times New Roman" w:hAnsi="Times New Roman" w:cs="Times New Roman"/>
        </w:rPr>
        <w:t xml:space="preserve"> </w:t>
      </w:r>
      <w:r w:rsidR="00883E57">
        <w:rPr>
          <w:rFonts w:ascii="Times New Roman" w:hAnsi="Times New Roman" w:cs="Times New Roman"/>
        </w:rPr>
        <w:t>[mm d</w:t>
      </w:r>
      <w:r w:rsidR="00883E57">
        <w:rPr>
          <w:rFonts w:ascii="Times New Roman" w:hAnsi="Times New Roman" w:cs="Times New Roman"/>
          <w:vertAlign w:val="superscript"/>
        </w:rPr>
        <w:t>-1</w:t>
      </w:r>
      <w:r w:rsidR="00883E57">
        <w:rPr>
          <w:rFonts w:ascii="Times New Roman" w:hAnsi="Times New Roman" w:cs="Times New Roman"/>
        </w:rPr>
        <w:t>]</w:t>
      </w:r>
      <w:r w:rsidR="00A26D3A" w:rsidRPr="0069437D">
        <w:rPr>
          <w:rFonts w:ascii="Times New Roman" w:hAnsi="Times New Roman" w:cs="Times New Roman"/>
        </w:rPr>
        <w:tab/>
        <w:t>(7.</w:t>
      </w:r>
      <w:ins w:id="225" w:author="Alexander Prusevich" w:date="2022-12-15T14:38:00Z">
        <w:r w:rsidR="00756052">
          <w:rPr>
            <w:rFonts w:ascii="Times New Roman" w:hAnsi="Times New Roman" w:cs="Times New Roman"/>
          </w:rPr>
          <w:t>7</w:t>
        </w:r>
      </w:ins>
      <w:del w:id="226" w:author="Alexander Prusevich" w:date="2022-12-15T14:38:00Z">
        <w:r w:rsidR="00A26D3A" w:rsidRPr="0069437D" w:rsidDel="00756052">
          <w:rPr>
            <w:rFonts w:ascii="Times New Roman" w:hAnsi="Times New Roman" w:cs="Times New Roman"/>
          </w:rPr>
          <w:delText>6</w:delText>
        </w:r>
      </w:del>
      <w:r w:rsidR="00A26D3A" w:rsidRPr="0069437D">
        <w:rPr>
          <w:rFonts w:ascii="Times New Roman" w:hAnsi="Times New Roman" w:cs="Times New Roman"/>
        </w:rPr>
        <w:t>-1)</w:t>
      </w:r>
    </w:p>
    <w:p w14:paraId="796A1360" w14:textId="2C46D035" w:rsidR="00341CAE" w:rsidRDefault="00341CAE">
      <w:pPr>
        <w:rPr>
          <w:rFonts w:ascii="Times New Roman" w:hAnsi="Times New Roman" w:cs="Times New Roman"/>
        </w:rPr>
      </w:pPr>
      <w:ins w:id="227" w:author="Alexander Prusevich" w:date="2022-12-15T14:57:00Z">
        <w:r>
          <w:rPr>
            <w:rFonts w:ascii="Times New Roman" w:hAnsi="Times New Roman" w:cs="Times New Roman"/>
          </w:rPr>
          <w:t>Note, total runoff can be negative in desert are</w:t>
        </w:r>
      </w:ins>
      <w:ins w:id="228" w:author="Alexander Prusevich" w:date="2022-12-15T14:58:00Z">
        <w:r>
          <w:rPr>
            <w:rFonts w:ascii="Times New Roman" w:hAnsi="Times New Roman" w:cs="Times New Roman"/>
          </w:rPr>
          <w:t>as where the first five terms in eq. 7.7-1</w:t>
        </w:r>
      </w:ins>
      <w:ins w:id="229" w:author="Alexander Prusevich" w:date="2022-12-15T15:02:00Z">
        <w:r w:rsidR="00C532D6">
          <w:rPr>
            <w:rFonts w:ascii="Times New Roman" w:hAnsi="Times New Roman" w:cs="Times New Roman"/>
          </w:rPr>
          <w:t xml:space="preserve"> are often equal to zero while the</w:t>
        </w:r>
      </w:ins>
      <w:ins w:id="230" w:author="Alexander Prusevich" w:date="2022-12-15T15:03:00Z">
        <w:r w:rsidR="00C532D6">
          <w:rPr>
            <w:rFonts w:ascii="Times New Roman" w:hAnsi="Times New Roman" w:cs="Times New Roman"/>
          </w:rPr>
          <w:t xml:space="preserve"> last term of aquifer recharge from rivers are non-zero since aquifer head depth are</w:t>
        </w:r>
      </w:ins>
      <w:ins w:id="231" w:author="Alexander Prusevich" w:date="2022-12-15T15:04:00Z">
        <w:r w:rsidR="00C532D6">
          <w:rPr>
            <w:rFonts w:ascii="Times New Roman" w:hAnsi="Times New Roman" w:cs="Times New Roman"/>
          </w:rPr>
          <w:t xml:space="preserve"> almost always negative in the dry regions</w:t>
        </w:r>
      </w:ins>
      <w:ins w:id="232" w:author="Alexander Prusevich" w:date="2022-12-15T15:19:00Z">
        <w:r w:rsidR="004E4E16">
          <w:rPr>
            <w:rFonts w:ascii="Times New Roman" w:hAnsi="Times New Roman" w:cs="Times New Roman"/>
          </w:rPr>
          <w:t xml:space="preserve"> (</w:t>
        </w:r>
        <w:commentRangeStart w:id="233"/>
        <w:r w:rsidR="004E4E16">
          <w:rPr>
            <w:rFonts w:ascii="Segoe UI" w:hAnsi="Segoe UI" w:cs="Segoe UI"/>
            <w:sz w:val="20"/>
            <w:szCs w:val="20"/>
            <w:lang w:val="en-US"/>
          </w:rPr>
          <w:t xml:space="preserve">Schreiner-McGraw and </w:t>
        </w:r>
        <w:proofErr w:type="spellStart"/>
        <w:r w:rsidR="004E4E16">
          <w:rPr>
            <w:rFonts w:ascii="Segoe UI" w:hAnsi="Segoe UI" w:cs="Segoe UI"/>
            <w:sz w:val="20"/>
            <w:szCs w:val="20"/>
            <w:lang w:val="en-US"/>
          </w:rPr>
          <w:t>Vivoni</w:t>
        </w:r>
        <w:proofErr w:type="spellEnd"/>
        <w:r w:rsidR="004E4E16">
          <w:rPr>
            <w:rFonts w:ascii="Segoe UI" w:hAnsi="Segoe UI" w:cs="Segoe UI"/>
            <w:sz w:val="20"/>
            <w:szCs w:val="20"/>
            <w:lang w:val="en-US"/>
          </w:rPr>
          <w:t xml:space="preserve"> 2017</w:t>
        </w:r>
      </w:ins>
      <w:commentRangeEnd w:id="233"/>
      <w:ins w:id="234" w:author="Alexander Prusevich" w:date="2022-12-15T15:20:00Z">
        <w:r w:rsidR="004E4E16">
          <w:rPr>
            <w:rStyle w:val="CommentReference"/>
          </w:rPr>
          <w:commentReference w:id="233"/>
        </w:r>
      </w:ins>
      <w:ins w:id="235" w:author="Alexander Prusevich" w:date="2022-12-15T15:19:00Z">
        <w:r w:rsidR="004E4E16">
          <w:rPr>
            <w:rFonts w:ascii="Times New Roman" w:hAnsi="Times New Roman" w:cs="Times New Roman"/>
          </w:rPr>
          <w:t>)</w:t>
        </w:r>
      </w:ins>
      <w:ins w:id="236" w:author="Alexander Prusevich" w:date="2022-12-15T15:04:00Z">
        <w:r w:rsidR="00C532D6">
          <w:rPr>
            <w:rFonts w:ascii="Times New Roman" w:hAnsi="Times New Roman" w:cs="Times New Roman"/>
          </w:rPr>
          <w:t xml:space="preserve">. </w:t>
        </w:r>
      </w:ins>
    </w:p>
    <w:p w14:paraId="2A7162F7" w14:textId="77777777" w:rsidR="007276D0" w:rsidRDefault="007276D0">
      <w:pPr>
        <w:rPr>
          <w:rFonts w:ascii="Times New Roman" w:hAnsi="Times New Roman" w:cs="Times New Roman"/>
        </w:rPr>
      </w:pPr>
    </w:p>
    <w:p w14:paraId="504882E7" w14:textId="5613F428" w:rsidR="007276D0" w:rsidRPr="007276D0" w:rsidRDefault="007276D0">
      <w:pPr>
        <w:rPr>
          <w:rFonts w:ascii="Times New Roman" w:hAnsi="Times New Roman" w:cs="Times New Roman"/>
          <w:b/>
          <w:bCs/>
          <w:sz w:val="28"/>
          <w:szCs w:val="28"/>
        </w:rPr>
      </w:pPr>
      <w:r w:rsidRPr="007276D0">
        <w:rPr>
          <w:rFonts w:ascii="Times New Roman" w:hAnsi="Times New Roman" w:cs="Times New Roman"/>
          <w:b/>
          <w:bCs/>
        </w:rPr>
        <w:t>References</w:t>
      </w:r>
    </w:p>
    <w:p w14:paraId="6D5606B6" w14:textId="1F60426B" w:rsidR="007276D0" w:rsidRDefault="007276D0" w:rsidP="00D231D3">
      <w:pPr>
        <w:ind w:left="360" w:hanging="360"/>
        <w:rPr>
          <w:rFonts w:ascii="Times New Roman" w:hAnsi="Times New Roman" w:cs="Times New Roman"/>
        </w:rPr>
      </w:pPr>
      <w:r w:rsidRPr="007276D0">
        <w:rPr>
          <w:rFonts w:ascii="Times New Roman" w:hAnsi="Times New Roman" w:cs="Times New Roman"/>
        </w:rPr>
        <w:t xml:space="preserve">Stewart, R. J., Wollheim, W. M., Gooseff, M. N., Briggs, M. A., Jacobs, J. M., Peterson, B. J., &amp; Hopkinson, C. S. (2011). Separation of river network–scale nitrogen removal among the main channel and two transient storage compartments. Water Resources Research, 47(1). </w:t>
      </w:r>
      <w:hyperlink r:id="rId22" w:history="1">
        <w:r w:rsidRPr="00831E50">
          <w:rPr>
            <w:rStyle w:val="Hyperlink"/>
            <w:rFonts w:ascii="Times New Roman" w:hAnsi="Times New Roman" w:cs="Times New Roman"/>
          </w:rPr>
          <w:t>https://doi.org/10.1029/2010WR009896</w:t>
        </w:r>
      </w:hyperlink>
    </w:p>
    <w:p w14:paraId="2B05CD0D" w14:textId="1193BD63" w:rsidR="007276D0" w:rsidRDefault="007276D0" w:rsidP="00D231D3">
      <w:pPr>
        <w:ind w:left="360" w:hanging="360"/>
        <w:rPr>
          <w:rFonts w:ascii="Times New Roman" w:hAnsi="Times New Roman" w:cs="Times New Roman"/>
        </w:rPr>
      </w:pPr>
      <w:r w:rsidRPr="007276D0">
        <w:rPr>
          <w:rFonts w:ascii="Times New Roman" w:hAnsi="Times New Roman" w:cs="Times New Roman"/>
        </w:rPr>
        <w:t>Wisser, D., Fekete, B. M., Vörösmarty, C. J., &amp; Schumann, A. H. (2010). Reconstructing 20th century global hydrography: a contribution to the Global Terrestrial Network- Hydrology (GTN-H). Hydrology and Earth System Sciences, 14(1), 1–24. https://doi.org/10.5194/hess-14-1-2010</w:t>
      </w:r>
    </w:p>
    <w:p w14:paraId="568A86C9" w14:textId="680909C9" w:rsidR="007276D0" w:rsidRDefault="007276D0" w:rsidP="00D231D3">
      <w:pPr>
        <w:ind w:left="360" w:hanging="360"/>
        <w:rPr>
          <w:rFonts w:ascii="Times New Roman" w:hAnsi="Times New Roman" w:cs="Times New Roman"/>
        </w:rPr>
      </w:pPr>
      <w:r w:rsidRPr="007276D0">
        <w:rPr>
          <w:rFonts w:ascii="Times New Roman" w:hAnsi="Times New Roman" w:cs="Times New Roman"/>
        </w:rPr>
        <w:t xml:space="preserve">Zuidema, S., Wollheim, W., Mineau, M. M., Green, M. B., &amp; Stewart, R. J. (2018). Controls of Chloride Loading and Impairment at the River Network Scale in New England. Journal of Environmental Quality, 47(4), 839–847. </w:t>
      </w:r>
      <w:hyperlink r:id="rId23" w:history="1">
        <w:r w:rsidRPr="00831E50">
          <w:rPr>
            <w:rStyle w:val="Hyperlink"/>
            <w:rFonts w:ascii="Times New Roman" w:hAnsi="Times New Roman" w:cs="Times New Roman"/>
          </w:rPr>
          <w:t>https://doi.org/10.2134/jeq2017.11.0418</w:t>
        </w:r>
      </w:hyperlink>
    </w:p>
    <w:p w14:paraId="3DC94833" w14:textId="61DCF732" w:rsidR="007276D0" w:rsidRDefault="007276D0" w:rsidP="00D231D3">
      <w:pPr>
        <w:ind w:left="360" w:hanging="360"/>
        <w:rPr>
          <w:rFonts w:ascii="Times New Roman" w:hAnsi="Times New Roman" w:cs="Times New Roman"/>
        </w:rPr>
      </w:pPr>
      <w:r w:rsidRPr="007276D0">
        <w:rPr>
          <w:rFonts w:ascii="Times New Roman" w:hAnsi="Times New Roman" w:cs="Times New Roman"/>
        </w:rPr>
        <w:lastRenderedPageBreak/>
        <w:t>Zuidema, S., Grogan, D., Prusevich, A., Lammers, R., Gilmore, S., &amp; Williams, P. (2020). Interplay of changing irrigation technologies and water reuse: example from the upper Snake River basin, Idaho, USA. Hydrology and Earth System Sciences, 24(11), 5231–5249. https://doi.org/10.5194/hess-24-5231-2020</w:t>
      </w:r>
    </w:p>
    <w:p w14:paraId="77F6DD27" w14:textId="77777777" w:rsidR="007276D0" w:rsidRPr="007276D0" w:rsidRDefault="007276D0">
      <w:pPr>
        <w:rPr>
          <w:rFonts w:ascii="Times New Roman" w:hAnsi="Times New Roman" w:cs="Times New Roman"/>
        </w:rPr>
      </w:pPr>
    </w:p>
    <w:p w14:paraId="10D3B678" w14:textId="77777777" w:rsidR="007276D0" w:rsidRPr="00883E57" w:rsidRDefault="007276D0">
      <w:pPr>
        <w:rPr>
          <w:rFonts w:ascii="Times New Roman" w:hAnsi="Times New Roman" w:cs="Times New Roman"/>
          <w:b/>
          <w:bCs/>
        </w:rPr>
      </w:pPr>
    </w:p>
    <w:p w14:paraId="102A49A9" w14:textId="6905EF0E" w:rsidR="00DD7549" w:rsidRPr="00883E57" w:rsidRDefault="00757A28" w:rsidP="009B0C3A">
      <w:pPr>
        <w:pStyle w:val="Normal1"/>
        <w:numPr>
          <w:ilvl w:val="0"/>
          <w:numId w:val="35"/>
        </w:numPr>
        <w:rPr>
          <w:rFonts w:ascii="Times New Roman" w:hAnsi="Times New Roman" w:cs="Times New Roman"/>
          <w:b/>
          <w:sz w:val="28"/>
          <w:szCs w:val="28"/>
        </w:rPr>
      </w:pPr>
      <w:r w:rsidRPr="00883E57">
        <w:rPr>
          <w:rFonts w:ascii="Times New Roman" w:hAnsi="Times New Roman" w:cs="Times New Roman"/>
          <w:b/>
          <w:sz w:val="28"/>
          <w:szCs w:val="28"/>
        </w:rPr>
        <w:t>River routing</w:t>
      </w:r>
    </w:p>
    <w:p w14:paraId="23B0E2D9" w14:textId="0BF05EFA" w:rsidR="00883E57" w:rsidRDefault="00883E57" w:rsidP="00D231D3">
      <w:pPr>
        <w:pStyle w:val="Normal1"/>
        <w:rPr>
          <w:rFonts w:ascii="Times New Roman" w:hAnsi="Times New Roman" w:cs="Times New Roman"/>
          <w:bCs/>
        </w:rPr>
      </w:pPr>
      <w:r w:rsidRPr="00883E57">
        <w:rPr>
          <w:rFonts w:ascii="Times New Roman" w:hAnsi="Times New Roman" w:cs="Times New Roman"/>
          <w:bCs/>
        </w:rPr>
        <w:t xml:space="preserve">WBM </w:t>
      </w:r>
      <w:r>
        <w:rPr>
          <w:rFonts w:ascii="Times New Roman" w:hAnsi="Times New Roman" w:cs="Times New Roman"/>
          <w:bCs/>
        </w:rPr>
        <w:t>has three options for calculating hydrologic routing of water through a river network.  The river network is represented as a 1-dimensional cell-table (directed graph) where each subsequent entry is guaranteed t</w:t>
      </w:r>
      <w:r w:rsidR="00D231D3">
        <w:rPr>
          <w:rFonts w:ascii="Times New Roman" w:hAnsi="Times New Roman" w:cs="Times New Roman"/>
          <w:bCs/>
        </w:rPr>
        <w:t>o be on a separate flow-path,</w:t>
      </w:r>
      <w:r w:rsidR="00C075F3">
        <w:rPr>
          <w:rFonts w:ascii="Times New Roman" w:hAnsi="Times New Roman" w:cs="Times New Roman"/>
          <w:bCs/>
        </w:rPr>
        <w:t xml:space="preserve"> </w:t>
      </w:r>
      <w:r w:rsidR="00D231D3">
        <w:rPr>
          <w:rFonts w:ascii="Times New Roman" w:hAnsi="Times New Roman" w:cs="Times New Roman"/>
          <w:bCs/>
        </w:rPr>
        <w:t xml:space="preserve">or is downstream of all preceding entries.  WBM checks for circularity in the river network and is prevented from running if found.  </w:t>
      </w:r>
    </w:p>
    <w:p w14:paraId="69A48A4B" w14:textId="77777777" w:rsidR="00D231D3" w:rsidRDefault="00D231D3" w:rsidP="00883E57">
      <w:pPr>
        <w:pStyle w:val="Normal1"/>
        <w:rPr>
          <w:rFonts w:ascii="Times New Roman" w:hAnsi="Times New Roman" w:cs="Times New Roman"/>
          <w:bCs/>
        </w:rPr>
      </w:pPr>
    </w:p>
    <w:p w14:paraId="2BC6FD1E" w14:textId="4EBD321C" w:rsidR="00D231D3" w:rsidRPr="00D231D3" w:rsidRDefault="00D231D3" w:rsidP="00D231D3">
      <w:pPr>
        <w:pStyle w:val="Normal1"/>
        <w:numPr>
          <w:ilvl w:val="1"/>
          <w:numId w:val="35"/>
        </w:numPr>
        <w:rPr>
          <w:rFonts w:ascii="Times New Roman" w:hAnsi="Times New Roman" w:cs="Times New Roman"/>
          <w:b/>
          <w:sz w:val="24"/>
          <w:szCs w:val="24"/>
        </w:rPr>
      </w:pPr>
      <w:r w:rsidRPr="00D231D3">
        <w:rPr>
          <w:rFonts w:ascii="Times New Roman" w:hAnsi="Times New Roman" w:cs="Times New Roman"/>
          <w:b/>
          <w:sz w:val="24"/>
          <w:szCs w:val="24"/>
        </w:rPr>
        <w:t>Hydraulic geometry</w:t>
      </w:r>
    </w:p>
    <w:p w14:paraId="774A5399" w14:textId="77777777" w:rsidR="00D231D3" w:rsidRPr="00D231D3" w:rsidRDefault="00D231D3" w:rsidP="00D231D3">
      <w:pPr>
        <w:rPr>
          <w:rFonts w:ascii="Times New Roman" w:hAnsi="Times New Roman" w:cs="Times New Roman"/>
          <w:color w:val="000000"/>
        </w:rPr>
      </w:pPr>
      <w:r w:rsidRPr="00D231D3">
        <w:rPr>
          <w:rFonts w:ascii="Times New Roman" w:hAnsi="Times New Roman" w:cs="Times New Roman"/>
          <w:bCs/>
        </w:rPr>
        <w:t xml:space="preserve">Related to routing are a series of properties that describe the hydraulic geometry of stream channels.  </w:t>
      </w:r>
      <w:r w:rsidRPr="00D231D3">
        <w:rPr>
          <w:rFonts w:ascii="Times New Roman" w:hAnsi="Times New Roman" w:cs="Times New Roman"/>
          <w:color w:val="000000"/>
        </w:rPr>
        <w:t>WBM incorporates both downstream and at-a-station stream geometry relationship assumptions to calculate river width, depth, and velocity from discharge.  WBM assumes that each grid cell has a single representative stream reach and calculates a rolling average of annual mean discharge for each reach in a simulation over the previous five-years of a simulation.  The long-term mean discharge, </w:t>
      </w:r>
      <m:oMath>
        <m:acc>
          <m:accPr>
            <m:chr m:val="̅"/>
            <m:ctrlPr>
              <w:rPr>
                <w:rFonts w:ascii="Cambria Math" w:hAnsi="Cambria Math" w:cs="Times New Roman"/>
                <w:i/>
                <w:color w:val="000000"/>
              </w:rPr>
            </m:ctrlPr>
          </m:accPr>
          <m:e>
            <m:r>
              <w:rPr>
                <w:rFonts w:ascii="Cambria Math" w:hAnsi="Cambria Math" w:cs="Times New Roman"/>
                <w:color w:val="000000"/>
              </w:rPr>
              <m:t>Q</m:t>
            </m:r>
          </m:e>
        </m:acc>
      </m:oMath>
      <w:r w:rsidRPr="00D231D3">
        <w:rPr>
          <w:rFonts w:ascii="Times New Roman" w:hAnsi="Times New Roman" w:cs="Times New Roman"/>
          <w:color w:val="000000"/>
        </w:rPr>
        <w:t>, [m</w:t>
      </w:r>
      <w:r w:rsidRPr="00D231D3">
        <w:rPr>
          <w:rFonts w:ascii="Times New Roman" w:hAnsi="Times New Roman" w:cs="Times New Roman"/>
          <w:color w:val="000000"/>
          <w:vertAlign w:val="superscript"/>
        </w:rPr>
        <w:t>3</w:t>
      </w:r>
      <w:r w:rsidRPr="00D231D3">
        <w:rPr>
          <w:rFonts w:ascii="Times New Roman" w:hAnsi="Times New Roman" w:cs="Times New Roman"/>
          <w:color w:val="000000"/>
        </w:rPr>
        <w:t xml:space="preserve">/s] is then used to estimate the long-term mean depth, </w:t>
      </w:r>
      <m:oMath>
        <m:acc>
          <m:accPr>
            <m:chr m:val="̅"/>
            <m:ctrlPr>
              <w:rPr>
                <w:rFonts w:ascii="Cambria Math" w:hAnsi="Cambria Math" w:cs="Times New Roman"/>
                <w:i/>
                <w:color w:val="000000"/>
              </w:rPr>
            </m:ctrlPr>
          </m:accPr>
          <m:e>
            <m:r>
              <w:rPr>
                <w:rFonts w:ascii="Cambria Math" w:hAnsi="Cambria Math" w:cs="Times New Roman"/>
                <w:color w:val="000000"/>
              </w:rPr>
              <m:t>z</m:t>
            </m:r>
          </m:e>
        </m:acc>
      </m:oMath>
      <w:r w:rsidRPr="00D231D3">
        <w:rPr>
          <w:rFonts w:ascii="Times New Roman" w:hAnsi="Times New Roman" w:cs="Times New Roman"/>
          <w:color w:val="000000"/>
        </w:rPr>
        <w:t xml:space="preserve">, [m], width, </w:t>
      </w:r>
      <m:oMath>
        <m:acc>
          <m:accPr>
            <m:chr m:val="̅"/>
            <m:ctrlPr>
              <w:rPr>
                <w:rFonts w:ascii="Cambria Math" w:hAnsi="Cambria Math" w:cs="Times New Roman"/>
                <w:i/>
                <w:color w:val="000000"/>
              </w:rPr>
            </m:ctrlPr>
          </m:accPr>
          <m:e>
            <m:r>
              <w:rPr>
                <w:rFonts w:ascii="Cambria Math" w:hAnsi="Cambria Math" w:cs="Times New Roman"/>
                <w:color w:val="000000"/>
              </w:rPr>
              <m:t>y</m:t>
            </m:r>
          </m:e>
        </m:acc>
        <m:r>
          <w:rPr>
            <w:rFonts w:ascii="Cambria Math" w:hAnsi="Cambria Math" w:cs="Times New Roman"/>
            <w:color w:val="000000"/>
          </w:rPr>
          <m:t xml:space="preserve">, </m:t>
        </m:r>
      </m:oMath>
      <w:r w:rsidRPr="00D231D3">
        <w:rPr>
          <w:rFonts w:ascii="Times New Roman" w:hAnsi="Times New Roman" w:cs="Times New Roman"/>
          <w:color w:val="000000"/>
        </w:rPr>
        <w:t xml:space="preserve"> [m], and velocity, </w:t>
      </w:r>
      <m:oMath>
        <m:acc>
          <m:accPr>
            <m:chr m:val="̅"/>
            <m:ctrlPr>
              <w:rPr>
                <w:rFonts w:ascii="Cambria Math" w:hAnsi="Cambria Math" w:cs="Times New Roman"/>
                <w:i/>
                <w:color w:val="000000"/>
              </w:rPr>
            </m:ctrlPr>
          </m:accPr>
          <m:e>
            <m:r>
              <w:rPr>
                <w:rFonts w:ascii="Cambria Math" w:hAnsi="Cambria Math" w:cs="Times New Roman"/>
                <w:color w:val="000000"/>
              </w:rPr>
              <m:t>u,</m:t>
            </m:r>
          </m:e>
        </m:acc>
      </m:oMath>
      <w:r w:rsidRPr="00D231D3">
        <w:rPr>
          <w:rFonts w:ascii="Times New Roman" w:hAnsi="Times New Roman" w:cs="Times New Roman"/>
          <w:color w:val="000000"/>
        </w:rPr>
        <w:t xml:space="preserve"> [m/s] using down-stream hydraulic geometry relations and scalers from </w:t>
      </w:r>
      <w:r w:rsidRPr="00D231D3">
        <w:rPr>
          <w:rFonts w:ascii="Times New Roman" w:hAnsi="Times New Roman" w:cs="Times New Roman"/>
          <w:color w:val="000000"/>
        </w:rPr>
        <w:fldChar w:fldCharType="begin"/>
      </w:r>
      <w:r w:rsidRPr="00D231D3">
        <w:rPr>
          <w:rFonts w:ascii="Times New Roman" w:hAnsi="Times New Roman" w:cs="Times New Roman"/>
          <w:color w:val="000000"/>
        </w:rPr>
        <w:instrText xml:space="preserve"> ADDIN ZOTERO_ITEM CSL_CITATION {"citationID":"9rHPgdpZ","properties":{"formattedCitation":"(Park, 1977)","plainCitation":"(Park, 1977)","noteIndex":0},"citationItems":[{"id":1067,"uris":["http://zotero.org/users/local/ICiTRsT1/items/FHIY54FT"],"uri":["http://zotero.org/users/local/ICiTRsT1/items/FHIY54FT"],"itemData":{"id":1067,"type":"article-journal","abstract":"Park, C.C., 1977. World-wide variations in hydraulic geometry exponents of stream channels: an analysis and some observations. J. Hydrol., 33: 133--146.","container-title":"Journal of Hydrology","DOI":"10.1016/0022-1694(77)90103-2","ISSN":"00221694","issue":"1-2","journalAbbreviation":"Journal of Hydrology","language":"en","page":"133-146","source":"DOI.org (Crossref)","title":"World-wide variations in hydraulic geometry exponents of stream channels: An analysis and some observations","title-short":"World-wide variations in hydraulic geometry exponents of stream channels","volume":"33","author":[{"family":"Park","given":"Chris C."}],"issued":{"date-parts":[["1977",3]]}}}],"schema":"https://github.com/citation-style-language/schema/raw/master/csl-citation.json"} </w:instrText>
      </w:r>
      <w:r w:rsidRPr="00D231D3">
        <w:rPr>
          <w:rFonts w:ascii="Times New Roman" w:hAnsi="Times New Roman" w:cs="Times New Roman"/>
          <w:color w:val="000000"/>
        </w:rPr>
        <w:fldChar w:fldCharType="separate"/>
      </w:r>
      <w:r w:rsidRPr="00D231D3">
        <w:rPr>
          <w:rFonts w:ascii="Times New Roman" w:hAnsi="Times New Roman" w:cs="Times New Roman"/>
          <w:noProof/>
          <w:color w:val="000000"/>
        </w:rPr>
        <w:t>(Park, 1977)</w:t>
      </w:r>
      <w:r w:rsidRPr="00D231D3">
        <w:rPr>
          <w:rFonts w:ascii="Times New Roman" w:hAnsi="Times New Roman" w:cs="Times New Roman"/>
          <w:color w:val="000000"/>
        </w:rPr>
        <w:fldChar w:fldCharType="end"/>
      </w:r>
      <w:r w:rsidRPr="00D231D3">
        <w:rPr>
          <w:rFonts w:ascii="Times New Roman" w:hAnsi="Times New Roman" w:cs="Times New Roman"/>
          <w:color w:val="000000"/>
        </w:rPr>
        <w:t>:</w:t>
      </w:r>
    </w:p>
    <w:p w14:paraId="7976130F" w14:textId="77777777" w:rsidR="00D231D3" w:rsidRPr="00D231D3" w:rsidRDefault="00000000" w:rsidP="00D231D3">
      <w:pPr>
        <w:jc w:val="both"/>
        <w:rPr>
          <w:rFonts w:ascii="Times New Roman" w:hAnsi="Times New Roman" w:cs="Times New Roman"/>
          <w:color w:val="000000"/>
        </w:rPr>
      </w:pPr>
      <m:oMathPara>
        <m:oMathParaPr>
          <m:jc m:val="left"/>
        </m:oMathParaPr>
        <m:oMath>
          <m:acc>
            <m:accPr>
              <m:chr m:val="̅"/>
              <m:ctrlPr>
                <w:rPr>
                  <w:rFonts w:ascii="Cambria Math" w:hAnsi="Cambria Math" w:cs="Times New Roman"/>
                  <w:i/>
                  <w:color w:val="000000"/>
                </w:rPr>
              </m:ctrlPr>
            </m:accPr>
            <m:e>
              <m:r>
                <w:rPr>
                  <w:rFonts w:ascii="Cambria Math" w:hAnsi="Cambria Math" w:cs="Times New Roman"/>
                  <w:color w:val="000000"/>
                </w:rPr>
                <m:t>z</m:t>
              </m:r>
            </m:e>
          </m:acc>
          <m:r>
            <w:rPr>
              <w:rFonts w:ascii="Cambria Math" w:hAnsi="Cambria Math" w:cs="Times New Roman"/>
              <w:color w:val="000000"/>
            </w:rPr>
            <m:t>=η</m:t>
          </m:r>
          <m:sSup>
            <m:sSupPr>
              <m:ctrlPr>
                <w:rPr>
                  <w:rFonts w:ascii="Cambria Math" w:hAnsi="Cambria Math" w:cs="Times New Roman"/>
                  <w:i/>
                  <w:color w:val="000000"/>
                </w:rPr>
              </m:ctrlPr>
            </m:sSupPr>
            <m:e>
              <m:acc>
                <m:accPr>
                  <m:chr m:val="̅"/>
                  <m:ctrlPr>
                    <w:rPr>
                      <w:rFonts w:ascii="Cambria Math" w:hAnsi="Cambria Math" w:cs="Times New Roman"/>
                      <w:i/>
                      <w:color w:val="000000"/>
                    </w:rPr>
                  </m:ctrlPr>
                </m:accPr>
                <m:e>
                  <m:r>
                    <w:rPr>
                      <w:rFonts w:ascii="Cambria Math" w:hAnsi="Cambria Math" w:cs="Times New Roman"/>
                      <w:color w:val="000000"/>
                    </w:rPr>
                    <m:t>Q</m:t>
                  </m:r>
                </m:e>
              </m:acc>
            </m:e>
            <m:sup>
              <m:r>
                <w:rPr>
                  <w:rFonts w:ascii="Cambria Math" w:hAnsi="Cambria Math" w:cs="Times New Roman"/>
                  <w:color w:val="000000"/>
                </w:rPr>
                <m:t>ν</m:t>
              </m:r>
            </m:sup>
          </m:sSup>
        </m:oMath>
      </m:oMathPara>
    </w:p>
    <w:p w14:paraId="41C617AB" w14:textId="77777777" w:rsidR="00D231D3" w:rsidRPr="00D231D3" w:rsidRDefault="00000000" w:rsidP="00D231D3">
      <w:pPr>
        <w:jc w:val="both"/>
        <w:rPr>
          <w:rFonts w:ascii="Times New Roman" w:hAnsi="Times New Roman" w:cs="Times New Roman"/>
          <w:color w:val="000000"/>
        </w:rPr>
      </w:pPr>
      <m:oMathPara>
        <m:oMathParaPr>
          <m:jc m:val="left"/>
        </m:oMathParaPr>
        <m:oMath>
          <m:acc>
            <m:accPr>
              <m:chr m:val="̅"/>
              <m:ctrlPr>
                <w:rPr>
                  <w:rFonts w:ascii="Cambria Math" w:hAnsi="Cambria Math" w:cs="Times New Roman"/>
                  <w:i/>
                  <w:color w:val="000000"/>
                </w:rPr>
              </m:ctrlPr>
            </m:accPr>
            <m:e>
              <m:r>
                <w:rPr>
                  <w:rFonts w:ascii="Cambria Math" w:hAnsi="Cambria Math" w:cs="Times New Roman"/>
                  <w:color w:val="000000"/>
                </w:rPr>
                <m:t>y</m:t>
              </m:r>
            </m:e>
          </m:acc>
          <m:r>
            <w:rPr>
              <w:rFonts w:ascii="Cambria Math" w:hAnsi="Cambria Math" w:cs="Times New Roman"/>
              <w:color w:val="000000"/>
            </w:rPr>
            <m:t>=τ</m:t>
          </m:r>
          <m:sSup>
            <m:sSupPr>
              <m:ctrlPr>
                <w:rPr>
                  <w:rFonts w:ascii="Cambria Math" w:hAnsi="Cambria Math" w:cs="Times New Roman"/>
                  <w:i/>
                  <w:color w:val="000000"/>
                </w:rPr>
              </m:ctrlPr>
            </m:sSupPr>
            <m:e>
              <m:acc>
                <m:accPr>
                  <m:chr m:val="̅"/>
                  <m:ctrlPr>
                    <w:rPr>
                      <w:rFonts w:ascii="Cambria Math" w:hAnsi="Cambria Math" w:cs="Times New Roman"/>
                      <w:i/>
                      <w:color w:val="000000"/>
                    </w:rPr>
                  </m:ctrlPr>
                </m:accPr>
                <m:e>
                  <m:r>
                    <w:rPr>
                      <w:rFonts w:ascii="Cambria Math" w:hAnsi="Cambria Math" w:cs="Times New Roman"/>
                      <w:color w:val="000000"/>
                    </w:rPr>
                    <m:t>Q</m:t>
                  </m:r>
                </m:e>
              </m:acc>
            </m:e>
            <m:sup>
              <m:r>
                <w:rPr>
                  <w:rFonts w:ascii="Cambria Math" w:hAnsi="Cambria Math" w:cs="Times New Roman"/>
                  <w:color w:val="000000"/>
                </w:rPr>
                <m:t>ϕ</m:t>
              </m:r>
            </m:sup>
          </m:sSup>
        </m:oMath>
      </m:oMathPara>
    </w:p>
    <w:p w14:paraId="6786C047" w14:textId="77777777" w:rsidR="00D231D3" w:rsidRPr="00D231D3" w:rsidRDefault="00000000" w:rsidP="00D231D3">
      <w:pPr>
        <w:jc w:val="both"/>
        <w:rPr>
          <w:rFonts w:ascii="Times New Roman" w:hAnsi="Times New Roman" w:cs="Times New Roman"/>
          <w:color w:val="000000"/>
        </w:rPr>
      </w:pPr>
      <m:oMathPara>
        <m:oMathParaPr>
          <m:jc m:val="left"/>
        </m:oMathParaPr>
        <m:oMath>
          <m:acc>
            <m:accPr>
              <m:chr m:val="̅"/>
              <m:ctrlPr>
                <w:rPr>
                  <w:rFonts w:ascii="Cambria Math" w:hAnsi="Cambria Math" w:cs="Times New Roman"/>
                  <w:i/>
                  <w:color w:val="000000"/>
                </w:rPr>
              </m:ctrlPr>
            </m:accPr>
            <m:e>
              <m:r>
                <w:rPr>
                  <w:rFonts w:ascii="Cambria Math" w:hAnsi="Cambria Math" w:cs="Times New Roman"/>
                  <w:color w:val="000000"/>
                </w:rPr>
                <m:t>u</m:t>
              </m:r>
            </m:e>
          </m:acc>
          <m:r>
            <w:rPr>
              <w:rFonts w:ascii="Cambria Math" w:hAnsi="Cambria Math" w:cs="Times New Roman"/>
              <w:color w:val="000000"/>
            </w:rPr>
            <m:t>=δ</m:t>
          </m:r>
          <m:sSup>
            <m:sSupPr>
              <m:ctrlPr>
                <w:rPr>
                  <w:rFonts w:ascii="Cambria Math" w:hAnsi="Cambria Math" w:cs="Times New Roman"/>
                  <w:i/>
                  <w:color w:val="000000"/>
                </w:rPr>
              </m:ctrlPr>
            </m:sSupPr>
            <m:e>
              <m:acc>
                <m:accPr>
                  <m:chr m:val="̅"/>
                  <m:ctrlPr>
                    <w:rPr>
                      <w:rFonts w:ascii="Cambria Math" w:hAnsi="Cambria Math" w:cs="Times New Roman"/>
                      <w:i/>
                      <w:color w:val="000000"/>
                    </w:rPr>
                  </m:ctrlPr>
                </m:accPr>
                <m:e>
                  <m:r>
                    <w:rPr>
                      <w:rFonts w:ascii="Cambria Math" w:hAnsi="Cambria Math" w:cs="Times New Roman"/>
                      <w:color w:val="000000"/>
                    </w:rPr>
                    <m:t>Q</m:t>
                  </m:r>
                </m:e>
              </m:acc>
            </m:e>
            <m:sup>
              <m:r>
                <w:rPr>
                  <w:rFonts w:ascii="Cambria Math" w:hAnsi="Cambria Math" w:cs="Times New Roman"/>
                  <w:color w:val="000000"/>
                </w:rPr>
                <m:t>ϵ</m:t>
              </m:r>
            </m:sup>
          </m:sSup>
        </m:oMath>
      </m:oMathPara>
    </w:p>
    <w:p w14:paraId="378B56BC" w14:textId="77777777" w:rsidR="00D231D3" w:rsidRPr="00D231D3" w:rsidRDefault="00D231D3" w:rsidP="00D231D3">
      <w:pPr>
        <w:jc w:val="both"/>
        <w:rPr>
          <w:rFonts w:ascii="Times New Roman" w:hAnsi="Times New Roman" w:cs="Times New Roman"/>
          <w:color w:val="000000"/>
        </w:rPr>
      </w:pPr>
      <w:r w:rsidRPr="00D231D3">
        <w:rPr>
          <w:rFonts w:ascii="Times New Roman" w:hAnsi="Times New Roman" w:cs="Times New Roman"/>
          <w:color w:val="000000"/>
        </w:rPr>
        <w:t>Instantaneous estimates of the three variables (</w:t>
      </w:r>
      <m:oMath>
        <m:r>
          <w:rPr>
            <w:rFonts w:ascii="Cambria Math" w:hAnsi="Cambria Math" w:cs="Times New Roman"/>
            <w:color w:val="000000"/>
          </w:rPr>
          <m:t>z</m:t>
        </m:r>
      </m:oMath>
      <w:r w:rsidRPr="00D231D3">
        <w:rPr>
          <w:rFonts w:ascii="Times New Roman" w:hAnsi="Times New Roman" w:cs="Times New Roman"/>
          <w:color w:val="000000"/>
        </w:rPr>
        <w:t xml:space="preserve"> [m], </w:t>
      </w:r>
      <m:oMath>
        <m:r>
          <w:rPr>
            <w:rFonts w:ascii="Cambria Math" w:hAnsi="Cambria Math" w:cs="Times New Roman"/>
            <w:color w:val="000000"/>
          </w:rPr>
          <m:t>y</m:t>
        </m:r>
      </m:oMath>
      <w:r w:rsidRPr="00D231D3">
        <w:rPr>
          <w:rFonts w:ascii="Times New Roman" w:hAnsi="Times New Roman" w:cs="Times New Roman"/>
          <w:color w:val="000000"/>
        </w:rPr>
        <w:t xml:space="preserve"> [m], and </w:t>
      </w:r>
      <m:oMath>
        <m:r>
          <w:rPr>
            <w:rFonts w:ascii="Cambria Math" w:hAnsi="Cambria Math" w:cs="Times New Roman"/>
            <w:color w:val="000000"/>
          </w:rPr>
          <m:t>u</m:t>
        </m:r>
      </m:oMath>
      <w:r w:rsidRPr="00D231D3">
        <w:rPr>
          <w:rFonts w:ascii="Times New Roman" w:hAnsi="Times New Roman" w:cs="Times New Roman"/>
          <w:color w:val="000000"/>
        </w:rPr>
        <w:t xml:space="preserve"> [m/s] for depth, width and velocity, respectively) are given as functions of instantaneous </w:t>
      </w:r>
      <m:oMath>
        <m:r>
          <w:rPr>
            <w:rFonts w:ascii="Cambria Math" w:hAnsi="Cambria Math" w:cs="Times New Roman"/>
            <w:color w:val="000000"/>
          </w:rPr>
          <m:t>Q</m:t>
        </m:r>
      </m:oMath>
      <w:r w:rsidRPr="00D231D3">
        <w:rPr>
          <w:rFonts w:ascii="Times New Roman" w:hAnsi="Times New Roman" w:cs="Times New Roman"/>
          <w:color w:val="000000"/>
        </w:rPr>
        <w:t xml:space="preserve"> [m</w:t>
      </w:r>
      <w:r w:rsidRPr="00D231D3">
        <w:rPr>
          <w:rFonts w:ascii="Times New Roman" w:hAnsi="Times New Roman" w:cs="Times New Roman"/>
          <w:color w:val="000000"/>
          <w:vertAlign w:val="superscript"/>
        </w:rPr>
        <w:t>3</w:t>
      </w:r>
      <w:r w:rsidRPr="00D231D3">
        <w:rPr>
          <w:rFonts w:ascii="Times New Roman" w:hAnsi="Times New Roman" w:cs="Times New Roman"/>
          <w:color w:val="000000"/>
        </w:rPr>
        <w:t xml:space="preserve">/s] and mean discharge </w:t>
      </w:r>
      <m:oMath>
        <m:acc>
          <m:accPr>
            <m:chr m:val="̅"/>
            <m:ctrlPr>
              <w:rPr>
                <w:rFonts w:ascii="Cambria Math" w:hAnsi="Cambria Math" w:cs="Times New Roman"/>
                <w:i/>
                <w:color w:val="000000"/>
              </w:rPr>
            </m:ctrlPr>
          </m:accPr>
          <m:e>
            <m:r>
              <w:rPr>
                <w:rFonts w:ascii="Cambria Math" w:hAnsi="Cambria Math" w:cs="Times New Roman"/>
                <w:color w:val="000000"/>
              </w:rPr>
              <m:t>Q</m:t>
            </m:r>
          </m:e>
        </m:acc>
      </m:oMath>
      <w:r w:rsidRPr="00D231D3">
        <w:rPr>
          <w:rFonts w:ascii="Times New Roman" w:hAnsi="Times New Roman" w:cs="Times New Roman"/>
          <w:color w:val="000000"/>
        </w:rPr>
        <w:t xml:space="preserve"> [m</w:t>
      </w:r>
      <w:r w:rsidRPr="00D231D3">
        <w:rPr>
          <w:rFonts w:ascii="Times New Roman" w:hAnsi="Times New Roman" w:cs="Times New Roman"/>
          <w:color w:val="000000"/>
          <w:vertAlign w:val="superscript"/>
        </w:rPr>
        <w:t>3</w:t>
      </w:r>
      <w:r w:rsidRPr="00D231D3">
        <w:rPr>
          <w:rFonts w:ascii="Times New Roman" w:hAnsi="Times New Roman" w:cs="Times New Roman"/>
          <w:color w:val="000000"/>
        </w:rPr>
        <w:t xml:space="preserve">/s], scaled by appropriate at-a-station hydraulic geometry exponents </w:t>
      </w:r>
      <w:r w:rsidRPr="00D231D3">
        <w:rPr>
          <w:rFonts w:ascii="Times New Roman" w:hAnsi="Times New Roman" w:cs="Times New Roman"/>
          <w:color w:val="000000"/>
        </w:rPr>
        <w:fldChar w:fldCharType="begin"/>
      </w:r>
      <w:r w:rsidRPr="00D231D3">
        <w:rPr>
          <w:rFonts w:ascii="Times New Roman" w:hAnsi="Times New Roman" w:cs="Times New Roman"/>
          <w:color w:val="000000"/>
        </w:rPr>
        <w:instrText xml:space="preserve"> ADDIN ZOTERO_ITEM CSL_CITATION {"citationID":"EWgvWAB9","properties":{"formattedCitation":"(S.L. Dingman, 2009)","plainCitation":"(S.L. Dingman, 2009)","noteIndex":0},"citationItems":[{"id":"LrRnddXb/SQfJ07yi","uris":["http://zotero.org/users/492362/items/D6RTNHRZ"],"uri":["http://zotero.org/users/492362/items/D6RTNHRZ"],"itemData":{"id":745,"type":"book","event-place":"New York, NY","number-of-pages":"559","publisher":"Oxford University Press","publisher-place":"New York, NY","title":"Fluvial Hydraulics","author":[{"family":"Dingman","given":"S.L."}],"issued":{"date-parts":[["2009"]]}}}],"schema":"https://github.com/citation-style-language/schema/raw/master/csl-citation.json"} </w:instrText>
      </w:r>
      <w:r w:rsidRPr="00D231D3">
        <w:rPr>
          <w:rFonts w:ascii="Times New Roman" w:hAnsi="Times New Roman" w:cs="Times New Roman"/>
          <w:color w:val="000000"/>
        </w:rPr>
        <w:fldChar w:fldCharType="separate"/>
      </w:r>
      <w:r w:rsidRPr="00D231D3">
        <w:rPr>
          <w:rFonts w:ascii="Times New Roman" w:hAnsi="Times New Roman" w:cs="Times New Roman"/>
        </w:rPr>
        <w:t>(S.L. Dingman, 2009)</w:t>
      </w:r>
      <w:r w:rsidRPr="00D231D3">
        <w:rPr>
          <w:rFonts w:ascii="Times New Roman" w:hAnsi="Times New Roman" w:cs="Times New Roman"/>
          <w:color w:val="000000"/>
        </w:rPr>
        <w:fldChar w:fldCharType="end"/>
      </w:r>
      <w:r w:rsidRPr="00D231D3">
        <w:rPr>
          <w:rFonts w:ascii="Times New Roman" w:hAnsi="Times New Roman" w:cs="Times New Roman"/>
          <w:color w:val="000000"/>
        </w:rPr>
        <w:t>.</w:t>
      </w:r>
    </w:p>
    <w:p w14:paraId="778B3632" w14:textId="77777777" w:rsidR="00D231D3" w:rsidRPr="00D231D3" w:rsidRDefault="00D231D3" w:rsidP="00D231D3">
      <w:pPr>
        <w:jc w:val="both"/>
        <w:rPr>
          <w:rFonts w:ascii="Times New Roman" w:hAnsi="Times New Roman" w:cs="Times New Roman"/>
          <w:color w:val="000000"/>
        </w:rPr>
      </w:pPr>
      <m:oMathPara>
        <m:oMathParaPr>
          <m:jc m:val="left"/>
        </m:oMathParaPr>
        <m:oMath>
          <m:r>
            <w:rPr>
              <w:rFonts w:ascii="Cambria Math" w:hAnsi="Cambria Math" w:cs="Times New Roman"/>
              <w:color w:val="000000"/>
            </w:rPr>
            <m:t>z=</m:t>
          </m:r>
          <m:acc>
            <m:accPr>
              <m:chr m:val="̅"/>
              <m:ctrlPr>
                <w:rPr>
                  <w:rFonts w:ascii="Cambria Math" w:hAnsi="Cambria Math" w:cs="Times New Roman"/>
                  <w:i/>
                  <w:color w:val="000000"/>
                </w:rPr>
              </m:ctrlPr>
            </m:accPr>
            <m:e>
              <m:r>
                <w:rPr>
                  <w:rFonts w:ascii="Cambria Math" w:hAnsi="Cambria Math" w:cs="Times New Roman"/>
                  <w:color w:val="000000"/>
                </w:rPr>
                <m:t>z</m:t>
              </m:r>
            </m:e>
          </m:acc>
          <m:sSup>
            <m:sSupPr>
              <m:ctrlPr>
                <w:rPr>
                  <w:rFonts w:ascii="Cambria Math" w:hAnsi="Cambria Math" w:cs="Times New Roman"/>
                  <w:i/>
                  <w:color w:val="000000"/>
                </w:rPr>
              </m:ctrlPr>
            </m:sSupPr>
            <m:e>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Q</m:t>
                      </m:r>
                    </m:num>
                    <m:den>
                      <m:acc>
                        <m:accPr>
                          <m:chr m:val="̅"/>
                          <m:ctrlPr>
                            <w:rPr>
                              <w:rFonts w:ascii="Cambria Math" w:hAnsi="Cambria Math" w:cs="Times New Roman"/>
                              <w:i/>
                              <w:color w:val="000000"/>
                            </w:rPr>
                          </m:ctrlPr>
                        </m:accPr>
                        <m:e>
                          <m:r>
                            <w:rPr>
                              <w:rFonts w:ascii="Cambria Math" w:hAnsi="Cambria Math" w:cs="Times New Roman"/>
                              <w:color w:val="000000"/>
                            </w:rPr>
                            <m:t>Q</m:t>
                          </m:r>
                        </m:e>
                      </m:acc>
                    </m:den>
                  </m:f>
                </m:e>
              </m:d>
            </m:e>
            <m:sup>
              <m:r>
                <w:rPr>
                  <w:rFonts w:ascii="Cambria Math" w:hAnsi="Cambria Math" w:cs="Times New Roman"/>
                  <w:color w:val="000000"/>
                </w:rPr>
                <m:t>f</m:t>
              </m:r>
            </m:sup>
          </m:sSup>
        </m:oMath>
      </m:oMathPara>
    </w:p>
    <w:p w14:paraId="32AB1C71" w14:textId="77777777" w:rsidR="00D231D3" w:rsidRPr="00D231D3" w:rsidRDefault="00D231D3" w:rsidP="00D231D3">
      <w:pPr>
        <w:jc w:val="both"/>
        <w:rPr>
          <w:rFonts w:ascii="Times New Roman" w:hAnsi="Times New Roman" w:cs="Times New Roman"/>
          <w:color w:val="000000"/>
        </w:rPr>
      </w:pPr>
      <m:oMathPara>
        <m:oMathParaPr>
          <m:jc m:val="left"/>
        </m:oMathParaPr>
        <m:oMath>
          <m:r>
            <w:rPr>
              <w:rFonts w:ascii="Cambria Math" w:hAnsi="Cambria Math" w:cs="Times New Roman"/>
              <w:color w:val="000000"/>
            </w:rPr>
            <m:t>y=</m:t>
          </m:r>
          <m:acc>
            <m:accPr>
              <m:chr m:val="̅"/>
              <m:ctrlPr>
                <w:rPr>
                  <w:rFonts w:ascii="Cambria Math" w:hAnsi="Cambria Math" w:cs="Times New Roman"/>
                  <w:i/>
                  <w:color w:val="000000"/>
                </w:rPr>
              </m:ctrlPr>
            </m:accPr>
            <m:e>
              <m:r>
                <w:rPr>
                  <w:rFonts w:ascii="Cambria Math" w:hAnsi="Cambria Math" w:cs="Times New Roman"/>
                  <w:color w:val="000000"/>
                </w:rPr>
                <m:t>y</m:t>
              </m:r>
            </m:e>
          </m:acc>
          <m:sSup>
            <m:sSupPr>
              <m:ctrlPr>
                <w:rPr>
                  <w:rFonts w:ascii="Cambria Math" w:hAnsi="Cambria Math" w:cs="Times New Roman"/>
                  <w:i/>
                  <w:color w:val="000000"/>
                </w:rPr>
              </m:ctrlPr>
            </m:sSupPr>
            <m:e>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Q</m:t>
                      </m:r>
                    </m:num>
                    <m:den>
                      <m:acc>
                        <m:accPr>
                          <m:chr m:val="̅"/>
                          <m:ctrlPr>
                            <w:rPr>
                              <w:rFonts w:ascii="Cambria Math" w:hAnsi="Cambria Math" w:cs="Times New Roman"/>
                              <w:i/>
                              <w:color w:val="000000"/>
                            </w:rPr>
                          </m:ctrlPr>
                        </m:accPr>
                        <m:e>
                          <m:r>
                            <w:rPr>
                              <w:rFonts w:ascii="Cambria Math" w:hAnsi="Cambria Math" w:cs="Times New Roman"/>
                              <w:color w:val="000000"/>
                            </w:rPr>
                            <m:t>Q</m:t>
                          </m:r>
                        </m:e>
                      </m:acc>
                    </m:den>
                  </m:f>
                </m:e>
              </m:d>
            </m:e>
            <m:sup>
              <m:r>
                <w:rPr>
                  <w:rFonts w:ascii="Cambria Math" w:hAnsi="Cambria Math" w:cs="Times New Roman"/>
                  <w:color w:val="000000"/>
                </w:rPr>
                <m:t>b</m:t>
              </m:r>
            </m:sup>
          </m:sSup>
        </m:oMath>
      </m:oMathPara>
    </w:p>
    <w:p w14:paraId="696EF3B0" w14:textId="77777777" w:rsidR="00D231D3" w:rsidRPr="00D231D3" w:rsidRDefault="00D231D3" w:rsidP="00D231D3">
      <w:pPr>
        <w:jc w:val="both"/>
        <w:rPr>
          <w:rFonts w:ascii="Times New Roman" w:hAnsi="Times New Roman" w:cs="Times New Roman"/>
          <w:color w:val="000000"/>
        </w:rPr>
      </w:pPr>
      <m:oMathPara>
        <m:oMathParaPr>
          <m:jc m:val="left"/>
        </m:oMathParaPr>
        <m:oMath>
          <m:r>
            <w:rPr>
              <w:rFonts w:ascii="Cambria Math" w:hAnsi="Cambria Math" w:cs="Times New Roman"/>
              <w:color w:val="000000"/>
            </w:rPr>
            <m:t>u=</m:t>
          </m:r>
          <m:acc>
            <m:accPr>
              <m:chr m:val="̅"/>
              <m:ctrlPr>
                <w:rPr>
                  <w:rFonts w:ascii="Cambria Math" w:hAnsi="Cambria Math" w:cs="Times New Roman"/>
                  <w:i/>
                  <w:color w:val="000000"/>
                </w:rPr>
              </m:ctrlPr>
            </m:accPr>
            <m:e>
              <m:r>
                <w:rPr>
                  <w:rFonts w:ascii="Cambria Math" w:hAnsi="Cambria Math" w:cs="Times New Roman"/>
                  <w:color w:val="000000"/>
                </w:rPr>
                <m:t>u</m:t>
              </m:r>
            </m:e>
          </m:acc>
          <m:sSup>
            <m:sSupPr>
              <m:ctrlPr>
                <w:rPr>
                  <w:rFonts w:ascii="Cambria Math" w:hAnsi="Cambria Math" w:cs="Times New Roman"/>
                  <w:i/>
                  <w:color w:val="000000"/>
                </w:rPr>
              </m:ctrlPr>
            </m:sSupPr>
            <m:e>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Q</m:t>
                      </m:r>
                    </m:num>
                    <m:den>
                      <m:acc>
                        <m:accPr>
                          <m:chr m:val="̅"/>
                          <m:ctrlPr>
                            <w:rPr>
                              <w:rFonts w:ascii="Cambria Math" w:hAnsi="Cambria Math" w:cs="Times New Roman"/>
                              <w:i/>
                              <w:color w:val="000000"/>
                            </w:rPr>
                          </m:ctrlPr>
                        </m:accPr>
                        <m:e>
                          <m:r>
                            <w:rPr>
                              <w:rFonts w:ascii="Cambria Math" w:hAnsi="Cambria Math" w:cs="Times New Roman"/>
                              <w:color w:val="000000"/>
                            </w:rPr>
                            <m:t>Q</m:t>
                          </m:r>
                        </m:e>
                      </m:acc>
                    </m:den>
                  </m:f>
                </m:e>
              </m:d>
            </m:e>
            <m:sup>
              <m:r>
                <w:rPr>
                  <w:rFonts w:ascii="Cambria Math" w:hAnsi="Cambria Math" w:cs="Times New Roman"/>
                  <w:color w:val="000000"/>
                </w:rPr>
                <m:t>m</m:t>
              </m:r>
            </m:sup>
          </m:sSup>
        </m:oMath>
      </m:oMathPara>
    </w:p>
    <w:p w14:paraId="6087A291" w14:textId="44C90B2D" w:rsidR="00D231D3" w:rsidRPr="00D231D3" w:rsidRDefault="00D231D3" w:rsidP="00D231D3">
      <w:pPr>
        <w:jc w:val="both"/>
        <w:rPr>
          <w:rFonts w:ascii="Times New Roman" w:hAnsi="Times New Roman" w:cs="Times New Roman"/>
          <w:color w:val="000000"/>
          <w:highlight w:val="yellow"/>
        </w:rPr>
      </w:pPr>
      <w:r w:rsidRPr="00D231D3">
        <w:rPr>
          <w:rFonts w:ascii="Times New Roman" w:hAnsi="Times New Roman" w:cs="Times New Roman"/>
          <w:color w:val="000000"/>
        </w:rPr>
        <w:t xml:space="preserve">In the above equations, parameters </w:t>
      </w:r>
      <m:oMath>
        <m:r>
          <w:rPr>
            <w:rFonts w:ascii="Cambria Math" w:hAnsi="Cambria Math" w:cs="Times New Roman"/>
            <w:color w:val="000000"/>
          </w:rPr>
          <m:t>η, ν, τ, ϕ, δ, ϵ, f, b</m:t>
        </m:r>
      </m:oMath>
      <w:r w:rsidRPr="00D231D3">
        <w:rPr>
          <w:rFonts w:ascii="Times New Roman" w:hAnsi="Times New Roman" w:cs="Times New Roman"/>
          <w:color w:val="000000"/>
        </w:rPr>
        <w:t xml:space="preserve"> and </w:t>
      </w:r>
      <m:oMath>
        <m:r>
          <w:rPr>
            <w:rFonts w:ascii="Cambria Math" w:hAnsi="Cambria Math" w:cs="Times New Roman"/>
            <w:color w:val="000000"/>
          </w:rPr>
          <m:t>m</m:t>
        </m:r>
      </m:oMath>
      <w:r w:rsidRPr="00D231D3">
        <w:rPr>
          <w:rFonts w:ascii="Times New Roman" w:hAnsi="Times New Roman" w:cs="Times New Roman"/>
          <w:color w:val="000000"/>
        </w:rPr>
        <w:t xml:space="preserve"> are all user defined variables set to defaults found in </w:t>
      </w:r>
      <w:r w:rsidRPr="00D231D3">
        <w:rPr>
          <w:rFonts w:ascii="Times New Roman" w:hAnsi="Times New Roman" w:cs="Times New Roman"/>
          <w:color w:val="000000"/>
        </w:rPr>
        <w:fldChar w:fldCharType="begin"/>
      </w:r>
      <w:r w:rsidRPr="00D231D3">
        <w:rPr>
          <w:rFonts w:ascii="Times New Roman" w:hAnsi="Times New Roman" w:cs="Times New Roman"/>
          <w:color w:val="000000"/>
        </w:rPr>
        <w:instrText xml:space="preserve"> ADDIN ZOTERO_ITEM CSL_CITATION {"citationID":"gZ7kiKWk","properties":{"formattedCitation":"(Leopold &amp; Maddock, 1953; Park, 1977)","plainCitation":"(Leopold &amp; Maddock, 1953; Park, 1977)","noteIndex":0},"citationItems":[{"id":1057,"uris":["http://zotero.org/users/local/ICiTRsT1/items/FI6SBVC2"],"uri":["http://zotero.org/users/local/ICiTRsT1/items/FI6SBVC2"],"itemData":{"id":1057,"type":"article-journal","language":"en","page":"64","source":"Zotero","title":"of Stream Channels and Some Physiographic Implications","author":[{"family":"Leopold","given":"Luna B"},{"family":"Maddock","given":"Thomas"}],"issued":{"date-parts":[["1953"]]}}},{"id":1067,"uris":["http://zotero.org/users/local/ICiTRsT1/items/FHIY54FT"],"uri":["http://zotero.org/users/local/ICiTRsT1/items/FHIY54FT"],"itemData":{"id":1067,"type":"article-journal","abstract":"Park, C.C., 1977. World-wide variations in hydraulic geometry exponents of stream channels: an analysis and some observations. J. Hydrol., 33: 133--146.","container-title":"Journal of Hydrology","DOI":"10.1016/0022-1694(77)90103-2","ISSN":"00221694","issue":"1-2","journalAbbreviation":"Journal of Hydrology","language":"en","page":"133-146","source":"DOI.org (Crossref)","title":"World-wide variations in hydraulic geometry exponents of stream channels: An analysis and some observations","title-short":"World-wide variations in hydraulic geometry exponents of stream channels","volume":"33","author":[{"family":"Park","given":"Chris C."}],"issued":{"date-parts":[["1977",3]]}}}],"schema":"https://github.com/citation-style-language/schema/raw/master/csl-citation.json"} </w:instrText>
      </w:r>
      <w:r w:rsidRPr="00D231D3">
        <w:rPr>
          <w:rFonts w:ascii="Times New Roman" w:hAnsi="Times New Roman" w:cs="Times New Roman"/>
          <w:color w:val="000000"/>
        </w:rPr>
        <w:fldChar w:fldCharType="separate"/>
      </w:r>
      <w:r w:rsidRPr="00D231D3">
        <w:rPr>
          <w:rFonts w:ascii="Times New Roman" w:hAnsi="Times New Roman" w:cs="Times New Roman"/>
          <w:noProof/>
          <w:color w:val="000000"/>
        </w:rPr>
        <w:t>(Leopold &amp; Maddock, 1953; Park, 1977)</w:t>
      </w:r>
      <w:r w:rsidRPr="00D231D3">
        <w:rPr>
          <w:rFonts w:ascii="Times New Roman" w:hAnsi="Times New Roman" w:cs="Times New Roman"/>
          <w:color w:val="000000"/>
        </w:rPr>
        <w:fldChar w:fldCharType="end"/>
      </w:r>
      <w:commentRangeStart w:id="237"/>
      <w:r w:rsidRPr="00D231D3">
        <w:rPr>
          <w:rFonts w:ascii="Times New Roman" w:hAnsi="Times New Roman" w:cs="Times New Roman"/>
          <w:color w:val="000000"/>
        </w:rPr>
        <w:t xml:space="preserve">.  </w:t>
      </w:r>
      <w:commentRangeEnd w:id="237"/>
      <w:r w:rsidRPr="00D231D3">
        <w:rPr>
          <w:rStyle w:val="CommentReference"/>
          <w:rFonts w:ascii="Times New Roman" w:hAnsi="Times New Roman" w:cs="Times New Roman"/>
          <w:sz w:val="22"/>
          <w:szCs w:val="22"/>
        </w:rPr>
        <w:commentReference w:id="237"/>
      </w:r>
    </w:p>
    <w:p w14:paraId="62830B4A" w14:textId="26B23415" w:rsidR="008F13EB" w:rsidRDefault="008F13EB" w:rsidP="00D231D3">
      <w:pPr>
        <w:pStyle w:val="Normal1"/>
        <w:rPr>
          <w:rFonts w:ascii="Times New Roman" w:hAnsi="Times New Roman" w:cs="Times New Roman"/>
          <w:bCs/>
        </w:rPr>
      </w:pPr>
    </w:p>
    <w:p w14:paraId="1D84CD4B" w14:textId="1240F38F" w:rsidR="00C10B9D" w:rsidRPr="00C10B9D" w:rsidRDefault="00C10B9D" w:rsidP="00C10B9D">
      <w:pPr>
        <w:pStyle w:val="Normal1"/>
        <w:numPr>
          <w:ilvl w:val="1"/>
          <w:numId w:val="35"/>
        </w:numPr>
        <w:rPr>
          <w:rFonts w:ascii="Times New Roman" w:hAnsi="Times New Roman" w:cs="Times New Roman"/>
          <w:b/>
        </w:rPr>
      </w:pPr>
      <w:r w:rsidRPr="00C10B9D">
        <w:rPr>
          <w:rFonts w:ascii="Times New Roman" w:hAnsi="Times New Roman" w:cs="Times New Roman"/>
          <w:b/>
          <w:sz w:val="24"/>
          <w:szCs w:val="24"/>
        </w:rPr>
        <w:t>Flow accumulation</w:t>
      </w:r>
    </w:p>
    <w:p w14:paraId="7BD7F3D5" w14:textId="3C68E46C" w:rsidR="00C10B9D" w:rsidRDefault="00C10B9D" w:rsidP="00D231D3">
      <w:pPr>
        <w:pStyle w:val="Normal1"/>
        <w:rPr>
          <w:rFonts w:ascii="Times New Roman" w:hAnsi="Times New Roman" w:cs="Times New Roman"/>
          <w:bCs/>
        </w:rPr>
      </w:pPr>
      <w:r>
        <w:rPr>
          <w:rFonts w:ascii="Times New Roman" w:hAnsi="Times New Roman" w:cs="Times New Roman"/>
          <w:bCs/>
        </w:rPr>
        <w:t xml:space="preserve">The simplest routing </w:t>
      </w:r>
      <w:r w:rsidR="00672A3F">
        <w:rPr>
          <w:rFonts w:ascii="Times New Roman" w:hAnsi="Times New Roman" w:cs="Times New Roman"/>
          <w:bCs/>
        </w:rPr>
        <w:t>routine employed by WBM is flow accumulation, where all incoming runoff and upstream discharge is immediately moved to the next downstream pixel.</w:t>
      </w:r>
    </w:p>
    <w:p w14:paraId="6C57D382" w14:textId="77777777" w:rsidR="00C10B9D" w:rsidRPr="00D231D3" w:rsidRDefault="00C10B9D" w:rsidP="00D231D3">
      <w:pPr>
        <w:pStyle w:val="Normal1"/>
        <w:rPr>
          <w:rFonts w:ascii="Times New Roman" w:hAnsi="Times New Roman" w:cs="Times New Roman"/>
          <w:bCs/>
        </w:rPr>
      </w:pPr>
    </w:p>
    <w:p w14:paraId="715CCB01" w14:textId="14773F97" w:rsidR="000F51E4" w:rsidRPr="00D231D3" w:rsidRDefault="00757A28" w:rsidP="00883E57">
      <w:pPr>
        <w:pStyle w:val="Normal1"/>
        <w:numPr>
          <w:ilvl w:val="1"/>
          <w:numId w:val="35"/>
        </w:numPr>
        <w:rPr>
          <w:rFonts w:ascii="Times New Roman" w:hAnsi="Times New Roman" w:cs="Times New Roman"/>
          <w:b/>
          <w:sz w:val="24"/>
          <w:szCs w:val="24"/>
        </w:rPr>
      </w:pPr>
      <w:commentRangeStart w:id="238"/>
      <w:commentRangeStart w:id="239"/>
      <w:r w:rsidRPr="00D231D3">
        <w:rPr>
          <w:rFonts w:ascii="Times New Roman" w:hAnsi="Times New Roman" w:cs="Times New Roman"/>
          <w:b/>
          <w:sz w:val="24"/>
          <w:szCs w:val="24"/>
        </w:rPr>
        <w:t>Muskingum</w:t>
      </w:r>
      <w:commentRangeEnd w:id="238"/>
      <w:r w:rsidR="009953D2" w:rsidRPr="00D231D3">
        <w:rPr>
          <w:rStyle w:val="CommentReference"/>
          <w:rFonts w:ascii="Times New Roman" w:hAnsi="Times New Roman" w:cs="Times New Roman"/>
          <w:sz w:val="16"/>
          <w:szCs w:val="16"/>
        </w:rPr>
        <w:commentReference w:id="238"/>
      </w:r>
      <w:commentRangeEnd w:id="239"/>
      <w:r w:rsidR="00A03A0B">
        <w:rPr>
          <w:rStyle w:val="CommentReference"/>
        </w:rPr>
        <w:commentReference w:id="239"/>
      </w:r>
    </w:p>
    <w:p w14:paraId="6287F588" w14:textId="41949DA4" w:rsidR="005F652C" w:rsidRPr="002B2ED9" w:rsidRDefault="000F51E4" w:rsidP="005F652C">
      <w:pPr>
        <w:spacing w:after="120"/>
        <w:jc w:val="both"/>
        <w:rPr>
          <w:rFonts w:asciiTheme="minorHAnsi" w:hAnsiTheme="minorHAnsi"/>
        </w:rPr>
      </w:pPr>
      <w:r w:rsidRPr="00883E57">
        <w:rPr>
          <w:rFonts w:ascii="Times New Roman" w:hAnsi="Times New Roman" w:cs="Times New Roman"/>
        </w:rPr>
        <w:t xml:space="preserve">In the case where simulations use a coarse spatial resolution (e.g., half a degree of latitude and longitude) such that river flow likely remains within the grid cell on a daily time step, WBM can use the Muskingum flow routing option.  </w:t>
      </w:r>
      <w:commentRangeStart w:id="240"/>
      <w:del w:id="241" w:author="Shan Zuidema" w:date="2022-02-08T15:26:00Z">
        <w:r w:rsidRPr="00883E57" w:rsidDel="00F675C4">
          <w:rPr>
            <w:rFonts w:ascii="Times New Roman" w:hAnsi="Times New Roman" w:cs="Times New Roman"/>
            <w:b/>
            <w:bCs/>
          </w:rPr>
          <w:delText>This option cannot be used for higher resolution simulations.</w:delText>
        </w:r>
        <w:r w:rsidRPr="00883E57" w:rsidDel="00F675C4">
          <w:rPr>
            <w:rFonts w:ascii="Times New Roman" w:hAnsi="Times New Roman" w:cs="Times New Roman"/>
          </w:rPr>
          <w:delText xml:space="preserve"> </w:delText>
        </w:r>
      </w:del>
      <w:commentRangeEnd w:id="240"/>
      <w:r w:rsidR="003F58ED" w:rsidRPr="00883E57">
        <w:rPr>
          <w:rStyle w:val="CommentReference"/>
          <w:rFonts w:ascii="Times New Roman" w:hAnsi="Times New Roman" w:cs="Times New Roman"/>
        </w:rPr>
        <w:commentReference w:id="240"/>
      </w:r>
      <w:r w:rsidR="005F652C">
        <w:rPr>
          <w:rFonts w:ascii="Times New Roman" w:hAnsi="Times New Roman" w:cs="Times New Roman"/>
        </w:rPr>
        <w:t xml:space="preserve">  </w:t>
      </w:r>
      <w:r w:rsidR="005F652C" w:rsidRPr="00A636A2">
        <w:rPr>
          <w:rFonts w:asciiTheme="minorHAnsi" w:hAnsiTheme="minorHAnsi"/>
        </w:rPr>
        <w:t xml:space="preserve">Unfortunately, </w:t>
      </w:r>
      <w:commentRangeStart w:id="242"/>
      <w:commentRangeStart w:id="243"/>
      <w:r w:rsidR="005F652C" w:rsidRPr="00A636A2">
        <w:rPr>
          <w:rFonts w:asciiTheme="minorHAnsi" w:hAnsiTheme="minorHAnsi"/>
        </w:rPr>
        <w:lastRenderedPageBreak/>
        <w:t xml:space="preserve">Muskingum routing </w:t>
      </w:r>
      <w:commentRangeEnd w:id="242"/>
      <w:r w:rsidR="005F652C">
        <w:rPr>
          <w:rStyle w:val="CommentReference"/>
        </w:rPr>
        <w:commentReference w:id="242"/>
      </w:r>
      <w:commentRangeEnd w:id="243"/>
      <w:r w:rsidR="002E15A8">
        <w:rPr>
          <w:rStyle w:val="CommentReference"/>
        </w:rPr>
        <w:commentReference w:id="243"/>
      </w:r>
      <w:r w:rsidR="005F652C" w:rsidRPr="00A636A2">
        <w:rPr>
          <w:rFonts w:asciiTheme="minorHAnsi" w:hAnsiTheme="minorHAnsi"/>
        </w:rPr>
        <w:t>does not account for residual in-stream water storage and other anthropogenic or natural water abstractions from streamflows</w:t>
      </w:r>
      <w:r w:rsidR="005F652C">
        <w:rPr>
          <w:rFonts w:asciiTheme="minorHAnsi" w:hAnsiTheme="minorHAnsi"/>
        </w:rPr>
        <w:t xml:space="preserve">, and </w:t>
      </w:r>
      <w:ins w:id="244" w:author="Shan Zuidema" w:date="2022-02-08T15:26:00Z">
        <w:r w:rsidR="005F652C">
          <w:rPr>
            <w:rFonts w:ascii="Times New Roman" w:hAnsi="Times New Roman" w:cs="Times New Roman"/>
          </w:rPr>
          <w:t>WBM will exit if there is this identified mismatch in routines</w:t>
        </w:r>
      </w:ins>
      <w:r w:rsidR="005F652C">
        <w:rPr>
          <w:rFonts w:ascii="Times New Roman" w:hAnsi="Times New Roman" w:cs="Times New Roman"/>
        </w:rPr>
        <w:t>.  Muskingum routing</w:t>
      </w:r>
      <w:r w:rsidR="005F652C" w:rsidRPr="00A636A2">
        <w:rPr>
          <w:rFonts w:asciiTheme="minorHAnsi" w:hAnsiTheme="minorHAnsi"/>
        </w:rPr>
        <w:t xml:space="preserve"> has limitations on </w:t>
      </w:r>
      <w:r w:rsidR="005F652C">
        <w:rPr>
          <w:rFonts w:asciiTheme="minorHAnsi" w:hAnsiTheme="minorHAnsi"/>
        </w:rPr>
        <w:t>pixel</w:t>
      </w:r>
      <w:r w:rsidR="005F652C" w:rsidRPr="00A636A2">
        <w:rPr>
          <w:rFonts w:asciiTheme="minorHAnsi" w:hAnsiTheme="minorHAnsi"/>
        </w:rPr>
        <w:t xml:space="preserve"> size and time steps requiring cell's Courant number (</w:t>
      </w:r>
      <w:r w:rsidR="005F652C">
        <w:rPr>
          <w:rFonts w:asciiTheme="minorHAnsi" w:hAnsiTheme="minorHAnsi"/>
        </w:rPr>
        <w:t xml:space="preserve">i.e. </w:t>
      </w:r>
      <w:r w:rsidR="005F652C" w:rsidRPr="00A636A2">
        <w:rPr>
          <w:rFonts w:asciiTheme="minorHAnsi" w:hAnsiTheme="minorHAnsi"/>
        </w:rPr>
        <w:t xml:space="preserve">fraction of cell size travelled by the flood wave during time step </w:t>
      </w:r>
      <w:r w:rsidR="005F652C" w:rsidRPr="00A636A2">
        <w:rPr>
          <w:rFonts w:asciiTheme="minorHAnsi" w:hAnsiTheme="minorHAnsi"/>
        </w:rPr>
        <w:sym w:font="Symbol" w:char="F044"/>
      </w:r>
      <w:r w:rsidR="005F652C" w:rsidRPr="00A636A2">
        <w:rPr>
          <w:rFonts w:asciiTheme="minorHAnsi" w:hAnsiTheme="minorHAnsi"/>
          <w:i/>
        </w:rPr>
        <w:t>t</w:t>
      </w:r>
      <w:r w:rsidR="005F652C">
        <w:rPr>
          <w:rFonts w:asciiTheme="minorHAnsi" w:hAnsiTheme="minorHAnsi"/>
        </w:rPr>
        <w:t>)</w:t>
      </w:r>
      <w:r w:rsidR="005F652C" w:rsidRPr="00A636A2">
        <w:rPr>
          <w:rFonts w:asciiTheme="minorHAnsi" w:hAnsiTheme="minorHAnsi"/>
        </w:rPr>
        <w:t xml:space="preserve"> to be much less than 1. These limitations </w:t>
      </w:r>
      <w:r w:rsidR="005F652C">
        <w:rPr>
          <w:rFonts w:asciiTheme="minorHAnsi" w:hAnsiTheme="minorHAnsi"/>
        </w:rPr>
        <w:t xml:space="preserve">prohibit use of </w:t>
      </w:r>
      <w:r w:rsidR="005F652C" w:rsidRPr="00A636A2">
        <w:rPr>
          <w:rFonts w:asciiTheme="minorHAnsi" w:hAnsiTheme="minorHAnsi"/>
        </w:rPr>
        <w:t>Muskingum routing in many WBM model settings.</w:t>
      </w:r>
      <w:ins w:id="245" w:author="Alexander Prusevich" w:date="2022-02-09T11:02:00Z">
        <w:r w:rsidR="00A821AD">
          <w:rPr>
            <w:rFonts w:asciiTheme="minorHAnsi" w:hAnsiTheme="minorHAnsi"/>
          </w:rPr>
          <w:t xml:space="preserve"> In cases where</w:t>
        </w:r>
      </w:ins>
      <w:ins w:id="246" w:author="Alexander Prusevich" w:date="2022-02-09T11:03:00Z">
        <w:r w:rsidR="00A821AD">
          <w:rPr>
            <w:rFonts w:asciiTheme="minorHAnsi" w:hAnsiTheme="minorHAnsi"/>
          </w:rPr>
          <w:t xml:space="preserve"> necessary conditions for using</w:t>
        </w:r>
      </w:ins>
      <w:ins w:id="247" w:author="Alexander Prusevich" w:date="2022-02-09T11:02:00Z">
        <w:r w:rsidR="00A821AD">
          <w:rPr>
            <w:rFonts w:asciiTheme="minorHAnsi" w:hAnsiTheme="minorHAnsi"/>
          </w:rPr>
          <w:t xml:space="preserve"> </w:t>
        </w:r>
        <w:r w:rsidR="00A821AD" w:rsidRPr="00A821AD">
          <w:rPr>
            <w:rFonts w:asciiTheme="minorHAnsi" w:hAnsiTheme="minorHAnsi"/>
          </w:rPr>
          <w:t>Muskingum routing</w:t>
        </w:r>
      </w:ins>
      <w:ins w:id="248" w:author="Alexander Prusevich" w:date="2022-02-09T11:03:00Z">
        <w:r w:rsidR="00A821AD">
          <w:rPr>
            <w:rFonts w:asciiTheme="minorHAnsi" w:hAnsiTheme="minorHAnsi"/>
          </w:rPr>
          <w:t xml:space="preserve"> are met, this method is preferred over Linear Reservoir </w:t>
        </w:r>
      </w:ins>
      <w:ins w:id="249" w:author="Alexander Prusevich" w:date="2022-02-09T11:04:00Z">
        <w:r w:rsidR="00A821AD">
          <w:rPr>
            <w:rFonts w:asciiTheme="minorHAnsi" w:hAnsiTheme="minorHAnsi"/>
          </w:rPr>
          <w:t>R</w:t>
        </w:r>
      </w:ins>
      <w:ins w:id="250" w:author="Alexander Prusevich" w:date="2022-02-09T11:03:00Z">
        <w:r w:rsidR="00A821AD">
          <w:rPr>
            <w:rFonts w:asciiTheme="minorHAnsi" w:hAnsiTheme="minorHAnsi"/>
          </w:rPr>
          <w:t>outing</w:t>
        </w:r>
      </w:ins>
      <w:ins w:id="251" w:author="Alexander Prusevich" w:date="2022-02-09T11:04:00Z">
        <w:r w:rsidR="00A821AD">
          <w:rPr>
            <w:rFonts w:asciiTheme="minorHAnsi" w:hAnsiTheme="minorHAnsi"/>
          </w:rPr>
          <w:t xml:space="preserve"> (LRR) because it is </w:t>
        </w:r>
        <w:del w:id="252" w:author="Shan Zuidema" w:date="2022-02-09T12:38:00Z">
          <w:r w:rsidR="00A821AD" w:rsidDel="00CD28B9">
            <w:rPr>
              <w:rFonts w:asciiTheme="minorHAnsi" w:hAnsiTheme="minorHAnsi"/>
            </w:rPr>
            <w:delText xml:space="preserve">based </w:delText>
          </w:r>
        </w:del>
      </w:ins>
      <w:ins w:id="253" w:author="Shan Zuidema" w:date="2022-02-09T12:38:00Z">
        <w:r w:rsidR="00CD28B9">
          <w:rPr>
            <w:rFonts w:asciiTheme="minorHAnsi" w:hAnsiTheme="minorHAnsi"/>
          </w:rPr>
          <w:t xml:space="preserve">derived </w:t>
        </w:r>
      </w:ins>
      <w:ins w:id="254" w:author="Alexander Prusevich" w:date="2022-02-09T11:04:00Z">
        <w:del w:id="255" w:author="Shan Zuidema" w:date="2022-02-09T12:38:00Z">
          <w:r w:rsidR="00A821AD" w:rsidDel="00CD28B9">
            <w:rPr>
              <w:rFonts w:asciiTheme="minorHAnsi" w:hAnsiTheme="minorHAnsi"/>
            </w:rPr>
            <w:delText>on</w:delText>
          </w:r>
        </w:del>
      </w:ins>
      <w:ins w:id="256" w:author="Alexander Prusevich" w:date="2022-02-09T11:03:00Z">
        <w:del w:id="257" w:author="Shan Zuidema" w:date="2022-02-09T12:38:00Z">
          <w:r w:rsidR="00A821AD" w:rsidDel="00CD28B9">
            <w:rPr>
              <w:rFonts w:asciiTheme="minorHAnsi" w:hAnsiTheme="minorHAnsi"/>
            </w:rPr>
            <w:delText xml:space="preserve"> </w:delText>
          </w:r>
        </w:del>
      </w:ins>
      <w:ins w:id="258" w:author="Alexander Prusevich" w:date="2022-02-09T11:04:00Z">
        <w:del w:id="259" w:author="Shan Zuidema" w:date="2022-02-09T12:38:00Z">
          <w:r w:rsidR="00A821AD" w:rsidDel="00CD28B9">
            <w:rPr>
              <w:rFonts w:asciiTheme="minorHAnsi" w:hAnsiTheme="minorHAnsi"/>
            </w:rPr>
            <w:delText>strict</w:delText>
          </w:r>
        </w:del>
      </w:ins>
      <w:ins w:id="260" w:author="Shan Zuidema" w:date="2022-02-09T12:38:00Z">
        <w:r w:rsidR="00CD28B9">
          <w:rPr>
            <w:rFonts w:asciiTheme="minorHAnsi" w:hAnsiTheme="minorHAnsi"/>
          </w:rPr>
          <w:t>from a simplification of</w:t>
        </w:r>
      </w:ins>
      <w:ins w:id="261" w:author="Alexander Prusevich" w:date="2022-02-09T11:04:00Z">
        <w:r w:rsidR="00A821AD">
          <w:rPr>
            <w:rFonts w:asciiTheme="minorHAnsi" w:hAnsiTheme="minorHAnsi"/>
          </w:rPr>
          <w:t xml:space="preserve"> hydraulics </w:t>
        </w:r>
        <w:del w:id="262" w:author="Shan Zuidema" w:date="2022-02-09T12:38:00Z">
          <w:r w:rsidR="00A821AD" w:rsidDel="00CD28B9">
            <w:rPr>
              <w:rFonts w:asciiTheme="minorHAnsi" w:hAnsiTheme="minorHAnsi"/>
            </w:rPr>
            <w:delText>formulations</w:delText>
          </w:r>
        </w:del>
      </w:ins>
      <w:ins w:id="263" w:author="Alexander Prusevich" w:date="2022-02-09T11:05:00Z">
        <w:del w:id="264" w:author="Shan Zuidema" w:date="2022-02-09T12:38:00Z">
          <w:r w:rsidR="00A821AD" w:rsidDel="00CD28B9">
            <w:rPr>
              <w:rFonts w:asciiTheme="minorHAnsi" w:hAnsiTheme="minorHAnsi"/>
            </w:rPr>
            <w:delText xml:space="preserve"> to </w:delText>
          </w:r>
        </w:del>
        <w:r w:rsidR="00A821AD">
          <w:rPr>
            <w:rFonts w:asciiTheme="minorHAnsi" w:hAnsiTheme="minorHAnsi"/>
          </w:rPr>
          <w:t>account</w:t>
        </w:r>
      </w:ins>
      <w:ins w:id="265" w:author="Shan Zuidema" w:date="2022-02-09T12:38:00Z">
        <w:r w:rsidR="00CD28B9">
          <w:rPr>
            <w:rFonts w:asciiTheme="minorHAnsi" w:hAnsiTheme="minorHAnsi"/>
          </w:rPr>
          <w:t>ing</w:t>
        </w:r>
      </w:ins>
      <w:ins w:id="266" w:author="Alexander Prusevich" w:date="2022-02-09T11:05:00Z">
        <w:r w:rsidR="00A821AD">
          <w:rPr>
            <w:rFonts w:asciiTheme="minorHAnsi" w:hAnsiTheme="minorHAnsi"/>
          </w:rPr>
          <w:t xml:space="preserve"> for</w:t>
        </w:r>
        <w:r w:rsidR="001B68AD">
          <w:rPr>
            <w:rFonts w:asciiTheme="minorHAnsi" w:hAnsiTheme="minorHAnsi"/>
          </w:rPr>
          <w:t xml:space="preserve"> non-uniform flow </w:t>
        </w:r>
        <w:del w:id="267" w:author="Shan Zuidema" w:date="2022-02-09T12:38:00Z">
          <w:r w:rsidR="001B68AD" w:rsidDel="00CD28B9">
            <w:rPr>
              <w:rFonts w:asciiTheme="minorHAnsi" w:hAnsiTheme="minorHAnsi"/>
            </w:rPr>
            <w:delText>and water storage accumulation</w:delText>
          </w:r>
        </w:del>
      </w:ins>
      <w:ins w:id="268" w:author="Alexander Prusevich" w:date="2022-02-09T11:06:00Z">
        <w:del w:id="269" w:author="Shan Zuidema" w:date="2022-02-09T12:38:00Z">
          <w:r w:rsidR="001B68AD" w:rsidDel="00CD28B9">
            <w:rPr>
              <w:rFonts w:asciiTheme="minorHAnsi" w:hAnsiTheme="minorHAnsi"/>
            </w:rPr>
            <w:delText xml:space="preserve"> </w:delText>
          </w:r>
        </w:del>
        <w:r w:rsidR="001B68AD">
          <w:rPr>
            <w:rFonts w:asciiTheme="minorHAnsi" w:hAnsiTheme="minorHAnsi"/>
          </w:rPr>
          <w:t xml:space="preserve">across the reach </w:t>
        </w:r>
        <w:del w:id="270" w:author="Shan Zuidema" w:date="2022-02-09T12:38:00Z">
          <w:r w:rsidR="001B68AD" w:rsidDel="00CD28B9">
            <w:rPr>
              <w:rFonts w:asciiTheme="minorHAnsi" w:hAnsiTheme="minorHAnsi"/>
            </w:rPr>
            <w:delText xml:space="preserve">of the grid cell </w:delText>
          </w:r>
        </w:del>
        <w:r w:rsidR="001B68AD">
          <w:rPr>
            <w:rFonts w:asciiTheme="minorHAnsi" w:hAnsiTheme="minorHAnsi"/>
          </w:rPr>
          <w:t>during</w:t>
        </w:r>
      </w:ins>
      <w:ins w:id="271" w:author="Alexander Prusevich" w:date="2022-02-09T11:07:00Z">
        <w:r w:rsidR="001B68AD">
          <w:rPr>
            <w:rFonts w:asciiTheme="minorHAnsi" w:hAnsiTheme="minorHAnsi"/>
          </w:rPr>
          <w:t xml:space="preserve"> </w:t>
        </w:r>
        <w:del w:id="272" w:author="Shan Zuidema" w:date="2022-02-09T12:38:00Z">
          <w:r w:rsidR="001B68AD" w:rsidDel="00CD28B9">
            <w:rPr>
              <w:rFonts w:asciiTheme="minorHAnsi" w:hAnsiTheme="minorHAnsi"/>
            </w:rPr>
            <w:delText>increase or decrease of</w:delText>
          </w:r>
        </w:del>
      </w:ins>
      <w:ins w:id="273" w:author="Shan Zuidema" w:date="2022-02-09T12:38:00Z">
        <w:r w:rsidR="00CD28B9">
          <w:rPr>
            <w:rFonts w:asciiTheme="minorHAnsi" w:hAnsiTheme="minorHAnsi"/>
          </w:rPr>
          <w:t>chang</w:t>
        </w:r>
      </w:ins>
      <w:ins w:id="274" w:author="Shan Zuidema" w:date="2022-02-09T12:39:00Z">
        <w:r w:rsidR="00CD28B9">
          <w:rPr>
            <w:rFonts w:asciiTheme="minorHAnsi" w:hAnsiTheme="minorHAnsi"/>
          </w:rPr>
          <w:t>es in</w:t>
        </w:r>
      </w:ins>
      <w:ins w:id="275" w:author="Alexander Prusevich" w:date="2022-02-09T11:07:00Z">
        <w:r w:rsidR="001B68AD">
          <w:rPr>
            <w:rFonts w:asciiTheme="minorHAnsi" w:hAnsiTheme="minorHAnsi"/>
          </w:rPr>
          <w:t xml:space="preserve"> </w:t>
        </w:r>
        <w:del w:id="276" w:author="Shan Zuidema" w:date="2022-02-09T12:39:00Z">
          <w:r w:rsidR="001B68AD" w:rsidDel="00CD28B9">
            <w:rPr>
              <w:rFonts w:asciiTheme="minorHAnsi" w:hAnsiTheme="minorHAnsi"/>
            </w:rPr>
            <w:delText>water in</w:delText>
          </w:r>
        </w:del>
        <w:r w:rsidR="001B68AD">
          <w:rPr>
            <w:rFonts w:asciiTheme="minorHAnsi" w:hAnsiTheme="minorHAnsi"/>
          </w:rPr>
          <w:t>flow</w:t>
        </w:r>
      </w:ins>
      <w:ins w:id="277" w:author="Shan Zuidema" w:date="2022-02-09T12:39:00Z">
        <w:r w:rsidR="00CD28B9">
          <w:rPr>
            <w:rFonts w:asciiTheme="minorHAnsi" w:hAnsiTheme="minorHAnsi"/>
          </w:rPr>
          <w:t xml:space="preserve">.  </w:t>
        </w:r>
      </w:ins>
      <w:ins w:id="278" w:author="Alexander Prusevich" w:date="2022-02-09T11:07:00Z">
        <w:del w:id="279" w:author="Shan Zuidema" w:date="2022-02-09T12:39:00Z">
          <w:r w:rsidR="001B68AD" w:rsidDel="00CD28B9">
            <w:rPr>
              <w:rFonts w:asciiTheme="minorHAnsi" w:hAnsiTheme="minorHAnsi"/>
            </w:rPr>
            <w:delText xml:space="preserve"> while </w:delText>
          </w:r>
        </w:del>
        <w:r w:rsidR="001B68AD">
          <w:rPr>
            <w:rFonts w:asciiTheme="minorHAnsi" w:hAnsiTheme="minorHAnsi"/>
          </w:rPr>
          <w:t>LRR assume</w:t>
        </w:r>
      </w:ins>
      <w:ins w:id="280" w:author="Shan Zuidema" w:date="2022-02-09T12:39:00Z">
        <w:r w:rsidR="00CD28B9">
          <w:rPr>
            <w:rFonts w:asciiTheme="minorHAnsi" w:hAnsiTheme="minorHAnsi"/>
          </w:rPr>
          <w:t>s</w:t>
        </w:r>
      </w:ins>
      <w:ins w:id="281" w:author="Alexander Prusevich" w:date="2022-02-09T11:07:00Z">
        <w:r w:rsidR="001B68AD">
          <w:rPr>
            <w:rFonts w:asciiTheme="minorHAnsi" w:hAnsiTheme="minorHAnsi"/>
          </w:rPr>
          <w:t xml:space="preserve"> uniform </w:t>
        </w:r>
      </w:ins>
      <w:ins w:id="282" w:author="Alexander Prusevich" w:date="2022-02-09T11:08:00Z">
        <w:r w:rsidR="001B68AD">
          <w:rPr>
            <w:rFonts w:asciiTheme="minorHAnsi" w:hAnsiTheme="minorHAnsi"/>
          </w:rPr>
          <w:t xml:space="preserve">instream </w:t>
        </w:r>
      </w:ins>
      <w:ins w:id="283" w:author="Alexander Prusevich" w:date="2022-02-09T11:07:00Z">
        <w:r w:rsidR="001B68AD">
          <w:rPr>
            <w:rFonts w:asciiTheme="minorHAnsi" w:hAnsiTheme="minorHAnsi"/>
          </w:rPr>
          <w:t>storage and flow</w:t>
        </w:r>
      </w:ins>
      <w:ins w:id="284" w:author="Alexander Prusevich" w:date="2022-02-09T11:08:00Z">
        <w:r w:rsidR="001B68AD">
          <w:rPr>
            <w:rFonts w:asciiTheme="minorHAnsi" w:hAnsiTheme="minorHAnsi"/>
          </w:rPr>
          <w:t xml:space="preserve"> within</w:t>
        </w:r>
        <w:del w:id="285" w:author="Shan Zuidema" w:date="2022-02-09T12:39:00Z">
          <w:r w:rsidR="001B68AD" w:rsidDel="00CD28B9">
            <w:rPr>
              <w:rFonts w:asciiTheme="minorHAnsi" w:hAnsiTheme="minorHAnsi"/>
            </w:rPr>
            <w:delText>g</w:delText>
          </w:r>
        </w:del>
        <w:r w:rsidR="001B68AD">
          <w:rPr>
            <w:rFonts w:asciiTheme="minorHAnsi" w:hAnsiTheme="minorHAnsi"/>
          </w:rPr>
          <w:t xml:space="preserve"> a grid cell. </w:t>
        </w:r>
        <w:del w:id="286" w:author="Shan Zuidema" w:date="2022-02-09T12:39:00Z">
          <w:r w:rsidR="001B68AD" w:rsidDel="00CD28B9">
            <w:rPr>
              <w:rFonts w:asciiTheme="minorHAnsi" w:hAnsiTheme="minorHAnsi"/>
            </w:rPr>
            <w:delText>In the future the wat</w:delText>
          </w:r>
        </w:del>
      </w:ins>
      <w:ins w:id="287" w:author="Alexander Prusevich" w:date="2022-02-09T11:09:00Z">
        <w:del w:id="288" w:author="Shan Zuidema" w:date="2022-02-09T12:39:00Z">
          <w:r w:rsidR="001B68AD" w:rsidDel="00CD28B9">
            <w:rPr>
              <w:rFonts w:asciiTheme="minorHAnsi" w:hAnsiTheme="minorHAnsi"/>
            </w:rPr>
            <w:delText>er abstraction</w:delText>
          </w:r>
        </w:del>
      </w:ins>
      <w:ins w:id="289" w:author="Alexander Prusevich" w:date="2022-02-09T11:11:00Z">
        <w:del w:id="290" w:author="Shan Zuidema" w:date="2022-02-09T12:39:00Z">
          <w:r w:rsidR="002E15A8" w:rsidDel="00CD28B9">
            <w:rPr>
              <w:rFonts w:asciiTheme="minorHAnsi" w:hAnsiTheme="minorHAnsi"/>
            </w:rPr>
            <w:delText xml:space="preserve"> and recharge</w:delText>
          </w:r>
        </w:del>
      </w:ins>
      <w:ins w:id="291" w:author="Alexander Prusevich" w:date="2022-02-09T11:09:00Z">
        <w:del w:id="292" w:author="Shan Zuidema" w:date="2022-02-09T12:39:00Z">
          <w:r w:rsidR="001B68AD" w:rsidDel="00CD28B9">
            <w:rPr>
              <w:rFonts w:asciiTheme="minorHAnsi" w:hAnsiTheme="minorHAnsi"/>
            </w:rPr>
            <w:delText xml:space="preserve"> limitation for the use of </w:delText>
          </w:r>
          <w:r w:rsidR="001B68AD" w:rsidRPr="001B68AD" w:rsidDel="00CD28B9">
            <w:rPr>
              <w:rFonts w:asciiTheme="minorHAnsi" w:hAnsiTheme="minorHAnsi"/>
            </w:rPr>
            <w:delText>Muskingum routing</w:delText>
          </w:r>
          <w:r w:rsidR="001B68AD" w:rsidDel="00CD28B9">
            <w:rPr>
              <w:rFonts w:asciiTheme="minorHAnsi" w:hAnsiTheme="minorHAnsi"/>
            </w:rPr>
            <w:delText xml:space="preserve"> can be resolved</w:delText>
          </w:r>
        </w:del>
      </w:ins>
      <w:ins w:id="293" w:author="Alexander Prusevich" w:date="2022-02-09T11:10:00Z">
        <w:del w:id="294" w:author="Shan Zuidema" w:date="2022-02-09T12:39:00Z">
          <w:r w:rsidR="002E15A8" w:rsidDel="00CD28B9">
            <w:rPr>
              <w:rFonts w:asciiTheme="minorHAnsi" w:hAnsiTheme="minorHAnsi"/>
            </w:rPr>
            <w:delText xml:space="preserve"> with an introduction of </w:delText>
          </w:r>
        </w:del>
      </w:ins>
      <w:ins w:id="295" w:author="Alexander Prusevich" w:date="2022-02-09T11:11:00Z">
        <w:del w:id="296" w:author="Shan Zuidema" w:date="2022-02-09T12:39:00Z">
          <w:r w:rsidR="002E15A8" w:rsidDel="00CD28B9">
            <w:rPr>
              <w:rFonts w:asciiTheme="minorHAnsi" w:hAnsiTheme="minorHAnsi"/>
            </w:rPr>
            <w:delText>additional formulations.</w:delText>
          </w:r>
        </w:del>
      </w:ins>
    </w:p>
    <w:p w14:paraId="472771A0"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WBM’s Muskingum flow routing option estimates the flow rate and water level in each grid cell’s stream segment using a distributed flow routing model based on the Saint-Venant partial differential equations for one-dimensional flow. Specifically, this is the Muskingum-Cunge kinematic wave model that approximates the solution to the Saint-Venant partial differential equations (Maidment, 1992). These equations require six assumptions: </w:t>
      </w:r>
    </w:p>
    <w:p w14:paraId="4F3EEA2E" w14:textId="77777777" w:rsidR="000F51E4" w:rsidRPr="00A636A2" w:rsidRDefault="000F51E4" w:rsidP="000F51E4">
      <w:pPr>
        <w:pStyle w:val="NormalWeb"/>
        <w:contextualSpacing/>
        <w:rPr>
          <w:rFonts w:asciiTheme="minorHAnsi" w:hAnsiTheme="minorHAnsi"/>
          <w:sz w:val="22"/>
          <w:szCs w:val="22"/>
        </w:rPr>
      </w:pPr>
    </w:p>
    <w:p w14:paraId="3BAAC57F"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Flow from grid j to grid j + 1 is one-dimensional, </w:t>
      </w:r>
    </w:p>
    <w:p w14:paraId="21676A5C"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The stream length through the grid cell is significantly larger than the flow depth, </w:t>
      </w:r>
    </w:p>
    <w:p w14:paraId="1768215E"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Vertical acceleration and vertical changes in pressure are negligible, </w:t>
      </w:r>
    </w:p>
    <w:p w14:paraId="10D4D3BD"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Water density is constant, </w:t>
      </w:r>
    </w:p>
    <w:p w14:paraId="4FCBC32A"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Channel bed and banks are immobile, and </w:t>
      </w:r>
    </w:p>
    <w:p w14:paraId="570B035D" w14:textId="77777777" w:rsidR="000F51E4" w:rsidRPr="00A636A2" w:rsidRDefault="000F51E4" w:rsidP="000F51E4">
      <w:pPr>
        <w:pStyle w:val="NormalWeb"/>
        <w:numPr>
          <w:ilvl w:val="0"/>
          <w:numId w:val="24"/>
        </w:numPr>
        <w:contextualSpacing/>
        <w:rPr>
          <w:rFonts w:asciiTheme="minorHAnsi" w:hAnsiTheme="minorHAnsi"/>
          <w:sz w:val="22"/>
          <w:szCs w:val="22"/>
        </w:rPr>
      </w:pPr>
      <w:r w:rsidRPr="00A636A2">
        <w:rPr>
          <w:rFonts w:asciiTheme="minorHAnsi" w:hAnsiTheme="minorHAnsi"/>
          <w:sz w:val="22"/>
          <w:szCs w:val="22"/>
        </w:rPr>
        <w:t xml:space="preserve">Channel bottom slope is small, less than 15%. </w:t>
      </w:r>
    </w:p>
    <w:p w14:paraId="5C8CF035" w14:textId="77777777" w:rsidR="000F51E4" w:rsidRPr="00A636A2" w:rsidRDefault="000F51E4" w:rsidP="000F51E4">
      <w:pPr>
        <w:pStyle w:val="NormalWeb"/>
        <w:ind w:left="720"/>
        <w:contextualSpacing/>
        <w:rPr>
          <w:rFonts w:asciiTheme="minorHAnsi" w:hAnsiTheme="minorHAnsi"/>
          <w:sz w:val="22"/>
          <w:szCs w:val="22"/>
        </w:rPr>
      </w:pPr>
    </w:p>
    <w:p w14:paraId="25E810E6"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Additionally, WBM assumes a rectangular channel bed and no loss of water from the channel to groundwater. </w:t>
      </w:r>
    </w:p>
    <w:p w14:paraId="52DD13C2" w14:textId="77777777" w:rsidR="000F51E4" w:rsidRPr="00A636A2" w:rsidRDefault="000F51E4" w:rsidP="000F51E4">
      <w:pPr>
        <w:pStyle w:val="NormalWeb"/>
        <w:ind w:firstLine="720"/>
        <w:contextualSpacing/>
        <w:rPr>
          <w:rFonts w:asciiTheme="minorHAnsi" w:hAnsiTheme="minorHAnsi"/>
          <w:sz w:val="22"/>
          <w:szCs w:val="22"/>
        </w:rPr>
      </w:pPr>
      <w:r w:rsidRPr="00A636A2">
        <w:rPr>
          <w:rFonts w:asciiTheme="minorHAnsi" w:hAnsiTheme="minorHAnsi"/>
          <w:sz w:val="22"/>
          <w:szCs w:val="22"/>
        </w:rPr>
        <w:t xml:space="preserve">The Muskingum-Cunge solution estimates the outflow, </w:t>
      </w:r>
      <m:oMath>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j+1</m:t>
            </m:r>
          </m:sub>
          <m:sup>
            <m:r>
              <w:rPr>
                <w:rFonts w:ascii="Cambria Math" w:hAnsi="Cambria Math"/>
                <w:sz w:val="22"/>
                <w:szCs w:val="22"/>
              </w:rPr>
              <m:t>t+1</m:t>
            </m:r>
          </m:sup>
        </m:sSubSup>
      </m:oMath>
      <w:r w:rsidRPr="00A636A2">
        <w:rPr>
          <w:rFonts w:asciiTheme="minorHAnsi" w:hAnsiTheme="minorHAnsi"/>
          <w:sz w:val="22"/>
          <w:szCs w:val="22"/>
        </w:rPr>
        <w:t xml:space="preserve"> [m</w:t>
      </w:r>
      <w:r w:rsidRPr="00A636A2">
        <w:rPr>
          <w:rFonts w:asciiTheme="minorHAnsi" w:hAnsiTheme="minorHAnsi"/>
          <w:position w:val="8"/>
          <w:sz w:val="22"/>
          <w:szCs w:val="22"/>
        </w:rPr>
        <w:t xml:space="preserve">3 </w:t>
      </w:r>
      <w:r w:rsidRPr="00A636A2">
        <w:rPr>
          <w:rFonts w:asciiTheme="minorHAnsi" w:hAnsiTheme="minorHAnsi"/>
          <w:sz w:val="22"/>
          <w:szCs w:val="22"/>
        </w:rPr>
        <w:t>s</w:t>
      </w:r>
      <w:r w:rsidRPr="00A636A2">
        <w:rPr>
          <w:rFonts w:asciiTheme="minorHAnsi" w:hAnsiTheme="minorHAnsi"/>
          <w:position w:val="8"/>
          <w:sz w:val="22"/>
          <w:szCs w:val="22"/>
        </w:rPr>
        <w:t xml:space="preserve">−1 </w:t>
      </w:r>
      <w:r w:rsidRPr="00A636A2">
        <w:rPr>
          <w:rFonts w:asciiTheme="minorHAnsi" w:hAnsiTheme="minorHAnsi"/>
          <w:sz w:val="22"/>
          <w:szCs w:val="22"/>
        </w:rPr>
        <w:t xml:space="preserve">], at time t+1 and grid cell j+1, as a linear combination of three known inflows and outflows. These are: </w:t>
      </w:r>
    </w:p>
    <w:p w14:paraId="064BC8E8"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1) the inflow of the current time step and previous grid cell, </w:t>
      </w:r>
      <m:oMath>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m:t>
            </m:r>
          </m:sub>
          <m:sup>
            <m:r>
              <w:rPr>
                <w:rFonts w:ascii="Cambria Math" w:hAnsi="Cambria Math"/>
                <w:sz w:val="22"/>
                <w:szCs w:val="22"/>
              </w:rPr>
              <m:t>t+1</m:t>
            </m:r>
          </m:sup>
        </m:sSubSup>
      </m:oMath>
      <w:r w:rsidRPr="00A636A2">
        <w:rPr>
          <w:rFonts w:asciiTheme="minorHAnsi" w:hAnsiTheme="minorHAnsi"/>
          <w:sz w:val="22"/>
          <w:szCs w:val="22"/>
        </w:rPr>
        <w:t xml:space="preserve"> [m</w:t>
      </w:r>
      <w:r w:rsidRPr="00A636A2">
        <w:rPr>
          <w:rFonts w:asciiTheme="minorHAnsi" w:hAnsiTheme="minorHAnsi"/>
          <w:position w:val="8"/>
          <w:sz w:val="22"/>
          <w:szCs w:val="22"/>
        </w:rPr>
        <w:t>3</w:t>
      </w:r>
      <w:r w:rsidRPr="00A636A2">
        <w:rPr>
          <w:rFonts w:asciiTheme="minorHAnsi" w:hAnsiTheme="minorHAnsi"/>
          <w:sz w:val="22"/>
          <w:szCs w:val="22"/>
        </w:rPr>
        <w:t>s</w:t>
      </w:r>
      <w:r w:rsidRPr="00A636A2">
        <w:rPr>
          <w:rFonts w:asciiTheme="minorHAnsi" w:hAnsiTheme="minorHAnsi"/>
          <w:position w:val="8"/>
          <w:sz w:val="22"/>
          <w:szCs w:val="22"/>
        </w:rPr>
        <w:t>−1</w:t>
      </w:r>
      <w:r w:rsidRPr="00A636A2">
        <w:rPr>
          <w:rFonts w:asciiTheme="minorHAnsi" w:hAnsiTheme="minorHAnsi"/>
          <w:sz w:val="22"/>
          <w:szCs w:val="22"/>
        </w:rPr>
        <w:t xml:space="preserve">], </w:t>
      </w:r>
      <w:r w:rsidRPr="00A636A2">
        <w:rPr>
          <w:rFonts w:asciiTheme="minorHAnsi" w:hAnsiTheme="minorHAnsi"/>
          <w:sz w:val="22"/>
          <w:szCs w:val="22"/>
        </w:rPr>
        <w:br/>
        <w:t xml:space="preserve">2) outflow of the previous time step and current grid cell, </w:t>
      </w:r>
      <m:oMath>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j+1</m:t>
            </m:r>
          </m:sub>
          <m:sup>
            <m:r>
              <w:rPr>
                <w:rFonts w:ascii="Cambria Math" w:hAnsi="Cambria Math"/>
                <w:sz w:val="22"/>
                <w:szCs w:val="22"/>
              </w:rPr>
              <m:t>t</m:t>
            </m:r>
          </m:sup>
        </m:sSubSup>
      </m:oMath>
      <w:r w:rsidRPr="00A636A2">
        <w:rPr>
          <w:rFonts w:asciiTheme="minorHAnsi" w:hAnsiTheme="minorHAnsi"/>
          <w:sz w:val="22"/>
          <w:szCs w:val="22"/>
        </w:rPr>
        <w:t xml:space="preserve"> [m</w:t>
      </w:r>
      <w:r w:rsidRPr="00A636A2">
        <w:rPr>
          <w:rFonts w:asciiTheme="minorHAnsi" w:hAnsiTheme="minorHAnsi"/>
          <w:position w:val="8"/>
          <w:sz w:val="22"/>
          <w:szCs w:val="22"/>
        </w:rPr>
        <w:t>3</w:t>
      </w:r>
      <w:r w:rsidRPr="00A636A2">
        <w:rPr>
          <w:rFonts w:asciiTheme="minorHAnsi" w:hAnsiTheme="minorHAnsi"/>
          <w:sz w:val="22"/>
          <w:szCs w:val="22"/>
        </w:rPr>
        <w:t>s</w:t>
      </w:r>
      <w:r w:rsidRPr="00A636A2">
        <w:rPr>
          <w:rFonts w:asciiTheme="minorHAnsi" w:hAnsiTheme="minorHAnsi"/>
          <w:position w:val="8"/>
          <w:sz w:val="22"/>
          <w:szCs w:val="22"/>
        </w:rPr>
        <w:t>−1</w:t>
      </w:r>
      <w:r w:rsidRPr="00A636A2">
        <w:rPr>
          <w:rFonts w:asciiTheme="minorHAnsi" w:hAnsiTheme="minorHAnsi"/>
          <w:sz w:val="22"/>
          <w:szCs w:val="22"/>
        </w:rPr>
        <w:t xml:space="preserve">], and </w:t>
      </w:r>
    </w:p>
    <w:p w14:paraId="24670E13"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3) inflow from the previous time step and adjacent upstream grid cell, </w:t>
      </w:r>
      <m:oMath>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m:t>
            </m:r>
          </m:sub>
          <m:sup>
            <m:r>
              <w:rPr>
                <w:rFonts w:ascii="Cambria Math" w:hAnsi="Cambria Math"/>
                <w:sz w:val="22"/>
                <w:szCs w:val="22"/>
              </w:rPr>
              <m:t>t</m:t>
            </m:r>
          </m:sup>
        </m:sSubSup>
      </m:oMath>
      <w:r w:rsidRPr="00A636A2">
        <w:rPr>
          <w:rFonts w:asciiTheme="minorHAnsi" w:hAnsiTheme="minorHAnsi"/>
          <w:sz w:val="22"/>
          <w:szCs w:val="22"/>
        </w:rPr>
        <w:t xml:space="preserve"> </w:t>
      </w:r>
      <w:r w:rsidRPr="00A636A2">
        <w:rPr>
          <w:rFonts w:asciiTheme="minorHAnsi" w:hAnsiTheme="minorHAnsi"/>
          <w:position w:val="-6"/>
          <w:sz w:val="22"/>
          <w:szCs w:val="22"/>
        </w:rPr>
        <w:t xml:space="preserve"> </w:t>
      </w:r>
      <w:r w:rsidRPr="00A636A2">
        <w:rPr>
          <w:rFonts w:asciiTheme="minorHAnsi" w:hAnsiTheme="minorHAnsi"/>
          <w:sz w:val="22"/>
          <w:szCs w:val="22"/>
        </w:rPr>
        <w:t>[m</w:t>
      </w:r>
      <w:r w:rsidRPr="00A636A2">
        <w:rPr>
          <w:rFonts w:asciiTheme="minorHAnsi" w:hAnsiTheme="minorHAnsi"/>
          <w:position w:val="8"/>
          <w:sz w:val="22"/>
          <w:szCs w:val="22"/>
        </w:rPr>
        <w:t>3</w:t>
      </w:r>
      <w:r w:rsidRPr="00A636A2">
        <w:rPr>
          <w:rFonts w:asciiTheme="minorHAnsi" w:hAnsiTheme="minorHAnsi"/>
          <w:sz w:val="22"/>
          <w:szCs w:val="22"/>
        </w:rPr>
        <w:t>s</w:t>
      </w:r>
      <w:r w:rsidRPr="00A636A2">
        <w:rPr>
          <w:rFonts w:asciiTheme="minorHAnsi" w:hAnsiTheme="minorHAnsi"/>
          <w:position w:val="8"/>
          <w:sz w:val="22"/>
          <w:szCs w:val="22"/>
        </w:rPr>
        <w:t>−1</w:t>
      </w:r>
      <w:r w:rsidRPr="00A636A2">
        <w:rPr>
          <w:rFonts w:asciiTheme="minorHAnsi" w:hAnsiTheme="minorHAnsi"/>
          <w:sz w:val="22"/>
          <w:szCs w:val="22"/>
        </w:rPr>
        <w:t>]:</w:t>
      </w:r>
    </w:p>
    <w:p w14:paraId="2093C5AC" w14:textId="77777777" w:rsidR="000F51E4" w:rsidRPr="00A636A2" w:rsidRDefault="000F51E4" w:rsidP="000F51E4">
      <w:pPr>
        <w:pStyle w:val="NormalWeb"/>
        <w:contextualSpacing/>
        <w:rPr>
          <w:rFonts w:asciiTheme="minorHAnsi" w:hAnsiTheme="minorHAnsi"/>
          <w:sz w:val="22"/>
          <w:szCs w:val="22"/>
        </w:rPr>
      </w:pPr>
    </w:p>
    <w:p w14:paraId="601317FF" w14:textId="16B23672" w:rsidR="000F51E4" w:rsidRPr="00A636A2" w:rsidRDefault="00000000" w:rsidP="000F51E4">
      <w:pPr>
        <w:pStyle w:val="NormalWeb"/>
        <w:contextualSpacing/>
        <w:rPr>
          <w:rFonts w:asciiTheme="minorHAnsi" w:hAnsiTheme="minorHAnsi"/>
          <w:sz w:val="22"/>
          <w:szCs w:val="22"/>
        </w:rPr>
      </w:pPr>
      <m:oMath>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j+1</m:t>
            </m:r>
          </m:sub>
          <m:sup>
            <m:r>
              <w:rPr>
                <w:rFonts w:ascii="Cambria Math" w:hAnsi="Cambria Math"/>
                <w:sz w:val="22"/>
                <w:szCs w:val="22"/>
              </w:rPr>
              <m:t>t+1</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0</m:t>
            </m:r>
          </m:sub>
        </m:sSub>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m:t>
            </m:r>
          </m:sub>
          <m:sup>
            <m:r>
              <w:rPr>
                <w:rFonts w:ascii="Cambria Math" w:hAnsi="Cambria Math"/>
                <w:sz w:val="22"/>
                <w:szCs w:val="22"/>
              </w:rPr>
              <m:t>t+1</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j+1</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sSubSup>
          <m:sSubSupPr>
            <m:ctrlPr>
              <w:rPr>
                <w:rFonts w:ascii="Cambria Math" w:eastAsia="Times New Roman" w:hAnsi="Cambria Math"/>
                <w:i/>
                <w:sz w:val="22"/>
                <w:szCs w:val="22"/>
              </w:rPr>
            </m:ctrlPr>
          </m:sSubSupPr>
          <m:e>
            <m:r>
              <w:rPr>
                <w:rFonts w:ascii="Cambria Math" w:hAnsi="Cambria Math"/>
                <w:sz w:val="22"/>
                <w:szCs w:val="22"/>
              </w:rPr>
              <m:t>Q</m:t>
            </m:r>
          </m:e>
          <m:sub>
            <m:r>
              <w:rPr>
                <w:rFonts w:ascii="Cambria Math" w:hAnsi="Cambria Math"/>
                <w:sz w:val="22"/>
                <w:szCs w:val="22"/>
              </w:rPr>
              <m:t>j</m:t>
            </m:r>
          </m:sub>
          <m:sup>
            <m:r>
              <w:rPr>
                <w:rFonts w:ascii="Cambria Math" w:hAnsi="Cambria Math"/>
                <w:sz w:val="22"/>
                <w:szCs w:val="22"/>
              </w:rPr>
              <m:t>t</m:t>
            </m:r>
          </m:sup>
        </m:sSubSup>
      </m:oMath>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t>(</w:t>
      </w:r>
      <w:r w:rsidR="00A636A2" w:rsidRPr="00A636A2">
        <w:rPr>
          <w:rFonts w:asciiTheme="minorHAnsi" w:hAnsiTheme="minorHAnsi"/>
          <w:sz w:val="22"/>
          <w:szCs w:val="22"/>
        </w:rPr>
        <w:t>8.</w:t>
      </w:r>
      <w:r w:rsidR="000F51E4" w:rsidRPr="00A636A2">
        <w:rPr>
          <w:rFonts w:asciiTheme="minorHAnsi" w:hAnsiTheme="minorHAnsi"/>
          <w:sz w:val="22"/>
          <w:szCs w:val="22"/>
        </w:rPr>
        <w:t>1</w:t>
      </w:r>
      <w:r w:rsidR="00A636A2" w:rsidRPr="00A636A2">
        <w:rPr>
          <w:rFonts w:asciiTheme="minorHAnsi" w:hAnsiTheme="minorHAnsi"/>
          <w:sz w:val="22"/>
          <w:szCs w:val="22"/>
        </w:rPr>
        <w:t>-1</w:t>
      </w:r>
      <w:r w:rsidR="000F51E4" w:rsidRPr="00A636A2">
        <w:rPr>
          <w:rFonts w:asciiTheme="minorHAnsi" w:hAnsiTheme="minorHAnsi"/>
          <w:sz w:val="22"/>
          <w:szCs w:val="22"/>
        </w:rPr>
        <w:t>)</w:t>
      </w:r>
    </w:p>
    <w:p w14:paraId="578C7A89" w14:textId="77777777" w:rsidR="000F51E4" w:rsidRPr="00A636A2" w:rsidRDefault="000F51E4" w:rsidP="000F51E4">
      <w:pPr>
        <w:pStyle w:val="NormalWeb"/>
        <w:contextualSpacing/>
        <w:rPr>
          <w:rFonts w:asciiTheme="minorHAnsi" w:hAnsiTheme="minorHAnsi"/>
          <w:sz w:val="22"/>
          <w:szCs w:val="22"/>
        </w:rPr>
      </w:pPr>
    </w:p>
    <w:p w14:paraId="4345BEFF"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The coefficients </w:t>
      </w:r>
      <w:r w:rsidRPr="00A636A2">
        <w:rPr>
          <w:rFonts w:asciiTheme="minorHAnsi" w:hAnsiTheme="minorHAnsi"/>
          <w:i/>
          <w:iCs/>
          <w:sz w:val="22"/>
          <w:szCs w:val="22"/>
        </w:rPr>
        <w:t>C</w:t>
      </w:r>
      <w:r w:rsidRPr="00A636A2">
        <w:rPr>
          <w:rFonts w:asciiTheme="minorHAnsi" w:hAnsiTheme="minorHAnsi"/>
          <w:i/>
          <w:iCs/>
          <w:position w:val="-4"/>
          <w:sz w:val="22"/>
          <w:szCs w:val="22"/>
        </w:rPr>
        <w:t xml:space="preserve">0 </w:t>
      </w:r>
      <w:r w:rsidRPr="00A636A2">
        <w:rPr>
          <w:rFonts w:asciiTheme="minorHAnsi" w:hAnsiTheme="minorHAnsi"/>
          <w:sz w:val="22"/>
          <w:szCs w:val="22"/>
        </w:rPr>
        <w:t xml:space="preserve">[-], </w:t>
      </w:r>
      <w:r w:rsidRPr="00A636A2">
        <w:rPr>
          <w:rFonts w:asciiTheme="minorHAnsi" w:hAnsiTheme="minorHAnsi"/>
          <w:i/>
          <w:iCs/>
          <w:sz w:val="22"/>
          <w:szCs w:val="22"/>
        </w:rPr>
        <w:t>C</w:t>
      </w:r>
      <w:r w:rsidRPr="00A636A2">
        <w:rPr>
          <w:rFonts w:asciiTheme="minorHAnsi" w:hAnsiTheme="minorHAnsi"/>
          <w:i/>
          <w:iCs/>
          <w:position w:val="-4"/>
          <w:sz w:val="22"/>
          <w:szCs w:val="22"/>
        </w:rPr>
        <w:t>1</w:t>
      </w:r>
      <w:r w:rsidRPr="00A636A2">
        <w:rPr>
          <w:rFonts w:asciiTheme="minorHAnsi" w:hAnsiTheme="minorHAnsi"/>
          <w:position w:val="-4"/>
          <w:sz w:val="22"/>
          <w:szCs w:val="22"/>
        </w:rPr>
        <w:t xml:space="preserve"> </w:t>
      </w:r>
      <w:r w:rsidRPr="00A636A2">
        <w:rPr>
          <w:rFonts w:asciiTheme="minorHAnsi" w:hAnsiTheme="minorHAnsi"/>
          <w:sz w:val="22"/>
          <w:szCs w:val="22"/>
        </w:rPr>
        <w:t xml:space="preserve">[-], and </w:t>
      </w:r>
      <w:r w:rsidRPr="00A636A2">
        <w:rPr>
          <w:rFonts w:asciiTheme="minorHAnsi" w:hAnsiTheme="minorHAnsi"/>
          <w:i/>
          <w:iCs/>
          <w:sz w:val="22"/>
          <w:szCs w:val="22"/>
        </w:rPr>
        <w:t>C</w:t>
      </w:r>
      <w:r w:rsidRPr="00A636A2">
        <w:rPr>
          <w:rFonts w:asciiTheme="minorHAnsi" w:hAnsiTheme="minorHAnsi"/>
          <w:i/>
          <w:iCs/>
          <w:position w:val="-4"/>
          <w:sz w:val="22"/>
          <w:szCs w:val="22"/>
        </w:rPr>
        <w:t>2</w:t>
      </w:r>
      <w:r w:rsidRPr="00A636A2">
        <w:rPr>
          <w:rFonts w:asciiTheme="minorHAnsi" w:hAnsiTheme="minorHAnsi"/>
          <w:position w:val="-4"/>
          <w:sz w:val="22"/>
          <w:szCs w:val="22"/>
        </w:rPr>
        <w:t xml:space="preserve"> </w:t>
      </w:r>
      <w:r w:rsidRPr="00A636A2">
        <w:rPr>
          <w:rFonts w:asciiTheme="minorHAnsi" w:hAnsiTheme="minorHAnsi"/>
          <w:sz w:val="22"/>
          <w:szCs w:val="22"/>
        </w:rPr>
        <w:t xml:space="preserve">[-], are defined such that: </w:t>
      </w:r>
    </w:p>
    <w:p w14:paraId="65BD25AF" w14:textId="0125BFE6" w:rsidR="000F51E4" w:rsidRPr="00A636A2" w:rsidRDefault="00000000" w:rsidP="000F51E4">
      <w:pPr>
        <w:pStyle w:val="NormalWeb"/>
        <w:contextualSpacing/>
        <w:rPr>
          <w:rFonts w:asciiTheme="minorHAnsi" w:hAnsiTheme="minorHAnsi"/>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=1</m:t>
        </m:r>
      </m:oMath>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t>(</w:t>
      </w:r>
      <w:r w:rsidR="00A636A2" w:rsidRPr="00A636A2">
        <w:rPr>
          <w:rFonts w:asciiTheme="minorHAnsi" w:hAnsiTheme="minorHAnsi"/>
          <w:sz w:val="22"/>
          <w:szCs w:val="22"/>
        </w:rPr>
        <w:t>8.1-</w:t>
      </w:r>
      <w:r w:rsidR="000F51E4" w:rsidRPr="00A636A2">
        <w:rPr>
          <w:rFonts w:asciiTheme="minorHAnsi" w:hAnsiTheme="minorHAnsi"/>
          <w:sz w:val="22"/>
          <w:szCs w:val="22"/>
        </w:rPr>
        <w:t>2)</w:t>
      </w:r>
    </w:p>
    <w:p w14:paraId="6E2544A8" w14:textId="77777777" w:rsidR="00A636A2" w:rsidRPr="00A636A2" w:rsidRDefault="00A636A2" w:rsidP="000F51E4">
      <w:pPr>
        <w:pStyle w:val="NormalWeb"/>
        <w:contextualSpacing/>
        <w:rPr>
          <w:rFonts w:asciiTheme="minorHAnsi" w:hAnsiTheme="minorHAnsi"/>
          <w:sz w:val="22"/>
          <w:szCs w:val="22"/>
        </w:rPr>
      </w:pPr>
    </w:p>
    <w:p w14:paraId="245B9DBE"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and if any of these three coefficients are less than 0, they are reset to 1, 0, and 0, respectively. The coefficients are unitless functions of the Courant number, </w:t>
      </w:r>
      <w:r w:rsidRPr="00A636A2">
        <w:rPr>
          <w:rFonts w:asciiTheme="minorHAnsi" w:hAnsiTheme="minorHAnsi"/>
          <w:i/>
          <w:iCs/>
          <w:sz w:val="22"/>
          <w:szCs w:val="22"/>
        </w:rPr>
        <w:t>C</w:t>
      </w:r>
      <w:r w:rsidRPr="00A636A2">
        <w:rPr>
          <w:rFonts w:asciiTheme="minorHAnsi" w:hAnsiTheme="minorHAnsi"/>
          <w:sz w:val="22"/>
          <w:szCs w:val="22"/>
        </w:rPr>
        <w:t xml:space="preserve">, and Reynolds number, </w:t>
      </w:r>
      <w:r w:rsidRPr="00A636A2">
        <w:rPr>
          <w:rFonts w:asciiTheme="minorHAnsi" w:hAnsiTheme="minorHAnsi"/>
          <w:i/>
          <w:iCs/>
          <w:sz w:val="22"/>
          <w:szCs w:val="22"/>
        </w:rPr>
        <w:t>D</w:t>
      </w:r>
      <w:r w:rsidRPr="00A636A2">
        <w:rPr>
          <w:rFonts w:asciiTheme="minorHAnsi" w:hAnsiTheme="minorHAnsi"/>
          <w:sz w:val="22"/>
          <w:szCs w:val="22"/>
        </w:rPr>
        <w:t>:</w:t>
      </w:r>
    </w:p>
    <w:p w14:paraId="69BF3C77" w14:textId="203F8E2F" w:rsidR="000F51E4" w:rsidRPr="00A636A2" w:rsidRDefault="00000000" w:rsidP="000F51E4">
      <w:pPr>
        <w:contextualSpacing/>
        <w:rPr>
          <w:rFonts w:asciiTheme="minorHAnsi" w:eastAsiaTheme="minorEastAsia" w:hAnsiTheme="minorHAnsi"/>
        </w:rPr>
      </w:p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eastAsiaTheme="minorHAnsi" w:hAnsi="Cambria Math" w:cstheme="minorBidi"/>
                <w:i/>
                <w:lang w:val="en-US"/>
              </w:rPr>
            </m:ctrlPr>
          </m:fPr>
          <m:num>
            <m:r>
              <w:rPr>
                <w:rFonts w:ascii="Cambria Math" w:hAnsi="Cambria Math"/>
              </w:rPr>
              <m:t>-1+C+D</m:t>
            </m:r>
          </m:num>
          <m:den>
            <m:r>
              <w:rPr>
                <w:rFonts w:ascii="Cambria Math" w:hAnsi="Cambria Math"/>
              </w:rPr>
              <m:t>1+C+D</m:t>
            </m:r>
          </m:den>
        </m:f>
      </m:oMath>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t>(</w:t>
      </w:r>
      <w:r w:rsidR="00A636A2" w:rsidRPr="00A636A2">
        <w:rPr>
          <w:rFonts w:asciiTheme="minorHAnsi" w:hAnsiTheme="minorHAnsi"/>
        </w:rPr>
        <w:t>8.1-</w:t>
      </w:r>
      <w:r w:rsidR="000F51E4" w:rsidRPr="00A636A2">
        <w:rPr>
          <w:rFonts w:asciiTheme="minorHAnsi" w:eastAsiaTheme="minorEastAsia" w:hAnsiTheme="minorHAnsi"/>
        </w:rPr>
        <w:t>3)</w:t>
      </w:r>
    </w:p>
    <w:p w14:paraId="687F9524" w14:textId="77777777" w:rsidR="000F51E4" w:rsidRPr="00A636A2" w:rsidRDefault="000F51E4" w:rsidP="000F51E4">
      <w:pPr>
        <w:contextualSpacing/>
        <w:rPr>
          <w:rFonts w:asciiTheme="minorHAnsi" w:eastAsiaTheme="minorEastAsia" w:hAnsiTheme="minorHAnsi"/>
        </w:rPr>
      </w:pPr>
    </w:p>
    <w:p w14:paraId="01898636" w14:textId="413E5A52" w:rsidR="000F51E4" w:rsidRPr="00A636A2" w:rsidRDefault="00000000" w:rsidP="000F51E4">
      <w:pPr>
        <w:contextualSpacing/>
        <w:rPr>
          <w:rFonts w:asciiTheme="minorHAnsi" w:eastAsiaTheme="minorEastAsia" w:hAnsiTheme="minorHAnsi"/>
        </w:rPr>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eastAsiaTheme="minorHAnsi" w:hAnsi="Cambria Math" w:cstheme="minorBidi"/>
                <w:i/>
                <w:lang w:val="en-US"/>
              </w:rPr>
            </m:ctrlPr>
          </m:fPr>
          <m:num>
            <m:r>
              <w:rPr>
                <w:rFonts w:ascii="Cambria Math" w:hAnsi="Cambria Math"/>
              </w:rPr>
              <m:t>1+C-D</m:t>
            </m:r>
          </m:num>
          <m:den>
            <m:r>
              <w:rPr>
                <w:rFonts w:ascii="Cambria Math" w:hAnsi="Cambria Math"/>
              </w:rPr>
              <m:t>1+C+D</m:t>
            </m:r>
          </m:den>
        </m:f>
      </m:oMath>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t>(</w:t>
      </w:r>
      <w:r w:rsidR="00A636A2" w:rsidRPr="00A636A2">
        <w:rPr>
          <w:rFonts w:asciiTheme="minorHAnsi" w:hAnsiTheme="minorHAnsi"/>
        </w:rPr>
        <w:t>8.1-</w:t>
      </w:r>
      <w:r w:rsidR="000F51E4" w:rsidRPr="00A636A2">
        <w:rPr>
          <w:rFonts w:asciiTheme="minorHAnsi" w:eastAsiaTheme="minorEastAsia" w:hAnsiTheme="minorHAnsi"/>
        </w:rPr>
        <w:t>4)</w:t>
      </w:r>
    </w:p>
    <w:p w14:paraId="13EE69F6" w14:textId="77777777" w:rsidR="000F51E4" w:rsidRPr="00A636A2" w:rsidRDefault="000F51E4" w:rsidP="000F51E4">
      <w:pPr>
        <w:contextualSpacing/>
        <w:rPr>
          <w:rFonts w:asciiTheme="minorHAnsi" w:eastAsiaTheme="minorEastAsia" w:hAnsiTheme="minorHAnsi"/>
        </w:rPr>
      </w:pPr>
    </w:p>
    <w:p w14:paraId="3C63B984" w14:textId="101BD871" w:rsidR="000F51E4" w:rsidRPr="00A636A2" w:rsidRDefault="00000000" w:rsidP="000F51E4">
      <w:pPr>
        <w:contextualSpacing/>
        <w:rPr>
          <w:rFonts w:asciiTheme="minorHAnsi" w:hAnsiTheme="minorHAnsi"/>
        </w:rPr>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eastAsiaTheme="minorHAnsi" w:hAnsi="Cambria Math" w:cstheme="minorBidi"/>
                <w:i/>
                <w:lang w:val="en-US"/>
              </w:rPr>
            </m:ctrlPr>
          </m:fPr>
          <m:num>
            <m:r>
              <w:rPr>
                <w:rFonts w:ascii="Cambria Math" w:hAnsi="Cambria Math"/>
              </w:rPr>
              <m:t>1-C+D</m:t>
            </m:r>
          </m:num>
          <m:den>
            <m:r>
              <w:rPr>
                <w:rFonts w:ascii="Cambria Math" w:hAnsi="Cambria Math"/>
              </w:rPr>
              <m:t>1+C+D</m:t>
            </m:r>
          </m:den>
        </m:f>
      </m:oMath>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r>
      <w:r w:rsidR="000F51E4" w:rsidRPr="00A636A2">
        <w:rPr>
          <w:rFonts w:asciiTheme="minorHAnsi" w:eastAsiaTheme="minorEastAsia" w:hAnsiTheme="minorHAnsi"/>
        </w:rPr>
        <w:tab/>
        <w:t>(</w:t>
      </w:r>
      <w:r w:rsidR="00A636A2" w:rsidRPr="00A636A2">
        <w:rPr>
          <w:rFonts w:asciiTheme="minorHAnsi" w:hAnsiTheme="minorHAnsi"/>
        </w:rPr>
        <w:t>8.1-</w:t>
      </w:r>
      <w:r w:rsidR="000F51E4" w:rsidRPr="00A636A2">
        <w:rPr>
          <w:rFonts w:asciiTheme="minorHAnsi" w:eastAsiaTheme="minorEastAsia" w:hAnsiTheme="minorHAnsi"/>
        </w:rPr>
        <w:t>5)</w:t>
      </w:r>
    </w:p>
    <w:p w14:paraId="58D0D64E"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Both </w:t>
      </w:r>
      <w:commentRangeStart w:id="297"/>
      <w:r w:rsidRPr="00A636A2">
        <w:rPr>
          <w:rFonts w:asciiTheme="minorHAnsi" w:hAnsiTheme="minorHAnsi"/>
          <w:i/>
          <w:iCs/>
          <w:sz w:val="22"/>
          <w:szCs w:val="22"/>
        </w:rPr>
        <w:t>C</w:t>
      </w:r>
      <w:commentRangeEnd w:id="297"/>
      <w:r w:rsidR="005375A0">
        <w:rPr>
          <w:rStyle w:val="CommentReference"/>
          <w:rFonts w:ascii="Arial" w:hAnsi="Arial" w:cs="Arial"/>
          <w:lang w:val="en"/>
        </w:rPr>
        <w:commentReference w:id="297"/>
      </w:r>
      <w:r w:rsidRPr="00A636A2">
        <w:rPr>
          <w:rFonts w:asciiTheme="minorHAnsi" w:hAnsiTheme="minorHAnsi"/>
          <w:sz w:val="22"/>
          <w:szCs w:val="22"/>
        </w:rPr>
        <w:t xml:space="preserve"> and </w:t>
      </w:r>
      <w:r w:rsidRPr="00A636A2">
        <w:rPr>
          <w:rFonts w:asciiTheme="minorHAnsi" w:hAnsiTheme="minorHAnsi"/>
          <w:i/>
          <w:iCs/>
          <w:sz w:val="22"/>
          <w:szCs w:val="22"/>
        </w:rPr>
        <w:t>D</w:t>
      </w:r>
      <w:r w:rsidRPr="00A636A2">
        <w:rPr>
          <w:rFonts w:asciiTheme="minorHAnsi" w:hAnsiTheme="minorHAnsi"/>
          <w:sz w:val="22"/>
          <w:szCs w:val="22"/>
        </w:rPr>
        <w:t xml:space="preserve"> depend on riverbed geometry, and are defined as:</w:t>
      </w:r>
      <w:r w:rsidRPr="00A636A2">
        <w:rPr>
          <w:rFonts w:asciiTheme="minorHAnsi" w:hAnsiTheme="minorHAnsi"/>
          <w:sz w:val="22"/>
          <w:szCs w:val="22"/>
        </w:rPr>
        <w:br/>
      </w:r>
    </w:p>
    <w:p w14:paraId="5EBA4C4B" w14:textId="406E996B" w:rsidR="000F51E4" w:rsidRPr="00A636A2" w:rsidRDefault="000F51E4" w:rsidP="000F51E4">
      <w:pPr>
        <w:pStyle w:val="NormalWeb"/>
        <w:contextualSpacing/>
        <w:rPr>
          <w:rFonts w:asciiTheme="minorHAnsi" w:hAnsiTheme="minorHAnsi"/>
          <w:sz w:val="22"/>
          <w:szCs w:val="22"/>
        </w:rPr>
      </w:pPr>
      <m:oMath>
        <m:r>
          <w:rPr>
            <w:rFonts w:ascii="Cambria Math" w:hAnsi="Cambria Math"/>
            <w:sz w:val="22"/>
            <w:szCs w:val="22"/>
          </w:rPr>
          <m:t>C=</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w</m:t>
            </m:r>
          </m:sub>
        </m:s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m</m:t>
            </m:r>
          </m:sub>
        </m:sSub>
        <m:f>
          <m:fPr>
            <m:ctrlPr>
              <w:rPr>
                <w:rFonts w:ascii="Cambria Math" w:eastAsia="Times New Roman" w:hAnsi="Cambria Math"/>
                <w:i/>
                <w:sz w:val="22"/>
                <w:szCs w:val="22"/>
              </w:rPr>
            </m:ctrlPr>
          </m:fPr>
          <m:num>
            <m:r>
              <w:rPr>
                <w:rFonts w:ascii="Cambria Math" w:hAnsi="Cambria Math"/>
                <w:sz w:val="22"/>
                <w:szCs w:val="22"/>
              </w:rPr>
              <m:t>∂t</m:t>
            </m:r>
          </m:num>
          <m:den>
            <m:r>
              <w:rPr>
                <w:rFonts w:ascii="Cambria Math" w:hAnsi="Cambria Math"/>
                <w:sz w:val="22"/>
                <w:szCs w:val="22"/>
              </w:rPr>
              <m:t>L</m:t>
            </m:r>
          </m:den>
        </m:f>
      </m:oMath>
      <w:r w:rsidRPr="00A636A2">
        <w:rPr>
          <w:rFonts w:asciiTheme="minorHAnsi" w:hAnsiTheme="minorHAnsi"/>
          <w:sz w:val="22"/>
          <w:szCs w:val="22"/>
        </w:rPr>
        <w:tab/>
      </w:r>
      <w:r w:rsidRPr="00A636A2">
        <w:rPr>
          <w:rFonts w:asciiTheme="minorHAnsi" w:hAnsiTheme="minorHAnsi"/>
          <w:sz w:val="22"/>
          <w:szCs w:val="22"/>
        </w:rPr>
        <w:tab/>
      </w:r>
      <w:r w:rsidR="00F675C4">
        <w:rPr>
          <w:rFonts w:asciiTheme="minorHAnsi" w:hAnsiTheme="minorHAnsi"/>
          <w:sz w:val="22"/>
          <w:szCs w:val="22"/>
        </w:rPr>
        <w:t>[-]</w:t>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t>(</w:t>
      </w:r>
      <w:r w:rsidR="00A636A2" w:rsidRPr="00A636A2">
        <w:rPr>
          <w:rFonts w:asciiTheme="minorHAnsi" w:hAnsiTheme="minorHAnsi"/>
          <w:sz w:val="22"/>
          <w:szCs w:val="22"/>
        </w:rPr>
        <w:t>8.1-</w:t>
      </w:r>
      <w:r w:rsidRPr="00A636A2">
        <w:rPr>
          <w:rFonts w:asciiTheme="minorHAnsi" w:hAnsiTheme="minorHAnsi"/>
          <w:sz w:val="22"/>
          <w:szCs w:val="22"/>
        </w:rPr>
        <w:t>6)</w:t>
      </w:r>
    </w:p>
    <w:p w14:paraId="2C0DD0E8" w14:textId="1DD815A6" w:rsidR="000F51E4" w:rsidRPr="00A636A2" w:rsidRDefault="000F51E4" w:rsidP="000F51E4">
      <w:pPr>
        <w:pStyle w:val="NormalWeb"/>
        <w:contextualSpacing/>
        <w:rPr>
          <w:rFonts w:asciiTheme="minorHAnsi" w:hAnsiTheme="minorHAnsi"/>
          <w:sz w:val="22"/>
          <w:szCs w:val="22"/>
        </w:rPr>
      </w:pPr>
      <m:oMath>
        <m:r>
          <w:rPr>
            <w:rFonts w:ascii="Cambria Math" w:hAnsi="Cambria Math"/>
            <w:sz w:val="22"/>
            <w:szCs w:val="22"/>
          </w:rPr>
          <m:t>D=</m:t>
        </m:r>
        <m:f>
          <m:fPr>
            <m:ctrlPr>
              <w:rPr>
                <w:rFonts w:ascii="Cambria Math" w:eastAsia="Times New Roman" w:hAnsi="Cambria Math"/>
                <w:i/>
                <w:sz w:val="22"/>
                <w:szCs w:val="22"/>
              </w:rPr>
            </m:ctrlPr>
          </m:fPr>
          <m:num>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m:t>
                </m:r>
              </m:sub>
            </m:sSub>
          </m:num>
          <m:den>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w</m:t>
                </m:r>
              </m:sub>
            </m:sSub>
            <m:r>
              <w:rPr>
                <w:rFonts w:ascii="Cambria Math" w:hAnsi="Cambria Math"/>
                <w:sz w:val="22"/>
                <w:szCs w:val="22"/>
              </w:rPr>
              <m:t>L</m:t>
            </m:r>
          </m:den>
        </m:f>
      </m:oMath>
      <w:r w:rsidRPr="00A636A2">
        <w:rPr>
          <w:rFonts w:asciiTheme="minorHAnsi" w:hAnsiTheme="minorHAnsi"/>
          <w:sz w:val="22"/>
          <w:szCs w:val="22"/>
        </w:rPr>
        <w:tab/>
      </w:r>
      <w:r w:rsidRPr="00A636A2">
        <w:rPr>
          <w:rFonts w:asciiTheme="minorHAnsi" w:hAnsiTheme="minorHAnsi"/>
          <w:sz w:val="22"/>
          <w:szCs w:val="22"/>
        </w:rPr>
        <w:tab/>
      </w:r>
      <w:r w:rsidR="00F675C4">
        <w:rPr>
          <w:rFonts w:asciiTheme="minorHAnsi" w:hAnsiTheme="minorHAnsi"/>
          <w:sz w:val="22"/>
          <w:szCs w:val="22"/>
        </w:rPr>
        <w:t>[-]</w:t>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t>(</w:t>
      </w:r>
      <w:r w:rsidR="00A636A2" w:rsidRPr="00A636A2">
        <w:rPr>
          <w:rFonts w:asciiTheme="minorHAnsi" w:hAnsiTheme="minorHAnsi"/>
          <w:sz w:val="22"/>
          <w:szCs w:val="22"/>
        </w:rPr>
        <w:t>8.1-</w:t>
      </w:r>
      <w:r w:rsidRPr="00A636A2">
        <w:rPr>
          <w:rFonts w:asciiTheme="minorHAnsi" w:hAnsiTheme="minorHAnsi"/>
          <w:sz w:val="22"/>
          <w:szCs w:val="22"/>
        </w:rPr>
        <w:t>7)</w:t>
      </w:r>
    </w:p>
    <w:p w14:paraId="29143132" w14:textId="2409ECFE"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where </w:t>
      </w:r>
      <w:r w:rsidRPr="00A636A2">
        <w:rPr>
          <w:rFonts w:asciiTheme="minorHAnsi" w:hAnsiTheme="minorHAnsi"/>
          <w:i/>
          <w:iCs/>
          <w:sz w:val="22"/>
          <w:szCs w:val="22"/>
        </w:rPr>
        <w:t>U</w:t>
      </w:r>
      <w:r w:rsidRPr="00A636A2">
        <w:rPr>
          <w:rFonts w:asciiTheme="minorHAnsi" w:hAnsiTheme="minorHAnsi"/>
          <w:i/>
          <w:iCs/>
          <w:position w:val="-4"/>
          <w:sz w:val="22"/>
          <w:szCs w:val="22"/>
        </w:rPr>
        <w:t>w</w:t>
      </w:r>
      <w:r w:rsidRPr="00A636A2">
        <w:rPr>
          <w:rFonts w:asciiTheme="minorHAnsi" w:hAnsiTheme="minorHAnsi"/>
          <w:position w:val="-4"/>
          <w:sz w:val="22"/>
          <w:szCs w:val="22"/>
        </w:rPr>
        <w:t xml:space="preserve"> </w:t>
      </w:r>
      <w:r w:rsidRPr="00A636A2">
        <w:rPr>
          <w:rFonts w:asciiTheme="minorHAnsi" w:hAnsiTheme="minorHAnsi"/>
          <w:sz w:val="22"/>
          <w:szCs w:val="22"/>
        </w:rPr>
        <w:t>[m</w:t>
      </w:r>
      <w:r w:rsidRPr="00A636A2">
        <w:rPr>
          <w:rFonts w:asciiTheme="minorHAnsi" w:hAnsiTheme="minorHAnsi"/>
          <w:position w:val="8"/>
          <w:sz w:val="22"/>
          <w:szCs w:val="22"/>
        </w:rPr>
        <w:t xml:space="preserve"> </w:t>
      </w:r>
      <w:r w:rsidRPr="00A636A2">
        <w:rPr>
          <w:rFonts w:asciiTheme="minorHAnsi" w:hAnsiTheme="minorHAnsi"/>
          <w:sz w:val="22"/>
          <w:szCs w:val="22"/>
        </w:rPr>
        <w:t>s</w:t>
      </w:r>
      <w:r w:rsidRPr="00A636A2">
        <w:rPr>
          <w:rFonts w:asciiTheme="minorHAnsi" w:hAnsiTheme="minorHAnsi"/>
          <w:position w:val="8"/>
          <w:sz w:val="22"/>
          <w:szCs w:val="22"/>
        </w:rPr>
        <w:t>−1</w:t>
      </w:r>
      <w:r w:rsidRPr="00A636A2">
        <w:rPr>
          <w:rFonts w:asciiTheme="minorHAnsi" w:hAnsiTheme="minorHAnsi"/>
          <w:sz w:val="22"/>
          <w:szCs w:val="22"/>
        </w:rPr>
        <w:t xml:space="preserve">] is the speed of wave propagation (also referred to as the wave celerity), </w:t>
      </w:r>
      <w:r w:rsidRPr="00A636A2">
        <w:rPr>
          <w:rFonts w:asciiTheme="minorHAnsi" w:hAnsiTheme="minorHAnsi"/>
          <w:i/>
          <w:iCs/>
          <w:sz w:val="22"/>
          <w:szCs w:val="22"/>
        </w:rPr>
        <w:t>V</w:t>
      </w:r>
      <w:r w:rsidRPr="00A636A2">
        <w:rPr>
          <w:rFonts w:asciiTheme="minorHAnsi" w:hAnsiTheme="minorHAnsi"/>
          <w:i/>
          <w:iCs/>
          <w:position w:val="-4"/>
          <w:sz w:val="22"/>
          <w:szCs w:val="22"/>
        </w:rPr>
        <w:t>m</w:t>
      </w:r>
      <w:r w:rsidRPr="00A636A2">
        <w:rPr>
          <w:rFonts w:asciiTheme="minorHAnsi" w:hAnsiTheme="minorHAnsi"/>
          <w:position w:val="-4"/>
          <w:sz w:val="22"/>
          <w:szCs w:val="22"/>
        </w:rPr>
        <w:t xml:space="preserve"> </w:t>
      </w:r>
      <w:r w:rsidRPr="00A636A2">
        <w:rPr>
          <w:rFonts w:asciiTheme="minorHAnsi" w:hAnsiTheme="minorHAnsi"/>
          <w:sz w:val="22"/>
          <w:szCs w:val="22"/>
        </w:rPr>
        <w:t>is the mean</w:t>
      </w:r>
      <w:commentRangeStart w:id="298"/>
      <w:r w:rsidRPr="00A636A2">
        <w:rPr>
          <w:rFonts w:asciiTheme="minorHAnsi" w:hAnsiTheme="minorHAnsi"/>
          <w:sz w:val="22"/>
          <w:szCs w:val="22"/>
        </w:rPr>
        <w:t xml:space="preserve"> </w:t>
      </w:r>
      <w:r w:rsidR="005375A0">
        <w:rPr>
          <w:rFonts w:asciiTheme="minorHAnsi" w:hAnsiTheme="minorHAnsi"/>
          <w:sz w:val="22"/>
          <w:szCs w:val="22"/>
        </w:rPr>
        <w:t xml:space="preserve">annual </w:t>
      </w:r>
      <w:commentRangeEnd w:id="298"/>
      <w:r w:rsidR="005375A0">
        <w:rPr>
          <w:rStyle w:val="CommentReference"/>
          <w:rFonts w:ascii="Arial" w:hAnsi="Arial" w:cs="Arial"/>
          <w:lang w:val="en"/>
        </w:rPr>
        <w:commentReference w:id="298"/>
      </w:r>
      <w:r w:rsidRPr="00A636A2">
        <w:rPr>
          <w:rFonts w:asciiTheme="minorHAnsi" w:hAnsiTheme="minorHAnsi"/>
          <w:sz w:val="22"/>
          <w:szCs w:val="22"/>
        </w:rPr>
        <w:t>fluid velocity [m s</w:t>
      </w:r>
      <w:r w:rsidRPr="00A636A2">
        <w:rPr>
          <w:rFonts w:asciiTheme="minorHAnsi" w:hAnsiTheme="minorHAnsi"/>
          <w:position w:val="8"/>
          <w:sz w:val="22"/>
          <w:szCs w:val="22"/>
        </w:rPr>
        <w:t>−1</w:t>
      </w:r>
      <w:r w:rsidRPr="00A636A2">
        <w:rPr>
          <w:rFonts w:asciiTheme="minorHAnsi" w:hAnsiTheme="minorHAnsi"/>
          <w:sz w:val="22"/>
          <w:szCs w:val="22"/>
        </w:rPr>
        <w:t>]</w:t>
      </w:r>
      <w:r w:rsidR="00F675C4">
        <w:rPr>
          <w:rFonts w:asciiTheme="minorHAnsi" w:hAnsiTheme="minorHAnsi"/>
          <w:sz w:val="22"/>
          <w:szCs w:val="22"/>
        </w:rPr>
        <w:t xml:space="preserve"> defined below</w:t>
      </w:r>
      <w:r w:rsidRPr="00A636A2">
        <w:rPr>
          <w:rFonts w:asciiTheme="minorHAnsi" w:hAnsiTheme="minorHAnsi"/>
          <w:sz w:val="22"/>
          <w:szCs w:val="22"/>
        </w:rPr>
        <w:t xml:space="preserve">, </w:t>
      </w:r>
      <w:r w:rsidRPr="00A636A2">
        <w:rPr>
          <w:rFonts w:asciiTheme="minorHAnsi" w:hAnsiTheme="minorHAnsi"/>
          <w:i/>
          <w:iCs/>
          <w:sz w:val="22"/>
          <w:szCs w:val="22"/>
        </w:rPr>
        <w:t>L</w:t>
      </w:r>
      <w:r w:rsidRPr="00A636A2">
        <w:rPr>
          <w:rFonts w:asciiTheme="minorHAnsi" w:hAnsiTheme="minorHAnsi"/>
          <w:sz w:val="22"/>
          <w:szCs w:val="22"/>
        </w:rPr>
        <w:t xml:space="preserve"> is the river length in the grid cell [m], </w:t>
      </w:r>
      <m:oMath>
        <m:r>
          <w:rPr>
            <w:rFonts w:ascii="Cambria Math" w:hAnsi="Cambria Math"/>
            <w:sz w:val="22"/>
            <w:szCs w:val="22"/>
          </w:rPr>
          <m:t>dt</m:t>
        </m:r>
      </m:oMath>
      <w:r w:rsidRPr="00A636A2">
        <w:rPr>
          <w:rFonts w:asciiTheme="minorHAnsi" w:hAnsiTheme="minorHAnsi"/>
          <w:i/>
          <w:iCs/>
          <w:sz w:val="22"/>
          <w:szCs w:val="22"/>
        </w:rPr>
        <w:t xml:space="preserve"> </w:t>
      </w:r>
      <w:r w:rsidRPr="00A636A2">
        <w:rPr>
          <w:rFonts w:asciiTheme="minorHAnsi" w:hAnsiTheme="minorHAnsi"/>
          <w:sz w:val="22"/>
          <w:szCs w:val="22"/>
        </w:rPr>
        <w:t xml:space="preserve">[s] is the time step length (daily), </w:t>
      </w:r>
      <w:r w:rsidRPr="00A636A2">
        <w:rPr>
          <w:rFonts w:asciiTheme="minorHAnsi" w:hAnsiTheme="minorHAnsi"/>
          <w:i/>
          <w:iCs/>
          <w:sz w:val="22"/>
          <w:szCs w:val="22"/>
        </w:rPr>
        <w:t>Y</w:t>
      </w:r>
      <w:r w:rsidRPr="00A636A2">
        <w:rPr>
          <w:rFonts w:asciiTheme="minorHAnsi" w:hAnsiTheme="minorHAnsi"/>
          <w:i/>
          <w:iCs/>
          <w:position w:val="-4"/>
          <w:sz w:val="22"/>
          <w:szCs w:val="22"/>
        </w:rPr>
        <w:t>m</w:t>
      </w:r>
      <w:r w:rsidRPr="00A636A2">
        <w:rPr>
          <w:rFonts w:asciiTheme="minorHAnsi" w:hAnsiTheme="minorHAnsi"/>
          <w:position w:val="-4"/>
          <w:sz w:val="22"/>
          <w:szCs w:val="22"/>
        </w:rPr>
        <w:t xml:space="preserve"> </w:t>
      </w:r>
      <w:r w:rsidRPr="00A636A2">
        <w:rPr>
          <w:rFonts w:asciiTheme="minorHAnsi" w:hAnsiTheme="minorHAnsi"/>
          <w:sz w:val="22"/>
          <w:szCs w:val="22"/>
        </w:rPr>
        <w:t xml:space="preserve">is the mean flow depth [m], and </w:t>
      </w:r>
      <w:r w:rsidRPr="00A636A2">
        <w:rPr>
          <w:rFonts w:asciiTheme="minorHAnsi" w:hAnsiTheme="minorHAnsi"/>
          <w:i/>
          <w:iCs/>
          <w:sz w:val="22"/>
          <w:szCs w:val="22"/>
        </w:rPr>
        <w:t>S</w:t>
      </w:r>
      <w:r w:rsidRPr="00A636A2">
        <w:rPr>
          <w:rFonts w:asciiTheme="minorHAnsi" w:hAnsiTheme="minorHAnsi"/>
          <w:i/>
          <w:iCs/>
          <w:position w:val="-4"/>
          <w:sz w:val="22"/>
          <w:szCs w:val="22"/>
        </w:rPr>
        <w:t>0</w:t>
      </w:r>
      <w:r w:rsidRPr="00A636A2">
        <w:rPr>
          <w:rFonts w:asciiTheme="minorHAnsi" w:hAnsiTheme="minorHAnsi"/>
          <w:position w:val="-4"/>
          <w:sz w:val="22"/>
          <w:szCs w:val="22"/>
        </w:rPr>
        <w:t xml:space="preserve"> </w:t>
      </w:r>
      <w:r w:rsidRPr="00A636A2">
        <w:rPr>
          <w:rFonts w:asciiTheme="minorHAnsi" w:hAnsiTheme="minorHAnsi"/>
          <w:sz w:val="22"/>
          <w:szCs w:val="22"/>
        </w:rPr>
        <w:t>is the riverbed slope [m km</w:t>
      </w:r>
      <w:r w:rsidRPr="00A636A2">
        <w:rPr>
          <w:rFonts w:asciiTheme="minorHAnsi" w:hAnsiTheme="minorHAnsi"/>
          <w:position w:val="8"/>
          <w:sz w:val="22"/>
          <w:szCs w:val="22"/>
        </w:rPr>
        <w:t>−1</w:t>
      </w:r>
      <w:r w:rsidRPr="00A636A2">
        <w:rPr>
          <w:rFonts w:asciiTheme="minorHAnsi" w:hAnsiTheme="minorHAnsi"/>
          <w:sz w:val="22"/>
          <w:szCs w:val="22"/>
        </w:rPr>
        <w:t xml:space="preserve">]. These variables are defined </w:t>
      </w:r>
      <w:commentRangeStart w:id="299"/>
      <w:commentRangeStart w:id="300"/>
      <w:r w:rsidRPr="00A636A2">
        <w:rPr>
          <w:rFonts w:asciiTheme="minorHAnsi" w:hAnsiTheme="minorHAnsi"/>
          <w:sz w:val="22"/>
          <w:szCs w:val="22"/>
        </w:rPr>
        <w:t>as</w:t>
      </w:r>
      <w:commentRangeEnd w:id="299"/>
      <w:r w:rsidR="009034C4">
        <w:rPr>
          <w:rStyle w:val="CommentReference"/>
          <w:rFonts w:ascii="Arial" w:hAnsi="Arial" w:cs="Arial"/>
          <w:lang w:val="en"/>
        </w:rPr>
        <w:commentReference w:id="299"/>
      </w:r>
      <w:commentRangeEnd w:id="300"/>
      <w:r w:rsidR="00C30B05">
        <w:rPr>
          <w:rStyle w:val="CommentReference"/>
          <w:rFonts w:ascii="Arial" w:hAnsi="Arial" w:cs="Arial"/>
          <w:lang w:val="en"/>
        </w:rPr>
        <w:commentReference w:id="300"/>
      </w:r>
      <w:r w:rsidRPr="00A636A2">
        <w:rPr>
          <w:rFonts w:asciiTheme="minorHAnsi" w:hAnsiTheme="minorHAnsi"/>
          <w:sz w:val="22"/>
          <w:szCs w:val="22"/>
        </w:rPr>
        <w:t>:</w:t>
      </w:r>
    </w:p>
    <w:p w14:paraId="06B007A3" w14:textId="3957C869" w:rsidR="000F51E4" w:rsidRPr="00A636A2" w:rsidRDefault="00000000" w:rsidP="000F51E4">
      <w:pPr>
        <w:pStyle w:val="NormalWeb"/>
        <w:contextualSpacing/>
        <w:rPr>
          <w:rFonts w:asciiTheme="minorHAnsi" w:hAnsiTheme="minorHAnsi"/>
          <w:sz w:val="22"/>
          <w:szCs w:val="22"/>
        </w:rPr>
      </w:pP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w</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f>
              <m:fPr>
                <m:ctrlPr>
                  <w:rPr>
                    <w:rFonts w:ascii="Cambria Math" w:eastAsia="Times New Roman" w:hAnsi="Cambria Math"/>
                    <w:i/>
                    <w:sz w:val="22"/>
                    <w:szCs w:val="22"/>
                  </w:rPr>
                </m:ctrlPr>
              </m:fPr>
              <m:num>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r>
                  <w:rPr>
                    <w:rFonts w:ascii="Cambria Math" w:hAnsi="Cambria Math"/>
                    <w:sz w:val="22"/>
                    <w:szCs w:val="22"/>
                  </w:rPr>
                  <m:t>σ</m:t>
                </m:r>
              </m:num>
              <m:den>
                <m:r>
                  <w:rPr>
                    <w:rFonts w:ascii="Cambria Math" w:hAnsi="Cambria Math"/>
                    <w:sz w:val="22"/>
                    <w:szCs w:val="22"/>
                  </w:rPr>
                  <m:t>σ+1</m:t>
                </m:r>
              </m:den>
            </m:f>
          </m:e>
        </m:d>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m</m:t>
            </m:r>
          </m:sub>
        </m:sSub>
      </m:oMath>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t>(</w:t>
      </w:r>
      <w:r w:rsidR="00A636A2" w:rsidRPr="00A636A2">
        <w:rPr>
          <w:rFonts w:asciiTheme="minorHAnsi" w:hAnsiTheme="minorHAnsi"/>
          <w:sz w:val="22"/>
          <w:szCs w:val="22"/>
        </w:rPr>
        <w:t>8.1-</w:t>
      </w:r>
      <w:r w:rsidR="000F51E4" w:rsidRPr="00A636A2">
        <w:rPr>
          <w:rFonts w:asciiTheme="minorHAnsi" w:hAnsiTheme="minorHAnsi"/>
          <w:sz w:val="22"/>
          <w:szCs w:val="22"/>
        </w:rPr>
        <w:t>8)</w:t>
      </w:r>
    </w:p>
    <w:p w14:paraId="2A219BBC"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br/>
        <w:t xml:space="preserve">where the shape </w:t>
      </w:r>
      <w:commentRangeStart w:id="301"/>
      <w:commentRangeStart w:id="302"/>
      <w:commentRangeStart w:id="303"/>
      <w:r w:rsidRPr="00A636A2">
        <w:rPr>
          <w:rFonts w:asciiTheme="minorHAnsi" w:hAnsiTheme="minorHAnsi"/>
          <w:sz w:val="22"/>
          <w:szCs w:val="22"/>
        </w:rPr>
        <w:t xml:space="preserve">parameter σ = 2 </w:t>
      </w:r>
      <w:commentRangeEnd w:id="301"/>
      <w:r w:rsidR="00553350">
        <w:rPr>
          <w:rStyle w:val="CommentReference"/>
          <w:rFonts w:ascii="Arial" w:hAnsi="Arial" w:cs="Arial"/>
          <w:lang w:val="en"/>
        </w:rPr>
        <w:commentReference w:id="301"/>
      </w:r>
      <w:commentRangeEnd w:id="302"/>
      <w:r w:rsidR="00633033">
        <w:rPr>
          <w:rStyle w:val="CommentReference"/>
          <w:rFonts w:ascii="Arial" w:hAnsi="Arial" w:cs="Arial"/>
          <w:lang w:val="en"/>
        </w:rPr>
        <w:commentReference w:id="302"/>
      </w:r>
      <w:commentRangeEnd w:id="303"/>
      <w:r w:rsidR="0029277F">
        <w:rPr>
          <w:rStyle w:val="CommentReference"/>
          <w:rFonts w:ascii="Arial" w:hAnsi="Arial" w:cs="Arial"/>
          <w:lang w:val="en"/>
        </w:rPr>
        <w:commentReference w:id="303"/>
      </w:r>
      <w:r w:rsidRPr="00A636A2">
        <w:rPr>
          <w:rFonts w:asciiTheme="minorHAnsi" w:hAnsiTheme="minorHAnsi"/>
          <w:sz w:val="22"/>
          <w:szCs w:val="22"/>
        </w:rPr>
        <w:t xml:space="preserve">[-], </w:t>
      </w:r>
    </w:p>
    <w:p w14:paraId="66603284" w14:textId="77777777" w:rsidR="000F51E4" w:rsidRPr="00A636A2" w:rsidRDefault="00000000" w:rsidP="000F51E4">
      <w:pPr>
        <w:pStyle w:val="NormalWeb"/>
        <w:contextualSpacing/>
        <w:rPr>
          <w:rFonts w:asciiTheme="minorHAnsi" w:hAnsiTheme="minorHAnsi"/>
          <w:sz w:val="22"/>
          <w:szCs w:val="22"/>
        </w:rPr>
      </w:pP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m</m:t>
            </m:r>
          </m:sub>
        </m:sSub>
        <m:r>
          <w:rPr>
            <w:rFonts w:ascii="Cambria Math" w:hAnsi="Cambria Math"/>
            <w:sz w:val="22"/>
            <w:szCs w:val="22"/>
          </w:rPr>
          <m:t>=</m:t>
        </m:r>
        <m:f>
          <m:fPr>
            <m:ctrlPr>
              <w:rPr>
                <w:rFonts w:ascii="Cambria Math" w:eastAsia="Times New Roman" w:hAnsi="Cambria Math"/>
                <w:i/>
                <w:sz w:val="22"/>
                <w:szCs w:val="22"/>
              </w:rPr>
            </m:ctrlPr>
          </m:fPr>
          <m:num>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m:t>
                </m:r>
              </m:sub>
            </m:sSub>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m:t>
                </m:r>
              </m:sub>
            </m:sSub>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m:t>
                </m:r>
              </m:sub>
            </m:sSub>
          </m:den>
        </m:f>
      </m:oMath>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p>
    <w:p w14:paraId="137EED23" w14:textId="65B9FA62"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r>
      <w:r w:rsidRPr="00A636A2">
        <w:rPr>
          <w:rFonts w:asciiTheme="minorHAnsi" w:hAnsiTheme="minorHAnsi"/>
          <w:sz w:val="22"/>
          <w:szCs w:val="22"/>
        </w:rPr>
        <w:t>(</w:t>
      </w:r>
      <w:r w:rsidR="00A636A2" w:rsidRPr="00A636A2">
        <w:rPr>
          <w:rFonts w:asciiTheme="minorHAnsi" w:hAnsiTheme="minorHAnsi"/>
          <w:sz w:val="22"/>
          <w:szCs w:val="22"/>
        </w:rPr>
        <w:t>8.1-</w:t>
      </w:r>
      <w:r w:rsidRPr="00A636A2">
        <w:rPr>
          <w:rFonts w:asciiTheme="minorHAnsi" w:hAnsiTheme="minorHAnsi"/>
          <w:sz w:val="22"/>
          <w:szCs w:val="22"/>
        </w:rPr>
        <w:t>9)</w:t>
      </w:r>
    </w:p>
    <w:p w14:paraId="075C22DF"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where </w:t>
      </w:r>
      <w:r w:rsidRPr="00A636A2">
        <w:rPr>
          <w:rFonts w:asciiTheme="minorHAnsi" w:hAnsiTheme="minorHAnsi"/>
          <w:i/>
          <w:iCs/>
          <w:sz w:val="22"/>
          <w:szCs w:val="22"/>
        </w:rPr>
        <w:t>Q</w:t>
      </w:r>
      <w:r w:rsidRPr="00A636A2">
        <w:rPr>
          <w:rFonts w:asciiTheme="minorHAnsi" w:hAnsiTheme="minorHAnsi"/>
          <w:i/>
          <w:iCs/>
          <w:position w:val="-4"/>
          <w:sz w:val="22"/>
          <w:szCs w:val="22"/>
        </w:rPr>
        <w:t>m</w:t>
      </w:r>
      <w:r w:rsidRPr="00A636A2">
        <w:rPr>
          <w:rFonts w:asciiTheme="minorHAnsi" w:hAnsiTheme="minorHAnsi"/>
          <w:position w:val="-4"/>
          <w:sz w:val="22"/>
          <w:szCs w:val="22"/>
        </w:rPr>
        <w:t xml:space="preserve"> </w:t>
      </w:r>
      <w:r w:rsidRPr="00A636A2">
        <w:rPr>
          <w:rFonts w:asciiTheme="minorHAnsi" w:hAnsiTheme="minorHAnsi"/>
          <w:sz w:val="22"/>
          <w:szCs w:val="22"/>
        </w:rPr>
        <w:t>is the mean annual discharge in the river segment [m</w:t>
      </w:r>
      <w:r w:rsidRPr="00A636A2">
        <w:rPr>
          <w:rFonts w:asciiTheme="minorHAnsi" w:hAnsiTheme="minorHAnsi"/>
          <w:position w:val="8"/>
          <w:sz w:val="22"/>
          <w:szCs w:val="22"/>
        </w:rPr>
        <w:t>3</w:t>
      </w:r>
      <w:r w:rsidRPr="00A636A2">
        <w:rPr>
          <w:rFonts w:asciiTheme="minorHAnsi" w:hAnsiTheme="minorHAnsi"/>
          <w:sz w:val="22"/>
          <w:szCs w:val="22"/>
        </w:rPr>
        <w:t>s</w:t>
      </w:r>
      <w:r w:rsidRPr="00A636A2">
        <w:rPr>
          <w:rFonts w:asciiTheme="minorHAnsi" w:hAnsiTheme="minorHAnsi"/>
          <w:position w:val="8"/>
          <w:sz w:val="22"/>
          <w:szCs w:val="22"/>
        </w:rPr>
        <w:t>−1</w:t>
      </w:r>
      <w:r w:rsidRPr="00A636A2">
        <w:rPr>
          <w:rFonts w:asciiTheme="minorHAnsi" w:hAnsiTheme="minorHAnsi"/>
          <w:sz w:val="22"/>
          <w:szCs w:val="22"/>
        </w:rPr>
        <w:t xml:space="preserve">], and </w:t>
      </w:r>
      <w:r w:rsidRPr="00A636A2">
        <w:rPr>
          <w:rFonts w:asciiTheme="minorHAnsi" w:hAnsiTheme="minorHAnsi"/>
          <w:i/>
          <w:iCs/>
          <w:sz w:val="22"/>
          <w:szCs w:val="22"/>
        </w:rPr>
        <w:t>W</w:t>
      </w:r>
      <w:r w:rsidRPr="00A636A2">
        <w:rPr>
          <w:rFonts w:asciiTheme="minorHAnsi" w:hAnsiTheme="minorHAnsi"/>
          <w:i/>
          <w:iCs/>
          <w:position w:val="-4"/>
          <w:sz w:val="22"/>
          <w:szCs w:val="22"/>
        </w:rPr>
        <w:t xml:space="preserve">m </w:t>
      </w:r>
      <w:r w:rsidRPr="00A636A2">
        <w:rPr>
          <w:rFonts w:asciiTheme="minorHAnsi" w:hAnsiTheme="minorHAnsi"/>
          <w:sz w:val="22"/>
          <w:szCs w:val="22"/>
        </w:rPr>
        <w:t xml:space="preserve">is the corresponding mean annual channel width [m]: </w:t>
      </w:r>
    </w:p>
    <w:p w14:paraId="74B27F9A" w14:textId="77777777" w:rsidR="000F51E4" w:rsidRPr="00A636A2" w:rsidRDefault="000F51E4" w:rsidP="000F51E4">
      <w:pPr>
        <w:pStyle w:val="NormalWeb"/>
        <w:contextualSpacing/>
        <w:rPr>
          <w:rFonts w:asciiTheme="minorHAnsi" w:hAnsiTheme="minorHAnsi"/>
          <w:sz w:val="22"/>
          <w:szCs w:val="22"/>
        </w:rPr>
      </w:pPr>
    </w:p>
    <w:p w14:paraId="7ED638CB" w14:textId="7AB19697" w:rsidR="000F51E4" w:rsidRPr="00A636A2" w:rsidRDefault="00000000" w:rsidP="000F51E4">
      <w:pPr>
        <w:pStyle w:val="NormalWeb"/>
        <w:contextualSpacing/>
        <w:rPr>
          <w:rFonts w:asciiTheme="minorHAnsi" w:hAnsiTheme="minorHAnsi"/>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m:t>
            </m:r>
          </m:sub>
        </m:sSub>
        <m:r>
          <w:rPr>
            <w:rFonts w:ascii="Cambria Math" w:hAnsi="Cambria Math"/>
            <w:sz w:val="22"/>
            <w:szCs w:val="22"/>
          </w:rPr>
          <m:t>=τ</m:t>
        </m:r>
        <m:sSubSup>
          <m:sSubSupPr>
            <m:ctrlPr>
              <w:rPr>
                <w:rFonts w:ascii="Cambria Math" w:hAnsi="Cambria Math"/>
                <w:i/>
                <w:sz w:val="22"/>
                <w:szCs w:val="22"/>
              </w:rPr>
            </m:ctrlPr>
          </m:sSubSupPr>
          <m:e>
            <m:r>
              <w:rPr>
                <w:rFonts w:ascii="Cambria Math" w:hAnsi="Cambria Math"/>
                <w:sz w:val="22"/>
                <w:szCs w:val="22"/>
              </w:rPr>
              <m:t>Q</m:t>
            </m:r>
          </m:e>
          <m:sub>
            <m:r>
              <w:rPr>
                <w:rFonts w:ascii="Cambria Math" w:hAnsi="Cambria Math"/>
                <w:sz w:val="22"/>
                <w:szCs w:val="22"/>
              </w:rPr>
              <m:t>m</m:t>
            </m:r>
          </m:sub>
          <m:sup>
            <m:r>
              <w:rPr>
                <w:rFonts w:ascii="Cambria Math" w:hAnsi="Cambria Math"/>
                <w:sz w:val="22"/>
                <w:szCs w:val="22"/>
              </w:rPr>
              <m:t>φ</m:t>
            </m:r>
          </m:sup>
        </m:sSubSup>
      </m:oMath>
      <w:r w:rsidR="000F51E4" w:rsidRPr="00A636A2">
        <w:rPr>
          <w:rFonts w:asciiTheme="minorHAnsi" w:hAnsiTheme="minorHAnsi"/>
          <w:sz w:val="22"/>
          <w:szCs w:val="22"/>
        </w:rPr>
        <w:tab/>
      </w:r>
      <w:r w:rsidR="000F51E4" w:rsidRPr="00A636A2">
        <w:rPr>
          <w:rFonts w:asciiTheme="minorHAnsi" w:hAnsiTheme="minorHAnsi"/>
          <w:sz w:val="22"/>
          <w:szCs w:val="22"/>
        </w:rPr>
        <w:tab/>
      </w:r>
    </w:p>
    <w:p w14:paraId="7B4DBBB4" w14:textId="4217A1D9"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t xml:space="preserve">             </w:t>
      </w:r>
      <w:r w:rsidRPr="00A636A2">
        <w:rPr>
          <w:rFonts w:asciiTheme="minorHAnsi" w:hAnsiTheme="minorHAnsi"/>
          <w:sz w:val="22"/>
          <w:szCs w:val="22"/>
        </w:rPr>
        <w:t>(</w:t>
      </w:r>
      <w:r w:rsidR="00A636A2" w:rsidRPr="00A636A2">
        <w:rPr>
          <w:rFonts w:asciiTheme="minorHAnsi" w:hAnsiTheme="minorHAnsi"/>
          <w:sz w:val="22"/>
          <w:szCs w:val="22"/>
        </w:rPr>
        <w:t>8.1-</w:t>
      </w:r>
      <w:r w:rsidRPr="00A636A2">
        <w:rPr>
          <w:rFonts w:asciiTheme="minorHAnsi" w:hAnsiTheme="minorHAnsi"/>
          <w:sz w:val="22"/>
          <w:szCs w:val="22"/>
        </w:rPr>
        <w:t>10)</w:t>
      </w:r>
    </w:p>
    <w:p w14:paraId="7026E13F"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where τ [-] and φ [-] are constants 8.0 and </w:t>
      </w:r>
      <w:commentRangeStart w:id="304"/>
      <w:commentRangeStart w:id="305"/>
      <w:r w:rsidRPr="00A636A2">
        <w:rPr>
          <w:rFonts w:asciiTheme="minorHAnsi" w:hAnsiTheme="minorHAnsi"/>
          <w:sz w:val="22"/>
          <w:szCs w:val="22"/>
        </w:rPr>
        <w:t>0.58</w:t>
      </w:r>
      <w:commentRangeEnd w:id="304"/>
      <w:r w:rsidR="005375A0">
        <w:rPr>
          <w:rStyle w:val="CommentReference"/>
          <w:rFonts w:ascii="Arial" w:hAnsi="Arial" w:cs="Arial"/>
          <w:lang w:val="en"/>
        </w:rPr>
        <w:commentReference w:id="304"/>
      </w:r>
      <w:commentRangeEnd w:id="305"/>
      <w:r w:rsidR="000F736B">
        <w:rPr>
          <w:rStyle w:val="CommentReference"/>
          <w:rFonts w:ascii="Arial" w:hAnsi="Arial" w:cs="Arial"/>
          <w:lang w:val="en"/>
        </w:rPr>
        <w:commentReference w:id="305"/>
      </w:r>
      <w:r w:rsidRPr="00A636A2">
        <w:rPr>
          <w:rFonts w:asciiTheme="minorHAnsi" w:hAnsiTheme="minorHAnsi"/>
          <w:sz w:val="22"/>
          <w:szCs w:val="22"/>
        </w:rPr>
        <w:t xml:space="preserve">, respectively (Knighton, 1998).  </w:t>
      </w:r>
    </w:p>
    <w:p w14:paraId="1E9C2DA4" w14:textId="77777777"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Parameter </w:t>
      </w:r>
      <w:r w:rsidRPr="00A636A2">
        <w:rPr>
          <w:rFonts w:asciiTheme="minorHAnsi" w:hAnsiTheme="minorHAnsi"/>
          <w:i/>
          <w:iCs/>
          <w:sz w:val="22"/>
          <w:szCs w:val="22"/>
        </w:rPr>
        <w:t>Y</w:t>
      </w:r>
      <w:r w:rsidRPr="00A636A2">
        <w:rPr>
          <w:rFonts w:asciiTheme="minorHAnsi" w:hAnsiTheme="minorHAnsi"/>
          <w:i/>
          <w:iCs/>
          <w:sz w:val="22"/>
          <w:szCs w:val="22"/>
          <w:vertAlign w:val="subscript"/>
        </w:rPr>
        <w:t>m</w:t>
      </w:r>
      <w:r w:rsidRPr="00A636A2">
        <w:rPr>
          <w:rFonts w:asciiTheme="minorHAnsi" w:hAnsiTheme="minorHAnsi"/>
          <w:sz w:val="22"/>
          <w:szCs w:val="22"/>
        </w:rPr>
        <w:t xml:space="preserve"> is calculated as:</w:t>
      </w:r>
    </w:p>
    <w:p w14:paraId="688FBAE0" w14:textId="77777777" w:rsidR="000F51E4" w:rsidRPr="00A636A2" w:rsidRDefault="000F51E4" w:rsidP="000F51E4">
      <w:pPr>
        <w:pStyle w:val="NormalWeb"/>
        <w:contextualSpacing/>
        <w:rPr>
          <w:rFonts w:asciiTheme="minorHAnsi" w:hAnsiTheme="minorHAnsi"/>
          <w:sz w:val="22"/>
          <w:szCs w:val="22"/>
        </w:rPr>
      </w:pPr>
    </w:p>
    <w:p w14:paraId="5EADA2B9" w14:textId="517EDA5D" w:rsidR="000F51E4" w:rsidRPr="00A636A2" w:rsidRDefault="00000000" w:rsidP="000F51E4">
      <w:pPr>
        <w:pStyle w:val="NormalWeb"/>
        <w:contextualSpacing/>
        <w:rPr>
          <w:rFonts w:asciiTheme="minorHAnsi" w:eastAsia="Times New Roman" w:hAnsiTheme="minorHAnsi"/>
          <w:sz w:val="22"/>
          <w:szCs w:val="22"/>
        </w:rPr>
      </w:pP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m:t>
            </m:r>
          </m:sub>
        </m:sSub>
        <m:r>
          <w:rPr>
            <w:rFonts w:ascii="Cambria Math" w:hAnsi="Cambria Math"/>
            <w:sz w:val="22"/>
            <w:szCs w:val="22"/>
          </w:rPr>
          <m:t>= η</m:t>
        </m:r>
        <m:sSubSup>
          <m:sSubSupPr>
            <m:ctrlPr>
              <w:rPr>
                <w:rFonts w:ascii="Cambria Math" w:hAnsi="Cambria Math"/>
                <w:i/>
                <w:sz w:val="22"/>
                <w:szCs w:val="22"/>
              </w:rPr>
            </m:ctrlPr>
          </m:sSubSupPr>
          <m:e>
            <m:r>
              <w:rPr>
                <w:rFonts w:ascii="Cambria Math" w:hAnsi="Cambria Math"/>
                <w:sz w:val="22"/>
                <w:szCs w:val="22"/>
              </w:rPr>
              <m:t>Q</m:t>
            </m:r>
          </m:e>
          <m:sub>
            <m:r>
              <w:rPr>
                <w:rFonts w:ascii="Cambria Math" w:hAnsi="Cambria Math"/>
                <w:sz w:val="22"/>
                <w:szCs w:val="22"/>
              </w:rPr>
              <m:t>m</m:t>
            </m:r>
          </m:sub>
          <m:sup>
            <m:r>
              <w:rPr>
                <w:rFonts w:ascii="Cambria Math" w:hAnsi="Cambria Math"/>
                <w:sz w:val="22"/>
                <w:szCs w:val="22"/>
              </w:rPr>
              <m:t>v</m:t>
            </m:r>
          </m:sup>
        </m:sSubSup>
      </m:oMath>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0F51E4" w:rsidRPr="00A636A2">
        <w:rPr>
          <w:rFonts w:asciiTheme="minorHAnsi" w:hAnsiTheme="minorHAnsi"/>
          <w:sz w:val="22"/>
          <w:szCs w:val="22"/>
        </w:rPr>
        <w:tab/>
      </w:r>
      <w:r w:rsidR="00A636A2">
        <w:rPr>
          <w:rFonts w:asciiTheme="minorHAnsi" w:hAnsiTheme="minorHAnsi"/>
          <w:sz w:val="22"/>
          <w:szCs w:val="22"/>
        </w:rPr>
        <w:tab/>
      </w:r>
      <w:r w:rsidR="00A636A2">
        <w:rPr>
          <w:rFonts w:asciiTheme="minorHAnsi" w:hAnsiTheme="minorHAnsi"/>
          <w:sz w:val="22"/>
          <w:szCs w:val="22"/>
        </w:rPr>
        <w:tab/>
        <w:t xml:space="preserve">             </w:t>
      </w:r>
      <w:r w:rsidR="000F51E4" w:rsidRPr="00A636A2">
        <w:rPr>
          <w:rFonts w:asciiTheme="minorHAnsi" w:hAnsiTheme="minorHAnsi"/>
          <w:sz w:val="22"/>
          <w:szCs w:val="22"/>
        </w:rPr>
        <w:t>(</w:t>
      </w:r>
      <w:r w:rsidR="00A636A2" w:rsidRPr="00A636A2">
        <w:rPr>
          <w:rFonts w:asciiTheme="minorHAnsi" w:hAnsiTheme="minorHAnsi"/>
          <w:sz w:val="22"/>
          <w:szCs w:val="22"/>
        </w:rPr>
        <w:t>8.1-</w:t>
      </w:r>
      <w:r w:rsidR="000F51E4" w:rsidRPr="00A636A2">
        <w:rPr>
          <w:rFonts w:asciiTheme="minorHAnsi" w:hAnsiTheme="minorHAnsi"/>
          <w:sz w:val="22"/>
          <w:szCs w:val="22"/>
        </w:rPr>
        <w:t>11)</w:t>
      </w:r>
    </w:p>
    <w:p w14:paraId="4648748A" w14:textId="2DBEEB62"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Where </w:t>
      </w:r>
      <m:oMath>
        <m:r>
          <w:rPr>
            <w:rFonts w:ascii="Cambria Math" w:hAnsi="Cambria Math"/>
            <w:sz w:val="22"/>
            <w:szCs w:val="22"/>
          </w:rPr>
          <m:t>η</m:t>
        </m:r>
      </m:oMath>
      <w:r w:rsidRPr="00A636A2">
        <w:rPr>
          <w:rFonts w:asciiTheme="minorHAnsi" w:hAnsiTheme="minorHAnsi"/>
          <w:sz w:val="22"/>
          <w:szCs w:val="22"/>
        </w:rPr>
        <w:t xml:space="preserve"> and </w:t>
      </w:r>
      <w:r w:rsidRPr="00A636A2">
        <w:rPr>
          <w:rFonts w:asciiTheme="minorHAnsi" w:hAnsiTheme="minorHAnsi"/>
          <w:i/>
          <w:iCs/>
          <w:sz w:val="22"/>
          <w:szCs w:val="22"/>
        </w:rPr>
        <w:t>v</w:t>
      </w:r>
      <w:r w:rsidRPr="00A636A2">
        <w:rPr>
          <w:rFonts w:asciiTheme="minorHAnsi" w:hAnsiTheme="minorHAnsi"/>
          <w:sz w:val="22"/>
          <w:szCs w:val="22"/>
        </w:rPr>
        <w:t xml:space="preserve"> are empirical constants of 0.25 and 0.4, respectively (Knighton, 1998), </w:t>
      </w:r>
      <w:commentRangeStart w:id="306"/>
      <w:r w:rsidRPr="00A636A2">
        <w:rPr>
          <w:rFonts w:asciiTheme="minorHAnsi" w:hAnsiTheme="minorHAnsi"/>
          <w:sz w:val="22"/>
          <w:szCs w:val="22"/>
        </w:rPr>
        <w:t xml:space="preserve">and </w:t>
      </w:r>
      <w:r w:rsidRPr="00A636A2">
        <w:rPr>
          <w:rFonts w:asciiTheme="minorHAnsi" w:hAnsiTheme="minorHAnsi"/>
          <w:i/>
          <w:iCs/>
          <w:sz w:val="22"/>
          <w:szCs w:val="22"/>
        </w:rPr>
        <w:t>S</w:t>
      </w:r>
      <w:r w:rsidRPr="00A636A2">
        <w:rPr>
          <w:rFonts w:asciiTheme="minorHAnsi" w:hAnsiTheme="minorHAnsi"/>
          <w:i/>
          <w:iCs/>
          <w:sz w:val="22"/>
          <w:szCs w:val="22"/>
          <w:vertAlign w:val="subscript"/>
        </w:rPr>
        <w:t>0</w:t>
      </w:r>
      <w:r w:rsidRPr="00A636A2">
        <w:rPr>
          <w:rFonts w:asciiTheme="minorHAnsi" w:hAnsiTheme="minorHAnsi"/>
          <w:sz w:val="22"/>
          <w:szCs w:val="22"/>
        </w:rPr>
        <w:t xml:space="preserve"> is </w:t>
      </w:r>
      <w:r w:rsidR="009034C4">
        <w:rPr>
          <w:rFonts w:asciiTheme="minorHAnsi" w:hAnsiTheme="minorHAnsi"/>
          <w:sz w:val="22"/>
          <w:szCs w:val="22"/>
        </w:rPr>
        <w:t xml:space="preserve">an input to the model that defaults to </w:t>
      </w:r>
      <w:r w:rsidRPr="00A636A2">
        <w:rPr>
          <w:rFonts w:asciiTheme="minorHAnsi" w:hAnsiTheme="minorHAnsi"/>
          <w:sz w:val="22"/>
          <w:szCs w:val="22"/>
        </w:rPr>
        <w:t>0.1</w:t>
      </w:r>
      <w:commentRangeEnd w:id="306"/>
      <w:r w:rsidR="005375A0">
        <w:rPr>
          <w:rStyle w:val="CommentReference"/>
          <w:rFonts w:ascii="Arial" w:hAnsi="Arial" w:cs="Arial"/>
          <w:lang w:val="en"/>
        </w:rPr>
        <w:commentReference w:id="306"/>
      </w:r>
      <w:r w:rsidRPr="00A636A2">
        <w:rPr>
          <w:rFonts w:asciiTheme="minorHAnsi" w:hAnsiTheme="minorHAnsi"/>
          <w:sz w:val="22"/>
          <w:szCs w:val="22"/>
        </w:rPr>
        <w:t>.</w:t>
      </w:r>
    </w:p>
    <w:p w14:paraId="64ABAA19" w14:textId="77777777" w:rsidR="000F51E4" w:rsidRPr="00A636A2" w:rsidRDefault="000F51E4" w:rsidP="000F51E4">
      <w:pPr>
        <w:pStyle w:val="NormalWeb"/>
        <w:contextualSpacing/>
        <w:rPr>
          <w:rFonts w:asciiTheme="minorHAnsi" w:hAnsiTheme="minorHAnsi"/>
          <w:sz w:val="22"/>
          <w:szCs w:val="22"/>
        </w:rPr>
      </w:pPr>
    </w:p>
    <w:p w14:paraId="28A9645D" w14:textId="79DD9CBB"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 xml:space="preserve">River length </w:t>
      </w:r>
      <w:r w:rsidRPr="00A636A2">
        <w:rPr>
          <w:rFonts w:asciiTheme="minorHAnsi" w:hAnsiTheme="minorHAnsi"/>
          <w:i/>
          <w:iCs/>
          <w:sz w:val="22"/>
          <w:szCs w:val="22"/>
        </w:rPr>
        <w:t>L</w:t>
      </w:r>
      <w:r w:rsidRPr="00A636A2">
        <w:rPr>
          <w:rFonts w:asciiTheme="minorHAnsi" w:hAnsiTheme="minorHAnsi"/>
          <w:sz w:val="22"/>
          <w:szCs w:val="22"/>
        </w:rPr>
        <w:t xml:space="preserve"> is calculated as</w:t>
      </w:r>
      <w:r w:rsidR="000F736B">
        <w:rPr>
          <w:rFonts w:asciiTheme="minorHAnsi" w:hAnsiTheme="minorHAnsi"/>
          <w:sz w:val="22"/>
          <w:szCs w:val="22"/>
        </w:rPr>
        <w:t xml:space="preserve"> (Fekete et al. 2001)</w:t>
      </w:r>
      <w:r w:rsidRPr="00A636A2">
        <w:rPr>
          <w:rFonts w:asciiTheme="minorHAnsi" w:hAnsiTheme="minorHAnsi"/>
          <w:sz w:val="22"/>
          <w:szCs w:val="22"/>
        </w:rPr>
        <w:t>:</w:t>
      </w:r>
    </w:p>
    <w:p w14:paraId="057C111D" w14:textId="77777777" w:rsidR="000F51E4" w:rsidRPr="00A636A2" w:rsidRDefault="000F51E4" w:rsidP="000F51E4">
      <w:pPr>
        <w:pStyle w:val="NormalWeb"/>
        <w:contextualSpacing/>
        <w:rPr>
          <w:rFonts w:asciiTheme="minorHAnsi" w:hAnsiTheme="minorHAnsi"/>
          <w:sz w:val="22"/>
          <w:szCs w:val="22"/>
        </w:rPr>
      </w:pPr>
    </w:p>
    <w:p w14:paraId="03A94A66" w14:textId="3B24D431" w:rsidR="000F51E4" w:rsidRPr="00A636A2" w:rsidRDefault="000F51E4" w:rsidP="000F51E4">
      <w:pPr>
        <w:pStyle w:val="NormalWeb"/>
        <w:contextualSpacing/>
        <w:rPr>
          <w:rFonts w:asciiTheme="minorHAnsi" w:hAnsiTheme="minorHAnsi"/>
          <w:sz w:val="22"/>
          <w:szCs w:val="22"/>
        </w:rPr>
      </w:pPr>
      <w:commentRangeStart w:id="307"/>
      <m:oMath>
        <m:r>
          <w:rPr>
            <w:rFonts w:ascii="Cambria Math" w:hAnsi="Cambria Math"/>
            <w:sz w:val="22"/>
            <w:szCs w:val="22"/>
          </w:rPr>
          <m:t>L=</m:t>
        </m:r>
        <m:f>
          <m:fPr>
            <m:ctrlPr>
              <w:rPr>
                <w:rFonts w:ascii="Cambria Math" w:eastAsia="Times New Roman" w:hAnsi="Cambria Math"/>
                <w:i/>
                <w:sz w:val="22"/>
                <w:szCs w:val="22"/>
              </w:rPr>
            </m:ctrlPr>
          </m:fPr>
          <m:num>
            <m:r>
              <w:rPr>
                <w:rFonts w:ascii="Cambria Math" w:hAnsi="Cambria Math"/>
                <w:sz w:val="22"/>
                <w:szCs w:val="22"/>
              </w:rPr>
              <m:t>N</m:t>
            </m:r>
            <m:rad>
              <m:radPr>
                <m:degHide m:val="1"/>
                <m:ctrlPr>
                  <w:rPr>
                    <w:rFonts w:ascii="Cambria Math" w:eastAsia="Times New Roman" w:hAnsi="Cambria Math"/>
                    <w:i/>
                    <w:sz w:val="22"/>
                    <w:szCs w:val="22"/>
                  </w:rPr>
                </m:ctrlPr>
              </m:radPr>
              <m:deg/>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c</m:t>
                    </m:r>
                  </m:sub>
                </m:sSub>
              </m:e>
            </m:rad>
          </m:num>
          <m:den>
            <m:r>
              <w:rPr>
                <w:rFonts w:ascii="Cambria Math" w:eastAsia="Times New Roman" w:hAnsi="Cambria Math"/>
                <w:sz w:val="22"/>
                <w:szCs w:val="22"/>
              </w:rPr>
              <m:t>1-0.077</m:t>
            </m:r>
            <m:func>
              <m:funcPr>
                <m:ctrlPr>
                  <w:rPr>
                    <w:rFonts w:ascii="Cambria Math" w:eastAsia="Times New Roman" w:hAnsi="Cambria Math"/>
                    <w:i/>
                    <w:sz w:val="22"/>
                    <w:szCs w:val="22"/>
                  </w:rPr>
                </m:ctrlPr>
              </m:funcPr>
              <m:fName>
                <m:r>
                  <m:rPr>
                    <m:sty m:val="p"/>
                  </m:rPr>
                  <w:rPr>
                    <w:rFonts w:ascii="Cambria Math" w:eastAsia="Times New Roman" w:hAnsi="Cambria Math"/>
                    <w:sz w:val="22"/>
                    <w:szCs w:val="22"/>
                  </w:rPr>
                  <m:t>log</m:t>
                </m:r>
              </m:fName>
              <m:e>
                <m:d>
                  <m:dPr>
                    <m:ctrlPr>
                      <w:rPr>
                        <w:rFonts w:ascii="Cambria Math" w:eastAsia="Times New Roman" w:hAnsi="Cambria Math"/>
                        <w:i/>
                        <w:sz w:val="22"/>
                        <w:szCs w:val="22"/>
                      </w:rPr>
                    </m:ctrlPr>
                  </m:dPr>
                  <m:e>
                    <m:sSub>
                      <m:sSubPr>
                        <m:ctrlPr>
                          <w:rPr>
                            <w:rFonts w:ascii="Cambria Math" w:eastAsia="Times New Roman" w:hAnsi="Cambria Math"/>
                            <w:i/>
                            <w:sz w:val="22"/>
                            <w:szCs w:val="22"/>
                          </w:rPr>
                        </m:ctrlPr>
                      </m:sSubPr>
                      <m:e>
                        <m:r>
                          <w:rPr>
                            <w:rFonts w:ascii="Cambria Math" w:eastAsia="Times New Roman" w:hAnsi="Cambria Math"/>
                            <w:sz w:val="22"/>
                            <w:szCs w:val="22"/>
                          </w:rPr>
                          <m:t>A</m:t>
                        </m:r>
                      </m:e>
                      <m:sub>
                        <m:r>
                          <w:rPr>
                            <w:rFonts w:ascii="Cambria Math" w:eastAsia="Times New Roman" w:hAnsi="Cambria Math"/>
                            <w:sz w:val="22"/>
                            <w:szCs w:val="22"/>
                          </w:rPr>
                          <m:t>c</m:t>
                        </m:r>
                      </m:sub>
                    </m:sSub>
                  </m:e>
                </m:d>
              </m:e>
            </m:func>
          </m:den>
        </m:f>
      </m:oMath>
      <w:r w:rsidRPr="00A636A2">
        <w:rPr>
          <w:rFonts w:asciiTheme="minorHAnsi" w:hAnsiTheme="minorHAnsi"/>
          <w:sz w:val="22"/>
          <w:szCs w:val="22"/>
        </w:rPr>
        <w:tab/>
      </w:r>
      <w:commentRangeEnd w:id="307"/>
      <w:r w:rsidR="00F718E7">
        <w:rPr>
          <w:rStyle w:val="CommentReference"/>
          <w:rFonts w:ascii="Arial" w:hAnsi="Arial" w:cs="Arial"/>
          <w:lang w:val="en"/>
        </w:rPr>
        <w:commentReference w:id="307"/>
      </w:r>
    </w:p>
    <w:p w14:paraId="1097DBC3" w14:textId="17CE70F4" w:rsidR="000F51E4" w:rsidRPr="00A636A2" w:rsidRDefault="000F51E4" w:rsidP="000F51E4">
      <w:pPr>
        <w:pStyle w:val="NormalWeb"/>
        <w:contextualSpacing/>
        <w:rPr>
          <w:rFonts w:asciiTheme="minorHAnsi" w:hAnsiTheme="minorHAnsi"/>
          <w:sz w:val="22"/>
          <w:szCs w:val="22"/>
        </w:rPr>
      </w:pP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Pr="00A636A2">
        <w:rPr>
          <w:rFonts w:asciiTheme="minorHAnsi" w:hAnsiTheme="minorHAnsi"/>
          <w:sz w:val="22"/>
          <w:szCs w:val="22"/>
        </w:rPr>
        <w:tab/>
      </w:r>
      <w:r w:rsidR="00A636A2">
        <w:rPr>
          <w:rFonts w:asciiTheme="minorHAnsi" w:hAnsiTheme="minorHAnsi"/>
          <w:sz w:val="22"/>
          <w:szCs w:val="22"/>
        </w:rPr>
        <w:tab/>
        <w:t xml:space="preserve">             </w:t>
      </w:r>
      <w:r w:rsidRPr="00A636A2">
        <w:rPr>
          <w:rFonts w:asciiTheme="minorHAnsi" w:hAnsiTheme="minorHAnsi"/>
          <w:sz w:val="22"/>
          <w:szCs w:val="22"/>
        </w:rPr>
        <w:t>(</w:t>
      </w:r>
      <w:r w:rsidR="00A636A2" w:rsidRPr="00A636A2">
        <w:rPr>
          <w:rFonts w:asciiTheme="minorHAnsi" w:hAnsiTheme="minorHAnsi"/>
          <w:sz w:val="22"/>
          <w:szCs w:val="22"/>
        </w:rPr>
        <w:t>8.1-</w:t>
      </w:r>
      <w:r w:rsidRPr="00A636A2">
        <w:rPr>
          <w:rFonts w:asciiTheme="minorHAnsi" w:hAnsiTheme="minorHAnsi"/>
          <w:sz w:val="22"/>
          <w:szCs w:val="22"/>
        </w:rPr>
        <w:t>12)</w:t>
      </w:r>
    </w:p>
    <w:p w14:paraId="2CD67DDD" w14:textId="15EA9016" w:rsidR="000F51E4" w:rsidRDefault="000F51E4" w:rsidP="000F51E4">
      <w:pPr>
        <w:pStyle w:val="NormalWeb"/>
        <w:contextualSpacing/>
        <w:rPr>
          <w:rFonts w:asciiTheme="minorHAnsi" w:hAnsiTheme="minorHAnsi"/>
          <w:sz w:val="22"/>
          <w:szCs w:val="22"/>
        </w:rPr>
      </w:pPr>
      <w:commentRangeStart w:id="308"/>
      <w:commentRangeStart w:id="309"/>
      <w:r w:rsidRPr="00A636A2">
        <w:rPr>
          <w:rFonts w:asciiTheme="minorHAnsi" w:hAnsiTheme="minorHAnsi"/>
          <w:sz w:val="22"/>
          <w:szCs w:val="22"/>
        </w:rPr>
        <w:t xml:space="preserve">Where </w:t>
      </w:r>
      <w:r w:rsidRPr="00A636A2">
        <w:rPr>
          <w:rFonts w:asciiTheme="minorHAnsi" w:hAnsiTheme="minorHAnsi"/>
          <w:i/>
          <w:iCs/>
          <w:sz w:val="22"/>
          <w:szCs w:val="22"/>
        </w:rPr>
        <w:t>A</w:t>
      </w:r>
      <w:r w:rsidRPr="00A636A2">
        <w:rPr>
          <w:rFonts w:asciiTheme="minorHAnsi" w:hAnsiTheme="minorHAnsi"/>
          <w:i/>
          <w:iCs/>
          <w:sz w:val="22"/>
          <w:szCs w:val="22"/>
          <w:vertAlign w:val="subscript"/>
        </w:rPr>
        <w:t>c</w:t>
      </w:r>
      <w:r w:rsidRPr="00A636A2">
        <w:rPr>
          <w:rFonts w:asciiTheme="minorHAnsi" w:hAnsiTheme="minorHAnsi"/>
          <w:sz w:val="22"/>
          <w:szCs w:val="22"/>
        </w:rPr>
        <w:t xml:space="preserve"> [m</w:t>
      </w:r>
      <w:r w:rsidRPr="00A636A2">
        <w:rPr>
          <w:rFonts w:asciiTheme="minorHAnsi" w:hAnsiTheme="minorHAnsi"/>
          <w:sz w:val="22"/>
          <w:szCs w:val="22"/>
          <w:vertAlign w:val="superscript"/>
        </w:rPr>
        <w:t>2</w:t>
      </w:r>
      <w:r w:rsidRPr="00A636A2">
        <w:rPr>
          <w:rFonts w:asciiTheme="minorHAnsi" w:hAnsiTheme="minorHAnsi"/>
          <w:sz w:val="22"/>
          <w:szCs w:val="22"/>
        </w:rPr>
        <w:t xml:space="preserve">] is the area of the grid </w:t>
      </w:r>
      <w:commentRangeEnd w:id="308"/>
      <w:r w:rsidR="005375A0">
        <w:rPr>
          <w:rStyle w:val="CommentReference"/>
          <w:rFonts w:ascii="Arial" w:hAnsi="Arial" w:cs="Arial"/>
          <w:lang w:val="en"/>
        </w:rPr>
        <w:commentReference w:id="308"/>
      </w:r>
      <w:commentRangeEnd w:id="309"/>
      <w:r w:rsidR="00F718E7">
        <w:rPr>
          <w:rStyle w:val="CommentReference"/>
          <w:rFonts w:ascii="Arial" w:hAnsi="Arial" w:cs="Arial"/>
          <w:lang w:val="en"/>
        </w:rPr>
        <w:commentReference w:id="309"/>
      </w:r>
      <w:r w:rsidRPr="00A636A2">
        <w:rPr>
          <w:rFonts w:asciiTheme="minorHAnsi" w:hAnsiTheme="minorHAnsi"/>
          <w:sz w:val="22"/>
          <w:szCs w:val="22"/>
        </w:rPr>
        <w:t>cell</w:t>
      </w:r>
      <w:r w:rsidR="00F718E7">
        <w:rPr>
          <w:rFonts w:asciiTheme="minorHAnsi" w:hAnsiTheme="minorHAnsi"/>
          <w:sz w:val="22"/>
          <w:szCs w:val="22"/>
        </w:rPr>
        <w:t xml:space="preserve"> and </w:t>
      </w:r>
      <w:r w:rsidR="00F718E7" w:rsidRPr="00D865B7">
        <w:rPr>
          <w:rFonts w:asciiTheme="minorHAnsi" w:hAnsiTheme="minorHAnsi"/>
          <w:i/>
          <w:iCs/>
          <w:sz w:val="22"/>
          <w:szCs w:val="22"/>
        </w:rPr>
        <w:t>N</w:t>
      </w:r>
      <w:r w:rsidR="00F718E7">
        <w:rPr>
          <w:rFonts w:asciiTheme="minorHAnsi" w:hAnsiTheme="minorHAnsi"/>
          <w:sz w:val="22"/>
          <w:szCs w:val="22"/>
        </w:rPr>
        <w:t xml:space="preserve"> is direction factor</w:t>
      </w:r>
      <w:r w:rsidR="003A7904">
        <w:rPr>
          <w:rFonts w:asciiTheme="minorHAnsi" w:hAnsiTheme="minorHAnsi"/>
          <w:sz w:val="22"/>
          <w:szCs w:val="22"/>
        </w:rPr>
        <w:t xml:space="preserve"> that depends on whether flow crosses the pixel in cardinal or ordinal directions</w:t>
      </w:r>
      <w:r w:rsidRPr="00A636A2">
        <w:rPr>
          <w:rFonts w:asciiTheme="minorHAnsi" w:hAnsiTheme="minorHAnsi"/>
          <w:sz w:val="22"/>
          <w:szCs w:val="22"/>
        </w:rPr>
        <w:t>.</w:t>
      </w:r>
    </w:p>
    <w:p w14:paraId="10723A49" w14:textId="25EC861A" w:rsidR="003A7904" w:rsidRPr="00A636A2" w:rsidRDefault="003A7904" w:rsidP="000F51E4">
      <w:pPr>
        <w:pStyle w:val="NormalWeb"/>
        <w:contextualSpacing/>
        <w:rPr>
          <w:rFonts w:asciiTheme="minorHAnsi" w:hAnsiTheme="minorHAnsi"/>
          <w:sz w:val="22"/>
          <w:szCs w:val="22"/>
        </w:rPr>
      </w:pPr>
      <m:oMath>
        <m:r>
          <w:rPr>
            <w:rFonts w:ascii="Cambria Math" w:hAnsi="Cambria Math"/>
            <w:sz w:val="22"/>
            <w:szCs w:val="22"/>
          </w:rPr>
          <m:t>N=</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1   </m:t>
                </m:r>
                <m:r>
                  <m:rPr>
                    <m:sty m:val="p"/>
                  </m:rPr>
                  <w:rPr>
                    <w:rFonts w:ascii="Cambria Math" w:hAnsi="Cambria Math"/>
                    <w:sz w:val="22"/>
                    <w:szCs w:val="22"/>
                  </w:rPr>
                  <m:t>if</m:t>
                </m:r>
                <m:r>
                  <w:rPr>
                    <w:rFonts w:ascii="Cambria Math" w:hAnsi="Cambria Math"/>
                    <w:sz w:val="22"/>
                    <w:szCs w:val="22"/>
                  </w:rPr>
                  <m:t xml:space="preserve"> </m:t>
                </m:r>
                <m:r>
                  <m:rPr>
                    <m:sty m:val="p"/>
                  </m:rPr>
                  <w:rPr>
                    <w:rFonts w:ascii="Cambria Math" w:hAnsi="Cambria Math"/>
                    <w:sz w:val="22"/>
                    <w:szCs w:val="22"/>
                  </w:rPr>
                  <m:t>pixel drains to N, S, E, or W</m:t>
                </m:r>
              </m:e>
              <m:e>
                <m:f>
                  <m:fPr>
                    <m:ctrlPr>
                      <w:rPr>
                        <w:rFonts w:ascii="Cambria Math" w:hAnsi="Cambria Math"/>
                        <w:i/>
                        <w:sz w:val="22"/>
                        <w:szCs w:val="22"/>
                      </w:rPr>
                    </m:ctrlPr>
                  </m:fPr>
                  <m:num>
                    <m:r>
                      <w:rPr>
                        <w:rFonts w:ascii="Cambria Math" w:hAnsi="Cambria Math"/>
                        <w:sz w:val="22"/>
                        <w:szCs w:val="22"/>
                      </w:rPr>
                      <m:t>1</m:t>
                    </m:r>
                  </m:num>
                  <m:den>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e>
                        </m:d>
                      </m:e>
                    </m:func>
                  </m:den>
                </m:f>
                <m:r>
                  <w:rPr>
                    <w:rFonts w:ascii="Cambria Math" w:hAnsi="Cambria Math"/>
                    <w:sz w:val="22"/>
                    <w:szCs w:val="22"/>
                  </w:rPr>
                  <m:t xml:space="preserve">   </m:t>
                </m:r>
                <m:r>
                  <m:rPr>
                    <m:sty m:val="p"/>
                  </m:rPr>
                  <w:rPr>
                    <w:rFonts w:ascii="Cambria Math" w:hAnsi="Cambria Math"/>
                    <w:sz w:val="22"/>
                    <w:szCs w:val="22"/>
                  </w:rPr>
                  <m:t>if pixel drains to NE,SE,NW,SW</m:t>
                </m:r>
              </m:e>
            </m:eqArr>
          </m:e>
        </m:d>
      </m:oMath>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t>(8.1-13)</w:t>
      </w:r>
    </w:p>
    <w:p w14:paraId="3BA75FB3" w14:textId="77777777" w:rsidR="000F51E4" w:rsidRPr="00A636A2" w:rsidRDefault="000F51E4" w:rsidP="000F51E4">
      <w:pPr>
        <w:pStyle w:val="NormalWeb"/>
        <w:contextualSpacing/>
        <w:rPr>
          <w:rFonts w:asciiTheme="minorHAnsi" w:hAnsiTheme="minorHAnsi"/>
          <w:sz w:val="22"/>
          <w:szCs w:val="22"/>
        </w:rPr>
      </w:pPr>
    </w:p>
    <w:p w14:paraId="4ED64E5C" w14:textId="52F3D28A" w:rsidR="008F13EB" w:rsidRPr="005F652C" w:rsidRDefault="000F51E4" w:rsidP="005F652C">
      <w:pPr>
        <w:pStyle w:val="NormalWeb"/>
        <w:contextualSpacing/>
        <w:rPr>
          <w:rFonts w:asciiTheme="minorHAnsi" w:hAnsiTheme="minorHAnsi"/>
          <w:sz w:val="22"/>
          <w:szCs w:val="22"/>
        </w:rPr>
      </w:pPr>
      <w:r w:rsidRPr="00A636A2">
        <w:rPr>
          <w:rFonts w:asciiTheme="minorHAnsi" w:hAnsiTheme="minorHAnsi"/>
          <w:sz w:val="22"/>
          <w:szCs w:val="22"/>
        </w:rPr>
        <w:t xml:space="preserve">As the discharge is calculated for each time step within a grid cell, the discharge value is stored so that it can be used to determine the </w:t>
      </w:r>
      <w:commentRangeStart w:id="310"/>
      <w:r w:rsidRPr="00A636A2">
        <w:rPr>
          <w:rFonts w:asciiTheme="minorHAnsi" w:hAnsiTheme="minorHAnsi"/>
          <w:sz w:val="22"/>
          <w:szCs w:val="22"/>
        </w:rPr>
        <w:t>mean a</w:t>
      </w:r>
      <w:commentRangeEnd w:id="310"/>
      <w:r w:rsidR="005375A0">
        <w:rPr>
          <w:rStyle w:val="CommentReference"/>
          <w:rFonts w:ascii="Arial" w:hAnsi="Arial" w:cs="Arial"/>
          <w:lang w:val="en"/>
        </w:rPr>
        <w:commentReference w:id="310"/>
      </w:r>
      <w:r w:rsidRPr="00A636A2">
        <w:rPr>
          <w:rFonts w:asciiTheme="minorHAnsi" w:hAnsiTheme="minorHAnsi"/>
          <w:sz w:val="22"/>
          <w:szCs w:val="22"/>
        </w:rPr>
        <w:t xml:space="preserve">nnual discharge in future calculations. </w:t>
      </w:r>
      <w:r w:rsidR="008C3810">
        <w:rPr>
          <w:rFonts w:asciiTheme="minorHAnsi" w:hAnsiTheme="minorHAnsi"/>
          <w:sz w:val="22"/>
          <w:szCs w:val="22"/>
        </w:rPr>
        <w:t>Mean annual discharge reflects a rolling average of the previous five years of mean annual discharge.</w:t>
      </w:r>
      <w:r w:rsidR="00D865B7">
        <w:rPr>
          <w:rFonts w:asciiTheme="minorHAnsi" w:hAnsiTheme="minorHAnsi"/>
          <w:sz w:val="22"/>
          <w:szCs w:val="22"/>
        </w:rPr>
        <w:t xml:space="preserve"> </w:t>
      </w:r>
      <w:r w:rsidRPr="00A636A2">
        <w:rPr>
          <w:rFonts w:asciiTheme="minorHAnsi" w:hAnsiTheme="minorHAnsi"/>
          <w:sz w:val="22"/>
          <w:szCs w:val="22"/>
        </w:rPr>
        <w:t xml:space="preserve">Grid cells which are defined as open water (e.g., lakes) use </w:t>
      </w:r>
      <w:r w:rsidR="008C3810">
        <w:rPr>
          <w:rFonts w:asciiTheme="minorHAnsi" w:hAnsiTheme="minorHAnsi"/>
          <w:sz w:val="22"/>
          <w:szCs w:val="22"/>
        </w:rPr>
        <w:t xml:space="preserve">the flow accumulation </w:t>
      </w:r>
      <w:commentRangeStart w:id="311"/>
      <w:r w:rsidRPr="00A636A2">
        <w:rPr>
          <w:rFonts w:asciiTheme="minorHAnsi" w:hAnsiTheme="minorHAnsi"/>
          <w:sz w:val="22"/>
          <w:szCs w:val="22"/>
        </w:rPr>
        <w:t xml:space="preserve">routing scheme, in which </w:t>
      </w:r>
      <w:r w:rsidRPr="00A636A2">
        <w:rPr>
          <w:rFonts w:asciiTheme="minorHAnsi" w:hAnsiTheme="minorHAnsi"/>
          <w:sz w:val="22"/>
          <w:szCs w:val="22"/>
        </w:rPr>
        <w:lastRenderedPageBreak/>
        <w:t xml:space="preserve">water is transported immediately between the grid cell and the open water outlet point. In this case, the coefficients </w:t>
      </w:r>
      <w:r w:rsidRPr="00A636A2">
        <w:rPr>
          <w:rFonts w:asciiTheme="minorHAnsi" w:hAnsiTheme="minorHAnsi"/>
          <w:i/>
          <w:iCs/>
          <w:sz w:val="22"/>
          <w:szCs w:val="22"/>
        </w:rPr>
        <w:t>C</w:t>
      </w:r>
      <w:r w:rsidRPr="00A636A2">
        <w:rPr>
          <w:rFonts w:asciiTheme="minorHAnsi" w:hAnsiTheme="minorHAnsi"/>
          <w:i/>
          <w:iCs/>
          <w:sz w:val="22"/>
          <w:szCs w:val="22"/>
          <w:vertAlign w:val="subscript"/>
        </w:rPr>
        <w:t>0</w:t>
      </w:r>
      <w:r w:rsidRPr="00A636A2">
        <w:rPr>
          <w:rFonts w:asciiTheme="minorHAnsi" w:hAnsiTheme="minorHAnsi"/>
          <w:i/>
          <w:iCs/>
          <w:sz w:val="22"/>
          <w:szCs w:val="22"/>
        </w:rPr>
        <w:t>, C</w:t>
      </w:r>
      <w:r w:rsidRPr="00A636A2">
        <w:rPr>
          <w:rFonts w:asciiTheme="minorHAnsi" w:hAnsiTheme="minorHAnsi"/>
          <w:i/>
          <w:iCs/>
          <w:sz w:val="22"/>
          <w:szCs w:val="22"/>
          <w:vertAlign w:val="subscript"/>
        </w:rPr>
        <w:t>1</w:t>
      </w:r>
      <w:r w:rsidRPr="00A636A2">
        <w:rPr>
          <w:rFonts w:asciiTheme="minorHAnsi" w:hAnsiTheme="minorHAnsi"/>
          <w:i/>
          <w:iCs/>
          <w:sz w:val="22"/>
          <w:szCs w:val="22"/>
        </w:rPr>
        <w:t>, and C</w:t>
      </w:r>
      <w:r w:rsidRPr="00A636A2">
        <w:rPr>
          <w:rFonts w:asciiTheme="minorHAnsi" w:hAnsiTheme="minorHAnsi"/>
          <w:i/>
          <w:iCs/>
          <w:sz w:val="22"/>
          <w:szCs w:val="22"/>
          <w:vertAlign w:val="subscript"/>
        </w:rPr>
        <w:t>2</w:t>
      </w:r>
      <w:r w:rsidRPr="00A636A2">
        <w:rPr>
          <w:rFonts w:asciiTheme="minorHAnsi" w:hAnsiTheme="minorHAnsi"/>
          <w:sz w:val="22"/>
          <w:szCs w:val="22"/>
        </w:rPr>
        <w:t xml:space="preserve"> are redefined to equal 1, 0, and 0, respectively</w:t>
      </w:r>
      <w:commentRangeEnd w:id="311"/>
      <w:r w:rsidR="005375A0">
        <w:rPr>
          <w:rStyle w:val="CommentReference"/>
          <w:rFonts w:ascii="Arial" w:hAnsi="Arial" w:cs="Arial"/>
          <w:lang w:val="en"/>
        </w:rPr>
        <w:commentReference w:id="311"/>
      </w:r>
      <w:r w:rsidRPr="00A636A2">
        <w:rPr>
          <w:rFonts w:asciiTheme="minorHAnsi" w:hAnsiTheme="minorHAnsi"/>
          <w:sz w:val="22"/>
          <w:szCs w:val="22"/>
        </w:rPr>
        <w:t>.</w:t>
      </w:r>
      <w:r w:rsidR="008C3810">
        <w:rPr>
          <w:rFonts w:asciiTheme="minorHAnsi" w:hAnsiTheme="minorHAnsi"/>
          <w:sz w:val="22"/>
          <w:szCs w:val="22"/>
        </w:rPr>
        <w:t xml:space="preserve">  Routing delays on open water bodies are simulated by WBM’s reservoir operations (Section </w:t>
      </w:r>
      <w:r w:rsidR="008C3810">
        <w:rPr>
          <w:rFonts w:asciiTheme="minorHAnsi" w:hAnsiTheme="minorHAnsi"/>
          <w:sz w:val="22"/>
          <w:szCs w:val="22"/>
        </w:rPr>
        <w:fldChar w:fldCharType="begin"/>
      </w:r>
      <w:r w:rsidR="008C3810">
        <w:rPr>
          <w:rFonts w:asciiTheme="minorHAnsi" w:hAnsiTheme="minorHAnsi"/>
          <w:sz w:val="22"/>
          <w:szCs w:val="22"/>
        </w:rPr>
        <w:instrText xml:space="preserve"> REF _Ref95228599 \r \h </w:instrText>
      </w:r>
      <w:r w:rsidR="008C3810">
        <w:rPr>
          <w:rFonts w:asciiTheme="minorHAnsi" w:hAnsiTheme="minorHAnsi"/>
          <w:sz w:val="22"/>
          <w:szCs w:val="22"/>
        </w:rPr>
      </w:r>
      <w:r w:rsidR="008C3810">
        <w:rPr>
          <w:rFonts w:asciiTheme="minorHAnsi" w:hAnsiTheme="minorHAnsi"/>
          <w:sz w:val="22"/>
          <w:szCs w:val="22"/>
        </w:rPr>
        <w:fldChar w:fldCharType="separate"/>
      </w:r>
      <w:r w:rsidR="0068284B">
        <w:rPr>
          <w:rFonts w:asciiTheme="minorHAnsi" w:hAnsiTheme="minorHAnsi"/>
          <w:sz w:val="22"/>
          <w:szCs w:val="22"/>
        </w:rPr>
        <w:t>11.1</w:t>
      </w:r>
      <w:r w:rsidR="008C3810">
        <w:rPr>
          <w:rFonts w:asciiTheme="minorHAnsi" w:hAnsiTheme="minorHAnsi"/>
          <w:sz w:val="22"/>
          <w:szCs w:val="22"/>
        </w:rPr>
        <w:fldChar w:fldCharType="end"/>
      </w:r>
      <w:r w:rsidR="008C3810">
        <w:rPr>
          <w:rFonts w:asciiTheme="minorHAnsi" w:hAnsiTheme="minorHAnsi"/>
          <w:sz w:val="22"/>
          <w:szCs w:val="22"/>
        </w:rPr>
        <w:t>).</w:t>
      </w:r>
    </w:p>
    <w:p w14:paraId="57ABE5D8" w14:textId="77777777" w:rsidR="000F51E4" w:rsidRPr="00A636A2" w:rsidRDefault="000F51E4" w:rsidP="008F13EB">
      <w:pPr>
        <w:rPr>
          <w:rFonts w:asciiTheme="minorHAnsi" w:hAnsiTheme="minorHAnsi"/>
          <w:b/>
        </w:rPr>
      </w:pPr>
    </w:p>
    <w:p w14:paraId="0180B2A9" w14:textId="41E63015" w:rsidR="008F13EB" w:rsidRPr="008F54E8" w:rsidRDefault="00A636A2" w:rsidP="008F54E8">
      <w:pPr>
        <w:pStyle w:val="ListParagraph"/>
        <w:numPr>
          <w:ilvl w:val="1"/>
          <w:numId w:val="35"/>
        </w:numPr>
        <w:rPr>
          <w:b/>
          <w:sz w:val="24"/>
          <w:szCs w:val="24"/>
        </w:rPr>
      </w:pPr>
      <w:r w:rsidRPr="008F54E8">
        <w:rPr>
          <w:b/>
          <w:sz w:val="24"/>
          <w:szCs w:val="24"/>
        </w:rPr>
        <w:t xml:space="preserve"> </w:t>
      </w:r>
      <w:r w:rsidR="008F13EB" w:rsidRPr="008F54E8">
        <w:rPr>
          <w:b/>
          <w:sz w:val="24"/>
          <w:szCs w:val="24"/>
        </w:rPr>
        <w:t>Linear reservoir routing</w:t>
      </w:r>
    </w:p>
    <w:p w14:paraId="41529EBD" w14:textId="6274D33F" w:rsidR="008F13EB" w:rsidRPr="00A636A2" w:rsidRDefault="00B20A2C" w:rsidP="008F13EB">
      <w:pPr>
        <w:spacing w:after="120"/>
        <w:jc w:val="both"/>
        <w:rPr>
          <w:rFonts w:asciiTheme="minorHAnsi" w:hAnsiTheme="minorHAnsi"/>
        </w:rPr>
      </w:pPr>
      <w:r>
        <w:rPr>
          <w:rFonts w:asciiTheme="minorHAnsi" w:hAnsiTheme="minorHAnsi"/>
        </w:rPr>
        <w:t>The linear reservoir routing (LRR) method implemented by WBM reflects a common approach for simple routing schemes (Dingman, 2002, p429).  LRR provides a dampened routing response like Muskingum; however, does not provide any delay in the onset of the flood wave propagation.</w:t>
      </w:r>
    </w:p>
    <w:p w14:paraId="19A08BFC" w14:textId="77777777" w:rsidR="008F13EB" w:rsidRPr="00A636A2" w:rsidRDefault="008F13EB" w:rsidP="008F13EB">
      <w:pPr>
        <w:spacing w:after="120"/>
        <w:jc w:val="both"/>
        <w:rPr>
          <w:rFonts w:asciiTheme="minorHAnsi" w:hAnsiTheme="minorHAnsi"/>
        </w:rPr>
      </w:pPr>
      <w:r w:rsidRPr="00A636A2">
        <w:rPr>
          <w:rFonts w:asciiTheme="minorHAnsi" w:hAnsiTheme="minorHAnsi"/>
        </w:rPr>
        <w:t>Let us consider continuity (mass conservation) for surface water storage (river) as a partial differential equation</w:t>
      </w:r>
    </w:p>
    <w:p w14:paraId="3F2700E3" w14:textId="61EE06E5"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=0</m:t>
        </m:r>
      </m:oMath>
      <w:r w:rsidRPr="00A636A2">
        <w:rPr>
          <w:rFonts w:asciiTheme="minorHAnsi" w:hAnsiTheme="minorHAnsi"/>
        </w:rPr>
        <w:t xml:space="preserve"> </w:t>
      </w:r>
      <w:r w:rsidRPr="00A636A2">
        <w:rPr>
          <w:rFonts w:asciiTheme="minorHAnsi" w:hAnsiTheme="minorHAnsi"/>
        </w:rPr>
        <w:tab/>
        <w:t>(</w:t>
      </w:r>
      <w:r w:rsidR="00A636A2">
        <w:rPr>
          <w:rFonts w:asciiTheme="minorHAnsi" w:hAnsiTheme="minorHAnsi"/>
        </w:rPr>
        <w:t>8.2-</w:t>
      </w:r>
      <w:r w:rsidRPr="00A636A2">
        <w:rPr>
          <w:rFonts w:asciiTheme="minorHAnsi" w:hAnsiTheme="minorHAnsi"/>
        </w:rPr>
        <w:t>1)</w:t>
      </w:r>
    </w:p>
    <w:p w14:paraId="5659E319" w14:textId="7D8C2D97" w:rsidR="008F13EB" w:rsidRPr="00A636A2" w:rsidRDefault="008F13EB" w:rsidP="008F13EB">
      <w:pPr>
        <w:spacing w:after="120"/>
        <w:jc w:val="both"/>
        <w:rPr>
          <w:rFonts w:asciiTheme="minorHAnsi" w:hAnsiTheme="minorHAnsi"/>
        </w:rPr>
      </w:pPr>
      <w:r w:rsidRPr="00A636A2">
        <w:rPr>
          <w:rFonts w:asciiTheme="minorHAnsi" w:hAnsiTheme="minorHAnsi"/>
        </w:rPr>
        <w:t xml:space="preserve">where the first term is rate of rise of flow </w:t>
      </w:r>
      <w:commentRangeStart w:id="312"/>
      <w:r w:rsidR="005375A0">
        <w:rPr>
          <w:rFonts w:asciiTheme="minorHAnsi" w:hAnsiTheme="minorHAnsi"/>
        </w:rPr>
        <w:t xml:space="preserve">cross sectional </w:t>
      </w:r>
      <w:commentRangeEnd w:id="312"/>
      <w:r w:rsidR="005375A0">
        <w:rPr>
          <w:rStyle w:val="CommentReference"/>
        </w:rPr>
        <w:commentReference w:id="312"/>
      </w:r>
      <w:r w:rsidRPr="00A636A2">
        <w:rPr>
          <w:rFonts w:asciiTheme="minorHAnsi" w:hAnsiTheme="minorHAnsi"/>
        </w:rPr>
        <w:t>area</w:t>
      </w:r>
      <w:r w:rsidR="00B20A2C">
        <w:rPr>
          <w:rFonts w:asciiTheme="minorHAnsi" w:hAnsiTheme="minorHAnsi"/>
        </w:rPr>
        <w:t xml:space="preserve"> (for an assumed rectangular channel)</w:t>
      </w:r>
      <w:r w:rsidRPr="00A636A2">
        <w:rPr>
          <w:rFonts w:asciiTheme="minorHAnsi" w:hAnsiTheme="minorHAnsi"/>
        </w:rPr>
        <w:t xml:space="preserve">, </w:t>
      </w:r>
      <w:r w:rsidRPr="00A636A2">
        <w:rPr>
          <w:rFonts w:asciiTheme="minorHAnsi" w:hAnsiTheme="minorHAnsi"/>
          <w:i/>
        </w:rPr>
        <w:t>A</w:t>
      </w:r>
      <w:r w:rsidRPr="00A636A2">
        <w:rPr>
          <w:rFonts w:asciiTheme="minorHAnsi" w:hAnsiTheme="minorHAnsi"/>
        </w:rPr>
        <w:t xml:space="preserve">, the second term is flow, </w:t>
      </w:r>
      <w:r w:rsidRPr="00A636A2">
        <w:rPr>
          <w:rFonts w:asciiTheme="minorHAnsi" w:hAnsiTheme="minorHAnsi"/>
          <w:i/>
        </w:rPr>
        <w:t>Q</w:t>
      </w:r>
      <w:r w:rsidRPr="00A636A2">
        <w:rPr>
          <w:rFonts w:asciiTheme="minorHAnsi" w:hAnsiTheme="minorHAnsi"/>
        </w:rPr>
        <w:t>, gradient</w:t>
      </w:r>
      <w:r w:rsidR="005375A0">
        <w:rPr>
          <w:rFonts w:asciiTheme="minorHAnsi" w:hAnsiTheme="minorHAnsi"/>
        </w:rPr>
        <w:t xml:space="preserve"> through the grid cell</w:t>
      </w:r>
      <w:r w:rsidRPr="00A636A2">
        <w:rPr>
          <w:rFonts w:asciiTheme="minorHAnsi" w:hAnsiTheme="minorHAnsi"/>
        </w:rPr>
        <w:t xml:space="preserve">. Its differential form with introduction of (reservoir) storage, </w:t>
      </w:r>
      <w:r w:rsidRPr="00A636A2">
        <w:rPr>
          <w:rFonts w:asciiTheme="minorHAnsi" w:hAnsiTheme="minorHAnsi"/>
          <w:i/>
        </w:rPr>
        <w:t>S</w:t>
      </w:r>
      <w:r w:rsidRPr="00A636A2">
        <w:rPr>
          <w:rFonts w:asciiTheme="minorHAnsi" w:hAnsiTheme="minorHAnsi"/>
        </w:rPr>
        <w:t xml:space="preserve">, inflow, </w:t>
      </w:r>
      <w:r w:rsidRPr="00A636A2">
        <w:rPr>
          <w:rFonts w:asciiTheme="minorHAnsi" w:hAnsiTheme="minorHAnsi"/>
          <w:i/>
        </w:rPr>
        <w:t>Q</w:t>
      </w:r>
      <w:r w:rsidRPr="00A636A2">
        <w:rPr>
          <w:rFonts w:asciiTheme="minorHAnsi" w:hAnsiTheme="minorHAnsi"/>
          <w:i/>
          <w:vertAlign w:val="subscript"/>
        </w:rPr>
        <w:t>in</w:t>
      </w:r>
      <w:r w:rsidRPr="00A636A2">
        <w:rPr>
          <w:rFonts w:asciiTheme="minorHAnsi" w:hAnsiTheme="minorHAnsi"/>
        </w:rPr>
        <w:t xml:space="preserve">, and outflow, </w:t>
      </w:r>
      <w:r w:rsidRPr="00A636A2">
        <w:rPr>
          <w:rFonts w:asciiTheme="minorHAnsi" w:hAnsiTheme="minorHAnsi"/>
          <w:i/>
        </w:rPr>
        <w:t>Q</w:t>
      </w:r>
      <w:r w:rsidRPr="00A636A2">
        <w:rPr>
          <w:rFonts w:asciiTheme="minorHAnsi" w:hAnsiTheme="minorHAnsi"/>
          <w:i/>
          <w:vertAlign w:val="subscript"/>
        </w:rPr>
        <w:t>out</w:t>
      </w:r>
      <w:r w:rsidRPr="00A636A2">
        <w:rPr>
          <w:rFonts w:asciiTheme="minorHAnsi" w:hAnsiTheme="minorHAnsi"/>
        </w:rPr>
        <w:t>, it can be transformed to a full differential form</w:t>
      </w:r>
    </w:p>
    <w:p w14:paraId="516A1FBB" w14:textId="6A6A1650"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oMath>
      <w:r w:rsidRPr="00A636A2">
        <w:rPr>
          <w:rFonts w:asciiTheme="minorHAnsi" w:hAnsiTheme="minorHAnsi"/>
        </w:rPr>
        <w:tab/>
        <w:t>(</w:t>
      </w:r>
      <w:r w:rsidR="00A636A2">
        <w:rPr>
          <w:rFonts w:asciiTheme="minorHAnsi" w:hAnsiTheme="minorHAnsi"/>
        </w:rPr>
        <w:t>8.2-</w:t>
      </w:r>
      <w:r w:rsidRPr="00A636A2">
        <w:rPr>
          <w:rFonts w:asciiTheme="minorHAnsi" w:hAnsiTheme="minorHAnsi"/>
        </w:rPr>
        <w:t>2)</w:t>
      </w:r>
    </w:p>
    <w:p w14:paraId="6F50271E" w14:textId="30DF73A9" w:rsidR="008F13EB" w:rsidRPr="00A636A2" w:rsidRDefault="008F13EB" w:rsidP="008F13EB">
      <w:pPr>
        <w:spacing w:after="120"/>
        <w:jc w:val="both"/>
        <w:rPr>
          <w:rFonts w:asciiTheme="minorHAnsi" w:hAnsiTheme="minorHAnsi"/>
        </w:rPr>
      </w:pPr>
      <w:r w:rsidRPr="00A636A2">
        <w:rPr>
          <w:rFonts w:asciiTheme="minorHAnsi" w:hAnsiTheme="minorHAnsi"/>
        </w:rPr>
        <w:t xml:space="preserve">If cell surface water is considered to be an ideal reservoir then the </w:t>
      </w:r>
      <w:r w:rsidR="00B20A2C">
        <w:rPr>
          <w:rFonts w:asciiTheme="minorHAnsi" w:hAnsiTheme="minorHAnsi"/>
        </w:rPr>
        <w:t xml:space="preserve">change in storage </w:t>
      </w:r>
      <w:r w:rsidRPr="00A636A2">
        <w:rPr>
          <w:rFonts w:asciiTheme="minorHAnsi" w:hAnsiTheme="minorHAnsi"/>
        </w:rPr>
        <w:t>is a function of outflow only, i.e.</w:t>
      </w:r>
    </w:p>
    <w:p w14:paraId="70F99019" w14:textId="02E6FB45"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out</m:t>
                </m:r>
              </m:sub>
            </m:sSub>
          </m:e>
        </m:d>
      </m:oMath>
      <w:r w:rsidRPr="00A636A2">
        <w:rPr>
          <w:rFonts w:asciiTheme="minorHAnsi" w:hAnsiTheme="minorHAnsi"/>
        </w:rPr>
        <w:tab/>
        <w:t>(</w:t>
      </w:r>
      <w:r w:rsidR="00A636A2">
        <w:rPr>
          <w:rFonts w:asciiTheme="minorHAnsi" w:hAnsiTheme="minorHAnsi"/>
        </w:rPr>
        <w:t>8.2-</w:t>
      </w:r>
      <w:r w:rsidRPr="00A636A2">
        <w:rPr>
          <w:rFonts w:asciiTheme="minorHAnsi" w:hAnsiTheme="minorHAnsi"/>
        </w:rPr>
        <w:t>3)</w:t>
      </w:r>
    </w:p>
    <w:p w14:paraId="311A05FF" w14:textId="77777777" w:rsidR="008F13EB" w:rsidRPr="00A636A2" w:rsidRDefault="008F13EB" w:rsidP="008F13EB">
      <w:pPr>
        <w:spacing w:after="120"/>
        <w:jc w:val="both"/>
        <w:rPr>
          <w:rFonts w:asciiTheme="minorHAnsi" w:hAnsiTheme="minorHAnsi"/>
        </w:rPr>
      </w:pPr>
      <w:r w:rsidRPr="00A636A2">
        <w:rPr>
          <w:rFonts w:asciiTheme="minorHAnsi" w:hAnsiTheme="minorHAnsi"/>
        </w:rPr>
        <w:t>which has a common form of (e.g. hydrograph)-</w:t>
      </w:r>
    </w:p>
    <w:p w14:paraId="4E64C54D" w14:textId="7242315F"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 xml:space="preserve"> </w:t>
      </w:r>
      <w:r w:rsidRPr="00A636A2">
        <w:rPr>
          <w:rFonts w:asciiTheme="minorHAnsi" w:hAnsiTheme="minorHAnsi"/>
        </w:rPr>
        <w:tab/>
      </w:r>
      <m:oMath>
        <m:r>
          <w:rPr>
            <w:rFonts w:ascii="Cambria Math" w:hAnsi="Cambria Math"/>
          </w:rPr>
          <m:t>S=K</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out</m:t>
                </m:r>
              </m:sub>
            </m:sSub>
          </m:e>
          <m:sup>
            <m:r>
              <w:rPr>
                <w:rFonts w:ascii="Cambria Math" w:hAnsi="Cambria Math"/>
              </w:rPr>
              <m:t>n</m:t>
            </m:r>
          </m:sup>
        </m:sSup>
      </m:oMath>
      <w:r w:rsidRPr="00A636A2">
        <w:rPr>
          <w:rFonts w:asciiTheme="minorHAnsi" w:hAnsiTheme="minorHAnsi"/>
        </w:rPr>
        <w:tab/>
        <w:t>(</w:t>
      </w:r>
      <w:r w:rsidR="00A636A2">
        <w:rPr>
          <w:rFonts w:asciiTheme="minorHAnsi" w:hAnsiTheme="minorHAnsi"/>
        </w:rPr>
        <w:t>8.2-</w:t>
      </w:r>
      <w:r w:rsidRPr="00A636A2">
        <w:rPr>
          <w:rFonts w:asciiTheme="minorHAnsi" w:hAnsiTheme="minorHAnsi"/>
        </w:rPr>
        <w:t>4)</w:t>
      </w:r>
    </w:p>
    <w:p w14:paraId="0AF2079F" w14:textId="0F78B93B" w:rsidR="008F13EB" w:rsidRPr="00A636A2" w:rsidRDefault="00E71159" w:rsidP="008F13EB">
      <w:pPr>
        <w:spacing w:after="120"/>
        <w:jc w:val="both"/>
        <w:rPr>
          <w:rFonts w:asciiTheme="minorHAnsi" w:hAnsiTheme="minorHAnsi"/>
        </w:rPr>
      </w:pPr>
      <w:r>
        <w:rPr>
          <w:rFonts w:asciiTheme="minorHAnsi" w:hAnsiTheme="minorHAnsi"/>
        </w:rPr>
        <w:t>LRR</w:t>
      </w:r>
      <w:r w:rsidR="008F13EB" w:rsidRPr="00A636A2">
        <w:rPr>
          <w:rFonts w:asciiTheme="minorHAnsi" w:hAnsiTheme="minorHAnsi"/>
        </w:rPr>
        <w:t xml:space="preserve"> is a special case when the power term is equal to 1 and the equation (4) becomes a linear relation between storage and outflow.</w:t>
      </w:r>
    </w:p>
    <w:p w14:paraId="021B20C7" w14:textId="77777777" w:rsidR="008F13EB" w:rsidRPr="00A636A2" w:rsidRDefault="008F13EB" w:rsidP="008F13EB">
      <w:pPr>
        <w:spacing w:after="120"/>
        <w:jc w:val="both"/>
        <w:rPr>
          <w:rFonts w:asciiTheme="minorHAnsi" w:hAnsiTheme="minorHAnsi"/>
        </w:rPr>
      </w:pPr>
      <w:r w:rsidRPr="00A636A2">
        <w:rPr>
          <w:rFonts w:asciiTheme="minorHAnsi" w:hAnsiTheme="minorHAnsi"/>
        </w:rPr>
        <w:t xml:space="preserve">Next step in formulation of LRR is finding the scaling coefficient </w:t>
      </w:r>
      <w:commentRangeStart w:id="313"/>
      <w:commentRangeStart w:id="314"/>
      <w:r w:rsidRPr="00A636A2">
        <w:rPr>
          <w:rFonts w:asciiTheme="minorHAnsi" w:hAnsiTheme="minorHAnsi"/>
          <w:i/>
        </w:rPr>
        <w:t>K</w:t>
      </w:r>
      <w:r w:rsidRPr="00A636A2">
        <w:rPr>
          <w:rFonts w:asciiTheme="minorHAnsi" w:hAnsiTheme="minorHAnsi"/>
        </w:rPr>
        <w:t xml:space="preserve"> in the equation (4)</w:t>
      </w:r>
      <w:commentRangeEnd w:id="313"/>
      <w:r w:rsidR="0061417E">
        <w:rPr>
          <w:rStyle w:val="CommentReference"/>
        </w:rPr>
        <w:commentReference w:id="313"/>
      </w:r>
      <w:commentRangeEnd w:id="314"/>
      <w:r w:rsidR="00E71159">
        <w:rPr>
          <w:rStyle w:val="CommentReference"/>
        </w:rPr>
        <w:commentReference w:id="314"/>
      </w:r>
      <w:r w:rsidRPr="00A636A2">
        <w:rPr>
          <w:rFonts w:asciiTheme="minorHAnsi" w:hAnsiTheme="minorHAnsi"/>
        </w:rPr>
        <w:t>. Let us assume constant velocity and uniform water volume distribution within its travel time reach which leads to the following system of equations</w:t>
      </w:r>
    </w:p>
    <w:p w14:paraId="65C526BE" w14:textId="684FFD80"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e>
              </m:mr>
              <m:mr>
                <m:e>
                  <m:sSub>
                    <m:sSubPr>
                      <m:ctrlPr>
                        <w:rPr>
                          <w:rFonts w:ascii="Cambria Math" w:hAnsi="Cambria Math"/>
                          <w:i/>
                        </w:rPr>
                      </m:ctrlPr>
                    </m:sSubPr>
                    <m:e>
                      <m:r>
                        <w:rPr>
                          <w:rFonts w:ascii="Cambria Math" w:hAnsi="Cambria Math"/>
                        </w:rPr>
                        <m:t>S</m:t>
                      </m:r>
                    </m:e>
                    <m:sub>
                      <m:r>
                        <w:rPr>
                          <w:rFonts w:ascii="Cambria Math" w:hAnsi="Cambria Math"/>
                        </w:rPr>
                        <m:t>out</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 xml:space="preserve"> ∆t     </m:t>
                  </m:r>
                </m:e>
              </m:mr>
              <m:mr>
                <m:e>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 xml:space="preserve"> </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U</m:t>
                          </m:r>
                        </m:e>
                        <m:sub>
                          <m:r>
                            <w:rPr>
                              <w:rFonts w:ascii="Cambria Math" w:hAnsi="Cambria Math"/>
                            </w:rPr>
                            <m:t>w</m:t>
                          </m:r>
                        </m:sub>
                      </m:sSub>
                    </m:den>
                  </m:f>
                  <m:r>
                    <w:rPr>
                      <w:rFonts w:ascii="Cambria Math" w:hAnsi="Cambria Math"/>
                    </w:rPr>
                    <m:t xml:space="preserve">      </m:t>
                  </m:r>
                </m:e>
              </m:mr>
            </m:m>
          </m:e>
        </m:d>
      </m:oMath>
      <w:r w:rsidRPr="00A636A2">
        <w:rPr>
          <w:rFonts w:asciiTheme="minorHAnsi" w:hAnsiTheme="minorHAnsi"/>
        </w:rPr>
        <w:t xml:space="preserve"> </w:t>
      </w:r>
      <w:r w:rsidRPr="00A636A2">
        <w:rPr>
          <w:rFonts w:asciiTheme="minorHAnsi" w:hAnsiTheme="minorHAnsi"/>
        </w:rPr>
        <w:tab/>
        <w:t>(</w:t>
      </w:r>
      <w:r w:rsidR="00A636A2">
        <w:rPr>
          <w:rFonts w:asciiTheme="minorHAnsi" w:hAnsiTheme="minorHAnsi"/>
        </w:rPr>
        <w:t>8.2-</w:t>
      </w:r>
      <w:r w:rsidRPr="00A636A2">
        <w:rPr>
          <w:rFonts w:asciiTheme="minorHAnsi" w:hAnsiTheme="minorHAnsi"/>
        </w:rPr>
        <w:t>5)</w:t>
      </w:r>
    </w:p>
    <w:p w14:paraId="576C268F" w14:textId="3506E488" w:rsidR="008F13EB" w:rsidRPr="00A636A2" w:rsidRDefault="008F13EB" w:rsidP="008F13EB">
      <w:pPr>
        <w:spacing w:after="120"/>
        <w:jc w:val="both"/>
        <w:rPr>
          <w:rFonts w:asciiTheme="minorHAnsi" w:hAnsiTheme="minorHAnsi"/>
        </w:rPr>
      </w:pPr>
      <w:r w:rsidRPr="00A636A2">
        <w:rPr>
          <w:rFonts w:asciiTheme="minorHAnsi" w:hAnsiTheme="minorHAnsi"/>
        </w:rPr>
        <w:t xml:space="preserve">where </w:t>
      </w:r>
      <w:r w:rsidRPr="00A636A2">
        <w:rPr>
          <w:rFonts w:asciiTheme="minorHAnsi" w:hAnsiTheme="minorHAnsi"/>
          <w:i/>
        </w:rPr>
        <w:t>S</w:t>
      </w:r>
      <w:r w:rsidRPr="00A636A2">
        <w:rPr>
          <w:rFonts w:asciiTheme="minorHAnsi" w:hAnsiTheme="minorHAnsi"/>
          <w:i/>
          <w:vertAlign w:val="subscript"/>
        </w:rPr>
        <w:t>total</w:t>
      </w:r>
      <w:r w:rsidRPr="00A636A2">
        <w:rPr>
          <w:rFonts w:asciiTheme="minorHAnsi" w:hAnsiTheme="minorHAnsi"/>
        </w:rPr>
        <w:t xml:space="preserve"> is total storage (volume) of water, i.e. S in equations (1-4), that has to be distributed between this pixel, </w:t>
      </w:r>
      <w:r w:rsidRPr="00A636A2">
        <w:rPr>
          <w:rFonts w:asciiTheme="minorHAnsi" w:hAnsiTheme="minorHAnsi"/>
          <w:i/>
        </w:rPr>
        <w:t>S</w:t>
      </w:r>
      <w:r w:rsidRPr="00A636A2">
        <w:rPr>
          <w:rFonts w:asciiTheme="minorHAnsi" w:hAnsiTheme="minorHAnsi"/>
          <w:i/>
          <w:vertAlign w:val="subscript"/>
        </w:rPr>
        <w:t>in</w:t>
      </w:r>
      <w:r w:rsidRPr="00A636A2">
        <w:rPr>
          <w:rFonts w:asciiTheme="minorHAnsi" w:hAnsiTheme="minorHAnsi"/>
        </w:rPr>
        <w:t xml:space="preserve"> , and outflow volume to the downstream pixel, </w:t>
      </w:r>
      <w:r w:rsidRPr="00A636A2">
        <w:rPr>
          <w:rFonts w:asciiTheme="minorHAnsi" w:hAnsiTheme="minorHAnsi"/>
          <w:i/>
        </w:rPr>
        <w:t>S</w:t>
      </w:r>
      <w:r w:rsidRPr="00A636A2">
        <w:rPr>
          <w:rFonts w:asciiTheme="minorHAnsi" w:hAnsiTheme="minorHAnsi"/>
          <w:i/>
          <w:vertAlign w:val="subscript"/>
        </w:rPr>
        <w:t>out</w:t>
      </w:r>
      <w:r w:rsidRPr="00A636A2">
        <w:rPr>
          <w:rFonts w:asciiTheme="minorHAnsi" w:hAnsiTheme="minorHAnsi"/>
        </w:rPr>
        <w:t xml:space="preserve"> ; </w:t>
      </w:r>
      <w:proofErr w:type="spellStart"/>
      <w:r w:rsidRPr="00A636A2">
        <w:rPr>
          <w:rFonts w:asciiTheme="minorHAnsi" w:hAnsiTheme="minorHAnsi"/>
          <w:i/>
        </w:rPr>
        <w:t>Q</w:t>
      </w:r>
      <w:r w:rsidRPr="00A636A2">
        <w:rPr>
          <w:rFonts w:asciiTheme="minorHAnsi" w:hAnsiTheme="minorHAnsi"/>
          <w:i/>
          <w:vertAlign w:val="subscript"/>
        </w:rPr>
        <w:t>out</w:t>
      </w:r>
      <w:proofErr w:type="spellEnd"/>
      <w:r w:rsidRPr="00A636A2">
        <w:rPr>
          <w:rFonts w:asciiTheme="minorHAnsi" w:hAnsiTheme="minorHAnsi"/>
        </w:rPr>
        <w:t xml:space="preserve"> is outflow rate (discharge) from the given cell, </w:t>
      </w:r>
      <w:r w:rsidRPr="00A636A2">
        <w:rPr>
          <w:rFonts w:asciiTheme="minorHAnsi" w:hAnsiTheme="minorHAnsi"/>
        </w:rPr>
        <w:sym w:font="Symbol" w:char="F044"/>
      </w:r>
      <w:proofErr w:type="spellStart"/>
      <w:r w:rsidRPr="00A636A2">
        <w:rPr>
          <w:rFonts w:asciiTheme="minorHAnsi" w:hAnsiTheme="minorHAnsi"/>
          <w:i/>
        </w:rPr>
        <w:t>t</w:t>
      </w:r>
      <w:proofErr w:type="spellEnd"/>
      <w:r w:rsidRPr="00A636A2">
        <w:rPr>
          <w:rFonts w:asciiTheme="minorHAnsi" w:hAnsiTheme="minorHAnsi"/>
        </w:rPr>
        <w:t xml:space="preserve"> is time step, </w:t>
      </w:r>
      <w:r w:rsidRPr="00A636A2">
        <w:rPr>
          <w:rFonts w:asciiTheme="minorHAnsi" w:hAnsiTheme="minorHAnsi"/>
        </w:rPr>
        <w:sym w:font="Symbol" w:char="F044"/>
      </w:r>
      <w:r w:rsidRPr="00A636A2">
        <w:rPr>
          <w:rFonts w:asciiTheme="minorHAnsi" w:hAnsiTheme="minorHAnsi"/>
          <w:i/>
        </w:rPr>
        <w:t>l</w:t>
      </w:r>
      <w:r w:rsidRPr="00A636A2">
        <w:rPr>
          <w:rFonts w:asciiTheme="minorHAnsi" w:hAnsiTheme="minorHAnsi"/>
        </w:rPr>
        <w:t xml:space="preserve"> is this cell river reach, and </w:t>
      </w:r>
      <w:r w:rsidR="00E71159">
        <w:rPr>
          <w:rFonts w:asciiTheme="minorHAnsi" w:hAnsiTheme="minorHAnsi"/>
          <w:i/>
        </w:rPr>
        <w:t>U</w:t>
      </w:r>
      <w:r w:rsidR="00E71159">
        <w:rPr>
          <w:rFonts w:asciiTheme="minorHAnsi" w:hAnsiTheme="minorHAnsi"/>
          <w:i/>
          <w:vertAlign w:val="subscript"/>
        </w:rPr>
        <w:t>w</w:t>
      </w:r>
      <w:r w:rsidRPr="00A636A2">
        <w:rPr>
          <w:rFonts w:asciiTheme="minorHAnsi" w:hAnsiTheme="minorHAnsi"/>
        </w:rPr>
        <w:t xml:space="preserve"> is </w:t>
      </w:r>
      <w:r w:rsidR="00E71159">
        <w:rPr>
          <w:rFonts w:asciiTheme="minorHAnsi" w:hAnsiTheme="minorHAnsi"/>
        </w:rPr>
        <w:t>wave celerity</w:t>
      </w:r>
      <w:r w:rsidRPr="00A636A2">
        <w:rPr>
          <w:rFonts w:asciiTheme="minorHAnsi" w:hAnsiTheme="minorHAnsi"/>
        </w:rPr>
        <w:t xml:space="preserve">. Note that term </w:t>
      </w:r>
      <w:r w:rsidRPr="00A636A2">
        <w:rPr>
          <w:rFonts w:asciiTheme="minorHAnsi" w:hAnsiTheme="minorHAnsi"/>
        </w:rPr>
        <w:sym w:font="Symbol" w:char="F044"/>
      </w:r>
      <w:r w:rsidRPr="00A636A2">
        <w:rPr>
          <w:rFonts w:asciiTheme="minorHAnsi" w:hAnsiTheme="minorHAnsi"/>
          <w:i/>
        </w:rPr>
        <w:t>l</w:t>
      </w:r>
      <w:r w:rsidRPr="00A636A2">
        <w:rPr>
          <w:rFonts w:asciiTheme="minorHAnsi" w:hAnsiTheme="minorHAnsi"/>
        </w:rPr>
        <w:t xml:space="preserve"> / </w:t>
      </w:r>
      <w:r w:rsidR="00E71159">
        <w:rPr>
          <w:rFonts w:asciiTheme="minorHAnsi" w:hAnsiTheme="minorHAnsi"/>
          <w:i/>
          <w:iCs/>
        </w:rPr>
        <w:t>U</w:t>
      </w:r>
      <w:r w:rsidR="00E71159">
        <w:rPr>
          <w:rFonts w:asciiTheme="minorHAnsi" w:hAnsiTheme="minorHAnsi"/>
          <w:i/>
          <w:iCs/>
          <w:vertAlign w:val="subscript"/>
        </w:rPr>
        <w:t>w</w:t>
      </w:r>
      <w:r w:rsidRPr="00A636A2">
        <w:rPr>
          <w:rFonts w:asciiTheme="minorHAnsi" w:hAnsiTheme="minorHAnsi"/>
        </w:rPr>
        <w:t xml:space="preserve"> is time for the </w:t>
      </w:r>
      <w:r w:rsidR="00E71159">
        <w:rPr>
          <w:rFonts w:asciiTheme="minorHAnsi" w:hAnsiTheme="minorHAnsi"/>
        </w:rPr>
        <w:t xml:space="preserve">flood wave to propagate </w:t>
      </w:r>
      <w:r w:rsidRPr="00A636A2">
        <w:rPr>
          <w:rFonts w:asciiTheme="minorHAnsi" w:hAnsiTheme="minorHAnsi"/>
        </w:rPr>
        <w:t>along the cell river reach. The total storage is usually composed of the following terms</w:t>
      </w:r>
    </w:p>
    <w:p w14:paraId="6B101D21" w14:textId="3F84549B"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in</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abs</m:t>
                </m:r>
              </m:sub>
            </m:sSub>
            <m:r>
              <w:rPr>
                <w:rFonts w:ascii="Cambria Math" w:hAnsi="Cambria Math"/>
              </w:rPr>
              <m:t>-w</m:t>
            </m:r>
            <m:r>
              <m:rPr>
                <m:sty m:val="p"/>
              </m:rPr>
              <w:rPr>
                <w:rFonts w:ascii="Cambria Math" w:hAnsi="Cambria Math"/>
              </w:rPr>
              <m:t>Δ</m:t>
            </m:r>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ow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RIV</m:t>
                </m:r>
              </m:sub>
            </m:sSub>
          </m:e>
        </m:d>
        <m:r>
          <w:rPr>
            <w:rFonts w:ascii="Cambria Math" w:hAnsi="Cambria Math"/>
          </w:rPr>
          <m:t xml:space="preserve"> ∆t</m:t>
        </m:r>
      </m:oMath>
      <w:r w:rsidRPr="00A636A2">
        <w:rPr>
          <w:rFonts w:asciiTheme="minorHAnsi" w:hAnsiTheme="minorHAnsi"/>
        </w:rPr>
        <w:t xml:space="preserve"> </w:t>
      </w:r>
      <w:r w:rsidRPr="00A636A2">
        <w:rPr>
          <w:rFonts w:asciiTheme="minorHAnsi" w:hAnsiTheme="minorHAnsi"/>
        </w:rPr>
        <w:tab/>
        <w:t>(</w:t>
      </w:r>
      <w:r w:rsidR="00A636A2">
        <w:rPr>
          <w:rFonts w:asciiTheme="minorHAnsi" w:hAnsiTheme="minorHAnsi"/>
        </w:rPr>
        <w:t>8.2-</w:t>
      </w:r>
      <w:r w:rsidRPr="00A636A2">
        <w:rPr>
          <w:rFonts w:asciiTheme="minorHAnsi" w:hAnsiTheme="minorHAnsi"/>
        </w:rPr>
        <w:t>6)</w:t>
      </w:r>
    </w:p>
    <w:p w14:paraId="643A6B61" w14:textId="19FD831C" w:rsidR="008F13EB" w:rsidRPr="00A636A2" w:rsidRDefault="008F13EB" w:rsidP="008F13EB">
      <w:pPr>
        <w:spacing w:after="120"/>
        <w:jc w:val="both"/>
        <w:rPr>
          <w:rFonts w:asciiTheme="minorHAnsi" w:hAnsiTheme="minorHAnsi"/>
        </w:rPr>
      </w:pPr>
      <w:r w:rsidRPr="00A636A2">
        <w:rPr>
          <w:rFonts w:asciiTheme="minorHAnsi" w:hAnsiTheme="minorHAnsi"/>
        </w:rPr>
        <w:lastRenderedPageBreak/>
        <w:t xml:space="preserve">where </w:t>
      </w:r>
      <m:oMath>
        <m:sSubSup>
          <m:sSubSupPr>
            <m:ctrlPr>
              <w:rPr>
                <w:rFonts w:ascii="Cambria Math" w:hAnsi="Cambria Math"/>
                <w:i/>
              </w:rPr>
            </m:ctrlPr>
          </m:sSubSupPr>
          <m:e>
            <m:r>
              <w:rPr>
                <w:rFonts w:ascii="Cambria Math" w:hAnsi="Cambria Math"/>
              </w:rPr>
              <m:t>S</m:t>
            </m:r>
          </m:e>
          <m:sub>
            <m:r>
              <w:rPr>
                <w:rFonts w:ascii="Cambria Math" w:hAnsi="Cambria Math"/>
              </w:rPr>
              <m:t>in</m:t>
            </m:r>
          </m:sub>
          <m:sup>
            <m:r>
              <w:rPr>
                <w:rFonts w:ascii="Cambria Math" w:hAnsi="Cambria Math"/>
              </w:rPr>
              <m:t>0</m:t>
            </m:r>
          </m:sup>
        </m:sSubSup>
      </m:oMath>
      <w:r w:rsidRPr="00A636A2">
        <w:rPr>
          <w:rFonts w:asciiTheme="minorHAnsi" w:hAnsiTheme="minorHAnsi"/>
        </w:rPr>
        <w:t xml:space="preserve"> is instream water storage in the cell from the previous time step, </w:t>
      </w:r>
      <w:r w:rsidRPr="00A636A2">
        <w:rPr>
          <w:rFonts w:asciiTheme="minorHAnsi" w:hAnsiTheme="minorHAnsi"/>
          <w:i/>
        </w:rPr>
        <w:t>Q</w:t>
      </w:r>
      <w:r w:rsidRPr="00A636A2">
        <w:rPr>
          <w:rFonts w:asciiTheme="minorHAnsi" w:hAnsiTheme="minorHAnsi"/>
          <w:i/>
          <w:vertAlign w:val="subscript"/>
        </w:rPr>
        <w:t>in</w:t>
      </w:r>
      <w:r w:rsidRPr="00A636A2">
        <w:rPr>
          <w:rFonts w:asciiTheme="minorHAnsi" w:hAnsiTheme="minorHAnsi"/>
        </w:rPr>
        <w:t xml:space="preserve"> is inflow, </w:t>
      </w:r>
      <w:r w:rsidRPr="00A636A2">
        <w:rPr>
          <w:rFonts w:asciiTheme="minorHAnsi" w:hAnsiTheme="minorHAnsi"/>
          <w:i/>
        </w:rPr>
        <w:t>R</w:t>
      </w:r>
      <w:r w:rsidRPr="00A636A2">
        <w:rPr>
          <w:rFonts w:asciiTheme="minorHAnsi" w:hAnsiTheme="minorHAnsi"/>
        </w:rPr>
        <w:t xml:space="preserve"> is runoff rate</w:t>
      </w:r>
      <w:r w:rsidR="00E71159">
        <w:rPr>
          <w:rFonts w:asciiTheme="minorHAnsi" w:hAnsiTheme="minorHAnsi"/>
        </w:rPr>
        <w:t xml:space="preserve"> (converted to volumetric flow in m</w:t>
      </w:r>
      <w:r w:rsidR="00E71159">
        <w:rPr>
          <w:rFonts w:asciiTheme="minorHAnsi" w:hAnsiTheme="minorHAnsi"/>
          <w:vertAlign w:val="superscript"/>
        </w:rPr>
        <w:t>3</w:t>
      </w:r>
      <w:r w:rsidR="00E71159">
        <w:rPr>
          <w:rFonts w:asciiTheme="minorHAnsi" w:hAnsiTheme="minorHAnsi"/>
        </w:rPr>
        <w:t xml:space="preserve"> s</w:t>
      </w:r>
      <w:r w:rsidR="00E71159">
        <w:rPr>
          <w:rFonts w:asciiTheme="minorHAnsi" w:hAnsiTheme="minorHAnsi"/>
          <w:vertAlign w:val="superscript"/>
        </w:rPr>
        <w:t>-1</w:t>
      </w:r>
      <w:r w:rsidR="00E71159">
        <w:rPr>
          <w:rFonts w:asciiTheme="minorHAnsi" w:hAnsiTheme="minorHAnsi"/>
        </w:rPr>
        <w:t>)</w:t>
      </w:r>
      <w:r w:rsidRPr="00A636A2">
        <w:rPr>
          <w:rFonts w:asciiTheme="minorHAnsi" w:hAnsiTheme="minorHAnsi"/>
        </w:rPr>
        <w:t xml:space="preserve">, and </w:t>
      </w:r>
      <w:r w:rsidRPr="00A636A2">
        <w:rPr>
          <w:rFonts w:asciiTheme="minorHAnsi" w:hAnsiTheme="minorHAnsi"/>
          <w:i/>
        </w:rPr>
        <w:t>Q</w:t>
      </w:r>
      <w:r w:rsidRPr="00A636A2">
        <w:rPr>
          <w:rFonts w:asciiTheme="minorHAnsi" w:hAnsiTheme="minorHAnsi"/>
          <w:i/>
          <w:vertAlign w:val="subscript"/>
        </w:rPr>
        <w:t>abs</w:t>
      </w:r>
      <w:r w:rsidRPr="00A636A2">
        <w:rPr>
          <w:rFonts w:asciiTheme="minorHAnsi" w:hAnsiTheme="minorHAnsi"/>
        </w:rPr>
        <w:t xml:space="preserve"> is collective water abstraction within a pixel that m</w:t>
      </w:r>
      <w:r w:rsidR="008F54E8">
        <w:rPr>
          <w:rFonts w:asciiTheme="minorHAnsi" w:hAnsiTheme="minorHAnsi"/>
        </w:rPr>
        <w:t>a</w:t>
      </w:r>
      <w:r w:rsidRPr="00A636A2">
        <w:rPr>
          <w:rFonts w:asciiTheme="minorHAnsi" w:hAnsiTheme="minorHAnsi"/>
        </w:rPr>
        <w:t>y include human water use withdrawals and returns</w:t>
      </w:r>
      <w:r w:rsidR="008F54E8">
        <w:rPr>
          <w:rFonts w:asciiTheme="minorHAnsi" w:hAnsiTheme="minorHAnsi"/>
        </w:rPr>
        <w:t>.  O</w:t>
      </w:r>
      <w:r w:rsidRPr="00A636A2">
        <w:rPr>
          <w:rFonts w:asciiTheme="minorHAnsi" w:hAnsiTheme="minorHAnsi"/>
        </w:rPr>
        <w:t>pen water evaporation</w:t>
      </w:r>
      <w:r w:rsidR="008F54E8">
        <w:rPr>
          <w:rFonts w:asciiTheme="minorHAnsi" w:hAnsiTheme="minorHAnsi"/>
        </w:rPr>
        <w:t xml:space="preserve"> and exchange with local </w:t>
      </w:r>
      <w:r w:rsidRPr="00A636A2">
        <w:rPr>
          <w:rFonts w:asciiTheme="minorHAnsi" w:hAnsiTheme="minorHAnsi"/>
        </w:rPr>
        <w:t>aquifer</w:t>
      </w:r>
      <w:r w:rsidR="008F54E8">
        <w:rPr>
          <w:rFonts w:asciiTheme="minorHAnsi" w:hAnsiTheme="minorHAnsi"/>
        </w:rPr>
        <w:t>s (if simulated) also affect storage within the reach.</w:t>
      </w:r>
      <w:r w:rsidRPr="00A636A2">
        <w:rPr>
          <w:rFonts w:asciiTheme="minorHAnsi" w:hAnsiTheme="minorHAnsi"/>
        </w:rPr>
        <w:t xml:space="preserve"> Solving equation (5) for </w:t>
      </w:r>
      <w:r w:rsidRPr="00A636A2">
        <w:rPr>
          <w:rFonts w:asciiTheme="minorHAnsi" w:hAnsiTheme="minorHAnsi"/>
          <w:i/>
        </w:rPr>
        <w:t>Q</w:t>
      </w:r>
      <w:r w:rsidRPr="00A636A2">
        <w:rPr>
          <w:rFonts w:asciiTheme="minorHAnsi" w:hAnsiTheme="minorHAnsi"/>
          <w:i/>
          <w:vertAlign w:val="subscript"/>
        </w:rPr>
        <w:t>out</w:t>
      </w:r>
      <w:r w:rsidRPr="00A636A2">
        <w:rPr>
          <w:rFonts w:asciiTheme="minorHAnsi" w:hAnsiTheme="minorHAnsi"/>
        </w:rPr>
        <w:t xml:space="preserve"> in regard to variables that are known or can be evaluated in the model, i.e. </w:t>
      </w:r>
      <w:r w:rsidRPr="00A636A2">
        <w:rPr>
          <w:rFonts w:asciiTheme="minorHAnsi" w:hAnsiTheme="minorHAnsi"/>
          <w:i/>
        </w:rPr>
        <w:t>S</w:t>
      </w:r>
      <w:r w:rsidRPr="00A636A2">
        <w:rPr>
          <w:rFonts w:asciiTheme="minorHAnsi" w:hAnsiTheme="minorHAnsi"/>
          <w:i/>
          <w:vertAlign w:val="subscript"/>
        </w:rPr>
        <w:t>total</w:t>
      </w:r>
      <w:r w:rsidRPr="00A636A2">
        <w:rPr>
          <w:rFonts w:asciiTheme="minorHAnsi" w:hAnsiTheme="minorHAnsi"/>
        </w:rPr>
        <w:t xml:space="preserve"> and </w:t>
      </w:r>
      <w:r w:rsidR="008F54E8">
        <w:rPr>
          <w:rFonts w:asciiTheme="minorHAnsi" w:hAnsiTheme="minorHAnsi"/>
          <w:i/>
        </w:rPr>
        <w:t>U</w:t>
      </w:r>
      <w:r w:rsidR="008F54E8">
        <w:rPr>
          <w:rFonts w:asciiTheme="minorHAnsi" w:hAnsiTheme="minorHAnsi"/>
          <w:i/>
          <w:vertAlign w:val="subscript"/>
        </w:rPr>
        <w:t>w</w:t>
      </w:r>
      <w:r w:rsidRPr="00A636A2">
        <w:rPr>
          <w:rFonts w:asciiTheme="minorHAnsi" w:hAnsiTheme="minorHAnsi"/>
        </w:rPr>
        <w:t xml:space="preserve"> , yields-</w:t>
      </w:r>
    </w:p>
    <w:p w14:paraId="303653C3" w14:textId="057A348D" w:rsidR="008F13EB" w:rsidRPr="00A636A2" w:rsidRDefault="008F13EB" w:rsidP="008F13EB">
      <w:pPr>
        <w:tabs>
          <w:tab w:val="left" w:pos="720"/>
          <w:tab w:val="left" w:pos="8640"/>
        </w:tabs>
        <w:spacing w:after="120"/>
        <w:rPr>
          <w:rFonts w:asciiTheme="minorHAnsi" w:hAnsiTheme="minorHAnsi"/>
        </w:rPr>
      </w:pPr>
      <w:r w:rsidRPr="00A636A2">
        <w:rPr>
          <w:rFonts w:asciiTheme="minorHAnsi" w:hAnsiTheme="minorHAnsi"/>
        </w:rPr>
        <w:tab/>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total</m:t>
                </m:r>
              </m:sub>
            </m:sSub>
          </m:num>
          <m:den>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u</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u∆t</m:t>
                </m:r>
              </m:den>
            </m:f>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total</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1+C</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total</m:t>
                </m:r>
              </m:sub>
            </m:sSub>
          </m:num>
          <m:den>
            <m:r>
              <w:rPr>
                <w:rFonts w:ascii="Cambria Math" w:hAnsi="Cambria Math"/>
              </w:rPr>
              <m:t>∆t</m:t>
            </m:r>
          </m:den>
        </m:f>
      </m:oMath>
      <w:r w:rsidRPr="00A636A2">
        <w:rPr>
          <w:rFonts w:asciiTheme="minorHAnsi" w:hAnsiTheme="minorHAnsi"/>
        </w:rPr>
        <w:tab/>
        <w:t>(</w:t>
      </w:r>
      <w:r w:rsidR="00A636A2">
        <w:rPr>
          <w:rFonts w:asciiTheme="minorHAnsi" w:hAnsiTheme="minorHAnsi"/>
        </w:rPr>
        <w:t>8.2-</w:t>
      </w:r>
      <w:r w:rsidRPr="00A636A2">
        <w:rPr>
          <w:rFonts w:asciiTheme="minorHAnsi" w:hAnsiTheme="minorHAnsi"/>
        </w:rPr>
        <w:t>7)</w:t>
      </w:r>
    </w:p>
    <w:p w14:paraId="2F382C6B" w14:textId="0A52D3C4" w:rsidR="008F13EB" w:rsidRPr="00A636A2" w:rsidRDefault="008F13EB" w:rsidP="008F13EB">
      <w:pPr>
        <w:spacing w:after="120"/>
        <w:jc w:val="both"/>
        <w:rPr>
          <w:rFonts w:asciiTheme="minorHAnsi" w:hAnsiTheme="minorHAnsi"/>
        </w:rPr>
      </w:pPr>
      <w:r w:rsidRPr="00A636A2">
        <w:rPr>
          <w:rFonts w:asciiTheme="minorHAnsi" w:hAnsiTheme="minorHAnsi"/>
        </w:rPr>
        <w:t xml:space="preserve">where </w:t>
      </w:r>
      <w:r w:rsidRPr="00A636A2">
        <w:rPr>
          <w:rFonts w:asciiTheme="minorHAnsi" w:hAnsiTheme="minorHAnsi"/>
          <w:i/>
        </w:rPr>
        <w:t>C</w:t>
      </w:r>
      <w:r w:rsidRPr="00A636A2">
        <w:rPr>
          <w:rFonts w:asciiTheme="minorHAnsi" w:hAnsiTheme="minorHAnsi"/>
        </w:rPr>
        <w:t xml:space="preserve"> is </w:t>
      </w:r>
      <w:r w:rsidRPr="00A636A2">
        <w:rPr>
          <w:rFonts w:asciiTheme="minorHAnsi" w:hAnsiTheme="minorHAnsi" w:cs="Georgia"/>
        </w:rPr>
        <w:t xml:space="preserve">cell's Courant number </w:t>
      </w:r>
      <m:oMath>
        <m:r>
          <w:rPr>
            <w:rFonts w:ascii="Cambria Math" w:hAnsi="Cambria Math" w:cs="Georgia"/>
          </w:rPr>
          <m:t>C=</m:t>
        </m:r>
        <m:sSub>
          <m:sSubPr>
            <m:ctrlPr>
              <w:rPr>
                <w:rFonts w:ascii="Cambria Math" w:hAnsi="Cambria Math"/>
                <w:i/>
              </w:rPr>
            </m:ctrlPr>
          </m:sSubPr>
          <m:e>
            <m:r>
              <w:rPr>
                <w:rFonts w:ascii="Cambria Math" w:hAnsi="Cambria Math"/>
              </w:rPr>
              <m:t>U</m:t>
            </m:r>
          </m:e>
          <m:sub>
            <m:r>
              <w:rPr>
                <w:rFonts w:ascii="Cambria Math" w:hAnsi="Cambria Math"/>
              </w:rPr>
              <m:t>w</m:t>
            </m:r>
          </m:sub>
        </m:sSub>
        <m:f>
          <m:fPr>
            <m:ctrlPr>
              <w:rPr>
                <w:rFonts w:ascii="Cambria Math" w:hAnsi="Cambria Math"/>
                <w:i/>
              </w:rPr>
            </m:ctrlPr>
          </m:fPr>
          <m:num>
            <m:r>
              <w:rPr>
                <w:rFonts w:ascii="Cambria Math" w:hAnsi="Cambria Math"/>
              </w:rPr>
              <m:t>∆t</m:t>
            </m:r>
          </m:num>
          <m:den>
            <m:r>
              <w:rPr>
                <w:rFonts w:ascii="Cambria Math" w:hAnsi="Cambria Math"/>
              </w:rPr>
              <m:t>∆l</m:t>
            </m:r>
          </m:den>
        </m:f>
      </m:oMath>
      <w:r w:rsidRPr="00A636A2">
        <w:rPr>
          <w:rFonts w:asciiTheme="minorHAnsi" w:hAnsiTheme="minorHAnsi" w:cs="Georgia"/>
        </w:rPr>
        <w:t xml:space="preserve"> which is a fraction of </w:t>
      </w:r>
      <w:r w:rsidRPr="00A636A2">
        <w:rPr>
          <w:rFonts w:asciiTheme="minorHAnsi" w:hAnsiTheme="minorHAnsi"/>
        </w:rPr>
        <w:t xml:space="preserve">river reach within cell travelled by the flood wave during time step </w:t>
      </w:r>
      <w:r w:rsidRPr="00A636A2">
        <w:rPr>
          <w:rFonts w:asciiTheme="minorHAnsi" w:hAnsiTheme="minorHAnsi"/>
        </w:rPr>
        <w:sym w:font="Symbol" w:char="F044"/>
      </w:r>
      <w:r w:rsidRPr="00A636A2">
        <w:rPr>
          <w:rFonts w:asciiTheme="minorHAnsi" w:hAnsiTheme="minorHAnsi"/>
          <w:i/>
        </w:rPr>
        <w:t>t</w:t>
      </w:r>
      <w:r w:rsidRPr="00A636A2">
        <w:rPr>
          <w:rFonts w:asciiTheme="minorHAnsi" w:hAnsiTheme="minorHAnsi" w:cs="Georgia"/>
        </w:rPr>
        <w:t>.</w:t>
      </w:r>
    </w:p>
    <w:p w14:paraId="190CD0C7" w14:textId="77777777" w:rsidR="008F13EB" w:rsidRPr="00A636A2" w:rsidRDefault="008F13EB" w:rsidP="008F13EB">
      <w:pPr>
        <w:spacing w:after="120"/>
        <w:jc w:val="both"/>
        <w:rPr>
          <w:rFonts w:asciiTheme="minorHAnsi" w:hAnsiTheme="minorHAnsi"/>
        </w:rPr>
      </w:pPr>
      <w:r w:rsidRPr="00A636A2">
        <w:rPr>
          <w:rFonts w:asciiTheme="minorHAnsi" w:hAnsiTheme="minorHAnsi"/>
        </w:rPr>
        <w:t>Equation (7) represents a linear relation of storage with outflow indicating a linear (</w:t>
      </w:r>
      <w:r w:rsidRPr="00A636A2">
        <w:rPr>
          <w:rFonts w:asciiTheme="minorHAnsi" w:hAnsiTheme="minorHAnsi"/>
          <w:i/>
        </w:rPr>
        <w:t>n</w:t>
      </w:r>
      <w:r w:rsidRPr="00A636A2">
        <w:rPr>
          <w:rFonts w:asciiTheme="minorHAnsi" w:hAnsiTheme="minorHAnsi"/>
        </w:rPr>
        <w:t xml:space="preserve">=1) solution for equation (4) above. </w:t>
      </w:r>
    </w:p>
    <w:p w14:paraId="1149B484" w14:textId="77777777" w:rsidR="002B2ED9" w:rsidRPr="00A636A2" w:rsidRDefault="002B2ED9" w:rsidP="002B2ED9">
      <w:pPr>
        <w:pStyle w:val="NormalWeb"/>
        <w:contextualSpacing/>
        <w:rPr>
          <w:rFonts w:asciiTheme="minorHAnsi" w:hAnsiTheme="minorHAnsi"/>
          <w:b/>
          <w:bCs/>
          <w:sz w:val="22"/>
          <w:szCs w:val="22"/>
        </w:rPr>
      </w:pPr>
      <w:r w:rsidRPr="00A636A2">
        <w:rPr>
          <w:rFonts w:asciiTheme="minorHAnsi" w:hAnsiTheme="minorHAnsi"/>
          <w:b/>
          <w:bCs/>
          <w:sz w:val="22"/>
          <w:szCs w:val="22"/>
        </w:rPr>
        <w:t>References:</w:t>
      </w:r>
    </w:p>
    <w:p w14:paraId="5434379B" w14:textId="6A1F3132" w:rsidR="00B20A2C" w:rsidRDefault="00B20A2C" w:rsidP="002B2ED9">
      <w:pPr>
        <w:pStyle w:val="NormalWeb"/>
        <w:rPr>
          <w:rFonts w:asciiTheme="minorHAnsi" w:hAnsiTheme="minorHAnsi"/>
          <w:sz w:val="22"/>
          <w:szCs w:val="22"/>
        </w:rPr>
      </w:pPr>
      <w:r w:rsidRPr="00B20A2C">
        <w:rPr>
          <w:rFonts w:asciiTheme="minorHAnsi" w:hAnsiTheme="minorHAnsi"/>
          <w:sz w:val="22"/>
          <w:szCs w:val="22"/>
        </w:rPr>
        <w:t>Dingman, S. L. (2008). Physical hydrology. Long Grove, IL: Waveland Press Inc.</w:t>
      </w:r>
    </w:p>
    <w:p w14:paraId="49AF2A9F" w14:textId="09041764" w:rsidR="000F736B" w:rsidRDefault="000F736B" w:rsidP="002B2ED9">
      <w:pPr>
        <w:pStyle w:val="NormalWeb"/>
        <w:rPr>
          <w:rFonts w:asciiTheme="minorHAnsi" w:hAnsiTheme="minorHAnsi"/>
          <w:sz w:val="22"/>
          <w:szCs w:val="22"/>
        </w:rPr>
      </w:pPr>
      <w:r w:rsidRPr="000F736B">
        <w:rPr>
          <w:rFonts w:asciiTheme="minorHAnsi" w:hAnsiTheme="minorHAnsi"/>
          <w:sz w:val="22"/>
          <w:szCs w:val="22"/>
        </w:rPr>
        <w:t>Fekete, B. M., Vörösmarty, C. J., &amp; Lammers, R. B. (2001). Scaling gridded river networks for macroscale hydrology: Development, analysis, and control of error. Water Resources Research, 37(7), 1955–1967.</w:t>
      </w:r>
    </w:p>
    <w:p w14:paraId="539ED5FD" w14:textId="3A4DC2BA" w:rsidR="002B2ED9" w:rsidRDefault="002B2ED9" w:rsidP="002B2ED9">
      <w:pPr>
        <w:pStyle w:val="NormalWeb"/>
        <w:rPr>
          <w:rFonts w:asciiTheme="minorHAnsi" w:hAnsiTheme="minorHAnsi"/>
          <w:sz w:val="22"/>
          <w:szCs w:val="22"/>
        </w:rPr>
      </w:pPr>
      <w:r w:rsidRPr="00A636A2">
        <w:rPr>
          <w:rFonts w:asciiTheme="minorHAnsi" w:hAnsiTheme="minorHAnsi"/>
          <w:sz w:val="22"/>
          <w:szCs w:val="22"/>
        </w:rPr>
        <w:t xml:space="preserve">Knighton, D. (1998) Fluvial Forms and Processes: A New Perspective. Oxford University Press, Inc., Arnold, London. </w:t>
      </w:r>
    </w:p>
    <w:p w14:paraId="78D896D5" w14:textId="14DF4361" w:rsidR="002B2ED9" w:rsidRDefault="002B2ED9" w:rsidP="002B2ED9">
      <w:pPr>
        <w:pStyle w:val="NormalWeb"/>
        <w:tabs>
          <w:tab w:val="right" w:pos="9360"/>
        </w:tabs>
        <w:rPr>
          <w:rFonts w:asciiTheme="minorHAnsi" w:hAnsiTheme="minorHAnsi"/>
          <w:sz w:val="22"/>
          <w:szCs w:val="22"/>
        </w:rPr>
      </w:pPr>
      <w:r w:rsidRPr="002B2ED9">
        <w:rPr>
          <w:rFonts w:asciiTheme="minorHAnsi" w:hAnsiTheme="minorHAnsi"/>
          <w:sz w:val="22"/>
          <w:szCs w:val="22"/>
        </w:rPr>
        <w:t xml:space="preserve">Leopold, L. B., &amp; Maddock, T. (1953). The Hydraulic Geometry of Stream Channels and Some Physiographic Implications (Geological Survey Professional Paper No. 252) (p. 64). Washington, D. C.: United States Geological Survey. Retrieved from </w:t>
      </w:r>
      <w:hyperlink r:id="rId24" w:history="1">
        <w:r w:rsidRPr="00C4223B">
          <w:rPr>
            <w:rStyle w:val="Hyperlink"/>
            <w:rFonts w:asciiTheme="minorHAnsi" w:hAnsiTheme="minorHAnsi"/>
            <w:sz w:val="22"/>
            <w:szCs w:val="22"/>
          </w:rPr>
          <w:t>https://doi.org/10.3133/pp252</w:t>
        </w:r>
      </w:hyperlink>
    </w:p>
    <w:p w14:paraId="0F8420EE" w14:textId="016E2045" w:rsidR="002B2ED9" w:rsidRDefault="002B2ED9" w:rsidP="002B2ED9">
      <w:pPr>
        <w:pStyle w:val="NormalWeb"/>
        <w:tabs>
          <w:tab w:val="right" w:pos="9360"/>
        </w:tabs>
        <w:rPr>
          <w:rFonts w:asciiTheme="minorHAnsi" w:hAnsiTheme="minorHAnsi"/>
          <w:sz w:val="22"/>
          <w:szCs w:val="22"/>
        </w:rPr>
      </w:pPr>
      <w:r w:rsidRPr="00A636A2">
        <w:rPr>
          <w:rFonts w:asciiTheme="minorHAnsi" w:hAnsiTheme="minorHAnsi"/>
          <w:sz w:val="22"/>
          <w:szCs w:val="22"/>
        </w:rPr>
        <w:t>Maidmen</w:t>
      </w:r>
      <w:r>
        <w:rPr>
          <w:rFonts w:asciiTheme="minorHAnsi" w:hAnsiTheme="minorHAnsi"/>
          <w:sz w:val="22"/>
          <w:szCs w:val="22"/>
        </w:rPr>
        <w:t>t</w:t>
      </w:r>
      <w:r w:rsidRPr="00A636A2">
        <w:rPr>
          <w:rFonts w:asciiTheme="minorHAnsi" w:hAnsiTheme="minorHAnsi"/>
          <w:sz w:val="22"/>
          <w:szCs w:val="22"/>
        </w:rPr>
        <w:t xml:space="preserve">, D.R. (1992) Handbook of Hydrology. McGraw-Hill, Inc., Columbus, Ohio </w:t>
      </w:r>
    </w:p>
    <w:p w14:paraId="6B70B86D" w14:textId="7980AC80" w:rsidR="002B2ED9" w:rsidRPr="00A636A2" w:rsidRDefault="002B2ED9" w:rsidP="002B2ED9">
      <w:pPr>
        <w:pStyle w:val="NormalWeb"/>
        <w:tabs>
          <w:tab w:val="right" w:pos="9360"/>
        </w:tabs>
        <w:rPr>
          <w:rFonts w:asciiTheme="minorHAnsi" w:hAnsiTheme="minorHAnsi"/>
          <w:sz w:val="22"/>
          <w:szCs w:val="22"/>
        </w:rPr>
      </w:pPr>
      <w:r w:rsidRPr="002B2ED9">
        <w:rPr>
          <w:rFonts w:asciiTheme="minorHAnsi" w:hAnsiTheme="minorHAnsi"/>
          <w:sz w:val="22"/>
          <w:szCs w:val="22"/>
        </w:rPr>
        <w:t>Park, C. C. (1977). World-wide variations in hydraulic geometry exponents of stream channels: An analysis and some observations. Journal of Hydrology, 33(1), 133–146. https://doi.org/10.1016/0022-1694(77)90103-2</w:t>
      </w:r>
    </w:p>
    <w:p w14:paraId="4F694A95" w14:textId="77777777" w:rsidR="00DA31E9" w:rsidRDefault="00DA31E9">
      <w:pPr>
        <w:rPr>
          <w:b/>
          <w:sz w:val="28"/>
          <w:szCs w:val="28"/>
        </w:rPr>
      </w:pPr>
      <w:r>
        <w:rPr>
          <w:b/>
          <w:sz w:val="28"/>
          <w:szCs w:val="28"/>
        </w:rPr>
        <w:br w:type="page"/>
      </w:r>
    </w:p>
    <w:p w14:paraId="155F20E8" w14:textId="1264C886" w:rsidR="00DD7549" w:rsidRPr="008F54E8" w:rsidRDefault="00A636A2">
      <w:pPr>
        <w:pStyle w:val="Normal1"/>
        <w:rPr>
          <w:rFonts w:ascii="Times New Roman" w:hAnsi="Times New Roman" w:cs="Times New Roman"/>
          <w:b/>
          <w:sz w:val="28"/>
          <w:szCs w:val="28"/>
        </w:rPr>
      </w:pPr>
      <w:r w:rsidRPr="009A3D84">
        <w:rPr>
          <w:rFonts w:ascii="Times New Roman" w:hAnsi="Times New Roman" w:cs="Times New Roman"/>
          <w:b/>
          <w:sz w:val="28"/>
          <w:szCs w:val="28"/>
        </w:rPr>
        <w:lastRenderedPageBreak/>
        <w:t xml:space="preserve">9. </w:t>
      </w:r>
      <w:r w:rsidR="00757A28" w:rsidRPr="009A3D84">
        <w:rPr>
          <w:rFonts w:ascii="Times New Roman" w:hAnsi="Times New Roman" w:cs="Times New Roman"/>
          <w:b/>
          <w:sz w:val="28"/>
          <w:szCs w:val="28"/>
        </w:rPr>
        <w:t>Grou</w:t>
      </w:r>
      <w:r w:rsidR="00757A28" w:rsidRPr="008F54E8">
        <w:rPr>
          <w:rFonts w:ascii="Times New Roman" w:hAnsi="Times New Roman" w:cs="Times New Roman"/>
          <w:b/>
          <w:sz w:val="28"/>
          <w:szCs w:val="28"/>
        </w:rPr>
        <w:t>ndwater</w:t>
      </w:r>
    </w:p>
    <w:p w14:paraId="67D2D967" w14:textId="7EFAAE88" w:rsidR="00A636A2" w:rsidRDefault="009A3D84" w:rsidP="00A636A2">
      <w:pPr>
        <w:pStyle w:val="Normal1"/>
        <w:rPr>
          <w:rFonts w:ascii="Times New Roman" w:hAnsi="Times New Roman" w:cs="Times New Roman"/>
          <w:bCs/>
          <w:sz w:val="24"/>
          <w:szCs w:val="24"/>
        </w:rPr>
      </w:pPr>
      <w:r w:rsidRPr="009A3D84">
        <w:rPr>
          <w:rFonts w:ascii="Times New Roman" w:hAnsi="Times New Roman" w:cs="Times New Roman"/>
          <w:bCs/>
          <w:sz w:val="24"/>
          <w:szCs w:val="24"/>
        </w:rPr>
        <w:t>All WBM simulations utilize</w:t>
      </w:r>
      <w:r>
        <w:rPr>
          <w:rFonts w:ascii="Times New Roman" w:hAnsi="Times New Roman" w:cs="Times New Roman"/>
          <w:bCs/>
          <w:sz w:val="24"/>
          <w:szCs w:val="24"/>
        </w:rPr>
        <w:t xml:space="preserve"> the shallow groundwater pool to simulate hydrodynamic response of baseflow.  </w:t>
      </w:r>
      <w:r w:rsidR="00FE7321">
        <w:rPr>
          <w:rFonts w:ascii="Times New Roman" w:hAnsi="Times New Roman" w:cs="Times New Roman"/>
          <w:bCs/>
          <w:sz w:val="24"/>
          <w:szCs w:val="24"/>
        </w:rPr>
        <w:t xml:space="preserve">We conceptualize the shallow groundwater pool (Section </w:t>
      </w:r>
      <w:r w:rsidR="00FE7321">
        <w:rPr>
          <w:rFonts w:ascii="Times New Roman" w:hAnsi="Times New Roman" w:cs="Times New Roman"/>
          <w:bCs/>
          <w:sz w:val="24"/>
          <w:szCs w:val="24"/>
        </w:rPr>
        <w:fldChar w:fldCharType="begin"/>
      </w:r>
      <w:r w:rsidR="00FE7321">
        <w:rPr>
          <w:rFonts w:ascii="Times New Roman" w:hAnsi="Times New Roman" w:cs="Times New Roman"/>
          <w:bCs/>
          <w:sz w:val="24"/>
          <w:szCs w:val="24"/>
        </w:rPr>
        <w:instrText xml:space="preserve"> REF _Ref95375174 \r \h </w:instrText>
      </w:r>
      <w:r w:rsidR="00FE7321">
        <w:rPr>
          <w:rFonts w:ascii="Times New Roman" w:hAnsi="Times New Roman" w:cs="Times New Roman"/>
          <w:bCs/>
          <w:sz w:val="24"/>
          <w:szCs w:val="24"/>
        </w:rPr>
      </w:r>
      <w:r w:rsidR="00FE7321">
        <w:rPr>
          <w:rFonts w:ascii="Times New Roman" w:hAnsi="Times New Roman" w:cs="Times New Roman"/>
          <w:bCs/>
          <w:sz w:val="24"/>
          <w:szCs w:val="24"/>
        </w:rPr>
        <w:fldChar w:fldCharType="separate"/>
      </w:r>
      <w:r w:rsidR="0068284B">
        <w:rPr>
          <w:rFonts w:ascii="Times New Roman" w:hAnsi="Times New Roman" w:cs="Times New Roman"/>
          <w:b/>
          <w:sz w:val="24"/>
          <w:szCs w:val="24"/>
          <w:lang w:val="en-US"/>
        </w:rPr>
        <w:t>Error! Reference source not found.</w:t>
      </w:r>
      <w:r w:rsidR="00FE7321">
        <w:rPr>
          <w:rFonts w:ascii="Times New Roman" w:hAnsi="Times New Roman" w:cs="Times New Roman"/>
          <w:bCs/>
          <w:sz w:val="24"/>
          <w:szCs w:val="24"/>
        </w:rPr>
        <w:fldChar w:fldCharType="end"/>
      </w:r>
      <w:r w:rsidR="00FE7321">
        <w:rPr>
          <w:rFonts w:ascii="Times New Roman" w:hAnsi="Times New Roman" w:cs="Times New Roman"/>
          <w:bCs/>
          <w:sz w:val="24"/>
          <w:szCs w:val="24"/>
        </w:rPr>
        <w:t xml:space="preserve">), as representing groundwater flowpaths that are entirely contained within the pixel. </w:t>
      </w:r>
      <w:r w:rsidR="004F3A2F">
        <w:rPr>
          <w:rFonts w:ascii="Times New Roman" w:hAnsi="Times New Roman" w:cs="Times New Roman"/>
          <w:bCs/>
          <w:sz w:val="24"/>
          <w:szCs w:val="24"/>
        </w:rPr>
        <w:t>To simulate the effects of regional aquifers, WBM has three options that may be used.</w:t>
      </w:r>
    </w:p>
    <w:p w14:paraId="38177B12" w14:textId="77777777" w:rsidR="004F3A2F" w:rsidRPr="009A3D84" w:rsidRDefault="004F3A2F" w:rsidP="00A636A2">
      <w:pPr>
        <w:pStyle w:val="Normal1"/>
        <w:rPr>
          <w:rFonts w:ascii="Times New Roman" w:hAnsi="Times New Roman" w:cs="Times New Roman"/>
          <w:bCs/>
          <w:sz w:val="24"/>
          <w:szCs w:val="24"/>
        </w:rPr>
      </w:pPr>
    </w:p>
    <w:p w14:paraId="6873A9E1" w14:textId="77D93CCC" w:rsidR="00DA31E9" w:rsidRPr="008F54E8" w:rsidRDefault="00A636A2" w:rsidP="004F3A2F">
      <w:pPr>
        <w:pStyle w:val="Normal1"/>
        <w:rPr>
          <w:rFonts w:ascii="Times New Roman" w:hAnsi="Times New Roman" w:cs="Times New Roman"/>
          <w:b/>
          <w:sz w:val="28"/>
          <w:szCs w:val="28"/>
        </w:rPr>
      </w:pPr>
      <w:r w:rsidRPr="008F54E8">
        <w:rPr>
          <w:rFonts w:ascii="Times New Roman" w:hAnsi="Times New Roman" w:cs="Times New Roman"/>
          <w:b/>
          <w:sz w:val="28"/>
          <w:szCs w:val="28"/>
        </w:rPr>
        <w:t xml:space="preserve">9.1 </w:t>
      </w:r>
      <w:r w:rsidR="00757A28" w:rsidRPr="008F54E8">
        <w:rPr>
          <w:rFonts w:ascii="Times New Roman" w:hAnsi="Times New Roman" w:cs="Times New Roman"/>
          <w:b/>
          <w:sz w:val="28"/>
          <w:szCs w:val="28"/>
        </w:rPr>
        <w:t>Low resolution: unparameterized aquifers</w:t>
      </w:r>
    </w:p>
    <w:p w14:paraId="484DF82A" w14:textId="7E9A73F4" w:rsidR="00AF6AA4" w:rsidRPr="008F54E8" w:rsidRDefault="00AF6AA4" w:rsidP="00AF6AA4">
      <w:pPr>
        <w:rPr>
          <w:rFonts w:ascii="Times New Roman" w:hAnsi="Times New Roman" w:cs="Times New Roman"/>
          <w:bCs/>
          <w:sz w:val="24"/>
          <w:szCs w:val="24"/>
        </w:rPr>
      </w:pPr>
      <w:r w:rsidRPr="008F54E8">
        <w:rPr>
          <w:rFonts w:ascii="Times New Roman" w:hAnsi="Times New Roman" w:cs="Times New Roman"/>
          <w:bCs/>
          <w:sz w:val="24"/>
          <w:szCs w:val="24"/>
        </w:rPr>
        <w:t>At the lowest level of parameterization, WBM can simulate water extractions from an unlimited unsustainable groundwater pool</w:t>
      </w:r>
      <w:r w:rsidR="0061417E" w:rsidRPr="008F54E8">
        <w:rPr>
          <w:rFonts w:ascii="Times New Roman" w:hAnsi="Times New Roman" w:cs="Times New Roman"/>
          <w:bCs/>
          <w:sz w:val="24"/>
          <w:szCs w:val="24"/>
        </w:rPr>
        <w:t>, in addition to the shallow groundwater pool that is explicitly represented</w:t>
      </w:r>
      <w:r w:rsidRPr="008F54E8">
        <w:rPr>
          <w:rFonts w:ascii="Times New Roman" w:hAnsi="Times New Roman" w:cs="Times New Roman"/>
          <w:bCs/>
          <w:sz w:val="24"/>
          <w:szCs w:val="24"/>
        </w:rPr>
        <w:t>. The state of th</w:t>
      </w:r>
      <w:r w:rsidR="0061417E" w:rsidRPr="008F54E8">
        <w:rPr>
          <w:rFonts w:ascii="Times New Roman" w:hAnsi="Times New Roman" w:cs="Times New Roman"/>
          <w:bCs/>
          <w:sz w:val="24"/>
          <w:szCs w:val="24"/>
        </w:rPr>
        <w:t>e unsustainable</w:t>
      </w:r>
      <w:r w:rsidRPr="008F54E8">
        <w:rPr>
          <w:rFonts w:ascii="Times New Roman" w:hAnsi="Times New Roman" w:cs="Times New Roman"/>
          <w:bCs/>
          <w:sz w:val="24"/>
          <w:szCs w:val="24"/>
        </w:rPr>
        <w:t xml:space="preserve"> pool is not simulated directly within WBM, i.e., there is no accounting of the volume of water in this imaginary pool. Rather, when water extractions are needed, water can be </w:t>
      </w:r>
      <w:r w:rsidR="009A3D84">
        <w:rPr>
          <w:rFonts w:ascii="Times New Roman" w:hAnsi="Times New Roman" w:cs="Times New Roman"/>
          <w:bCs/>
          <w:sz w:val="24"/>
          <w:szCs w:val="24"/>
        </w:rPr>
        <w:t>with</w:t>
      </w:r>
      <w:r w:rsidRPr="008F54E8">
        <w:rPr>
          <w:rFonts w:ascii="Times New Roman" w:hAnsi="Times New Roman" w:cs="Times New Roman"/>
          <w:bCs/>
          <w:sz w:val="24"/>
          <w:szCs w:val="24"/>
        </w:rPr>
        <w:t>drawn and added to the soil or other WBM water stock</w:t>
      </w:r>
      <w:r w:rsidR="009A3D84">
        <w:rPr>
          <w:rFonts w:ascii="Times New Roman" w:hAnsi="Times New Roman" w:cs="Times New Roman"/>
          <w:bCs/>
          <w:sz w:val="24"/>
          <w:szCs w:val="24"/>
        </w:rPr>
        <w:t xml:space="preserve"> </w:t>
      </w:r>
      <w:r w:rsidR="009A3D84" w:rsidRPr="008F54E8">
        <w:rPr>
          <w:rFonts w:ascii="Times New Roman" w:hAnsi="Times New Roman" w:cs="Times New Roman"/>
          <w:bCs/>
          <w:sz w:val="24"/>
          <w:szCs w:val="24"/>
        </w:rPr>
        <w:t>subject to irrigation demand parameter values</w:t>
      </w:r>
      <w:r w:rsidR="009A3D84">
        <w:rPr>
          <w:rFonts w:ascii="Times New Roman" w:hAnsi="Times New Roman" w:cs="Times New Roman"/>
          <w:bCs/>
          <w:sz w:val="24"/>
          <w:szCs w:val="24"/>
        </w:rPr>
        <w:t xml:space="preserve"> (Section </w:t>
      </w:r>
      <w:r w:rsidR="009A3D84">
        <w:rPr>
          <w:rFonts w:ascii="Times New Roman" w:hAnsi="Times New Roman" w:cs="Times New Roman"/>
          <w:bCs/>
          <w:sz w:val="24"/>
          <w:szCs w:val="24"/>
        </w:rPr>
        <w:fldChar w:fldCharType="begin"/>
      </w:r>
      <w:r w:rsidR="009A3D84">
        <w:rPr>
          <w:rFonts w:ascii="Times New Roman" w:hAnsi="Times New Roman" w:cs="Times New Roman"/>
          <w:bCs/>
          <w:sz w:val="24"/>
          <w:szCs w:val="24"/>
        </w:rPr>
        <w:instrText xml:space="preserve"> REF _Ref95231878 \r \h </w:instrText>
      </w:r>
      <w:r w:rsidR="009A3D84">
        <w:rPr>
          <w:rFonts w:ascii="Times New Roman" w:hAnsi="Times New Roman" w:cs="Times New Roman"/>
          <w:bCs/>
          <w:sz w:val="24"/>
          <w:szCs w:val="24"/>
        </w:rPr>
      </w:r>
      <w:r w:rsidR="009A3D84">
        <w:rPr>
          <w:rFonts w:ascii="Times New Roman" w:hAnsi="Times New Roman" w:cs="Times New Roman"/>
          <w:bCs/>
          <w:sz w:val="24"/>
          <w:szCs w:val="24"/>
        </w:rPr>
        <w:fldChar w:fldCharType="separate"/>
      </w:r>
      <w:r w:rsidR="0068284B">
        <w:rPr>
          <w:rFonts w:ascii="Times New Roman" w:hAnsi="Times New Roman" w:cs="Times New Roman"/>
          <w:bCs/>
          <w:sz w:val="24"/>
          <w:szCs w:val="24"/>
        </w:rPr>
        <w:t>12</w:t>
      </w:r>
      <w:r w:rsidR="009A3D84">
        <w:rPr>
          <w:rFonts w:ascii="Times New Roman" w:hAnsi="Times New Roman" w:cs="Times New Roman"/>
          <w:bCs/>
          <w:sz w:val="24"/>
          <w:szCs w:val="24"/>
        </w:rPr>
        <w:fldChar w:fldCharType="end"/>
      </w:r>
      <w:r w:rsidR="009A3D84">
        <w:rPr>
          <w:rFonts w:ascii="Times New Roman" w:hAnsi="Times New Roman" w:cs="Times New Roman"/>
          <w:bCs/>
          <w:sz w:val="24"/>
          <w:szCs w:val="24"/>
        </w:rPr>
        <w:t>).</w:t>
      </w:r>
    </w:p>
    <w:p w14:paraId="42648AAF" w14:textId="26294526" w:rsidR="00AF6AA4" w:rsidRPr="008F54E8" w:rsidRDefault="00AF6AA4" w:rsidP="00AF6AA4">
      <w:pPr>
        <w:rPr>
          <w:rFonts w:ascii="Times New Roman" w:hAnsi="Times New Roman" w:cs="Times New Roman"/>
          <w:bCs/>
          <w:sz w:val="24"/>
          <w:szCs w:val="24"/>
        </w:rPr>
      </w:pPr>
    </w:p>
    <w:p w14:paraId="184E9A06" w14:textId="1C7976B4" w:rsidR="00AF6AA4" w:rsidRPr="008F54E8" w:rsidRDefault="00AF6AA4" w:rsidP="00AF6AA4">
      <w:pPr>
        <w:rPr>
          <w:rFonts w:ascii="Times New Roman" w:hAnsi="Times New Roman" w:cs="Times New Roman"/>
          <w:bCs/>
          <w:sz w:val="24"/>
          <w:szCs w:val="24"/>
        </w:rPr>
      </w:pPr>
      <w:r w:rsidRPr="008F54E8">
        <w:rPr>
          <w:rFonts w:ascii="Times New Roman" w:hAnsi="Times New Roman" w:cs="Times New Roman"/>
          <w:bCs/>
          <w:sz w:val="24"/>
          <w:szCs w:val="24"/>
        </w:rPr>
        <w:t xml:space="preserve">For the purposes of calculating </w:t>
      </w:r>
      <w:commentRangeStart w:id="315"/>
      <w:commentRangeStart w:id="316"/>
      <w:r w:rsidRPr="008F54E8">
        <w:rPr>
          <w:rFonts w:ascii="Times New Roman" w:hAnsi="Times New Roman" w:cs="Times New Roman"/>
          <w:bCs/>
          <w:sz w:val="24"/>
          <w:szCs w:val="24"/>
        </w:rPr>
        <w:t>total</w:t>
      </w:r>
      <w:commentRangeEnd w:id="315"/>
      <w:r w:rsidR="00094179" w:rsidRPr="008F54E8">
        <w:rPr>
          <w:rStyle w:val="CommentReference"/>
          <w:rFonts w:ascii="Times New Roman" w:hAnsi="Times New Roman" w:cs="Times New Roman"/>
        </w:rPr>
        <w:commentReference w:id="315"/>
      </w:r>
      <w:commentRangeEnd w:id="316"/>
      <w:r w:rsidR="009A3D84">
        <w:rPr>
          <w:rStyle w:val="CommentReference"/>
        </w:rPr>
        <w:commentReference w:id="316"/>
      </w:r>
      <w:r w:rsidRPr="008F54E8">
        <w:rPr>
          <w:rFonts w:ascii="Times New Roman" w:hAnsi="Times New Roman" w:cs="Times New Roman"/>
          <w:bCs/>
          <w:sz w:val="24"/>
          <w:szCs w:val="24"/>
        </w:rPr>
        <w:t xml:space="preserve"> water storage (TWS), the amount of water taken from this pool is accumulated daily, providing an estimate of water extracted from unsustainable groundwater sources.  </w:t>
      </w:r>
      <w:r w:rsidR="00EF4382">
        <w:rPr>
          <w:rFonts w:ascii="Times New Roman" w:hAnsi="Times New Roman" w:cs="Times New Roman"/>
          <w:bCs/>
          <w:sz w:val="24"/>
          <w:szCs w:val="24"/>
        </w:rPr>
        <w:t>Total water storage is an output of WBM that sums all water stores in a pixel.</w:t>
      </w:r>
    </w:p>
    <w:p w14:paraId="40C3ADA4" w14:textId="2DE935B6" w:rsidR="00AF6AA4" w:rsidRPr="008F54E8" w:rsidRDefault="00AF6AA4" w:rsidP="00AF6AA4">
      <w:pPr>
        <w:rPr>
          <w:rFonts w:ascii="Times New Roman" w:hAnsi="Times New Roman" w:cs="Times New Roman"/>
          <w:bCs/>
          <w:sz w:val="24"/>
          <w:szCs w:val="24"/>
        </w:rPr>
      </w:pPr>
    </w:p>
    <w:p w14:paraId="66BE4561" w14:textId="1783554C" w:rsidR="00AF6AA4" w:rsidRPr="008F54E8" w:rsidRDefault="00AF6AA4" w:rsidP="00AF6AA4">
      <w:pPr>
        <w:rPr>
          <w:rFonts w:ascii="Times New Roman" w:hAnsi="Times New Roman" w:cs="Times New Roman"/>
          <w:bCs/>
          <w:sz w:val="24"/>
          <w:szCs w:val="24"/>
        </w:rPr>
      </w:pPr>
      <w:r w:rsidRPr="008F54E8">
        <w:rPr>
          <w:rFonts w:ascii="Times New Roman" w:hAnsi="Times New Roman" w:cs="Times New Roman"/>
          <w:bCs/>
          <w:sz w:val="24"/>
          <w:szCs w:val="24"/>
        </w:rPr>
        <w:t>Other than water extractions, there is no interaction between unsustainable groundwater and other water pools within WBM; there is no recharge to and no baseflow from unsustainable groundwater.</w:t>
      </w:r>
    </w:p>
    <w:p w14:paraId="2371552C" w14:textId="77777777" w:rsidR="00AF6AA4" w:rsidRPr="008F54E8" w:rsidRDefault="00AF6AA4" w:rsidP="00AF6AA4">
      <w:pPr>
        <w:rPr>
          <w:rFonts w:ascii="Times New Roman" w:hAnsi="Times New Roman" w:cs="Times New Roman"/>
          <w:bCs/>
          <w:sz w:val="24"/>
          <w:szCs w:val="24"/>
        </w:rPr>
      </w:pPr>
    </w:p>
    <w:p w14:paraId="372D10EE" w14:textId="72362D36" w:rsidR="00AF6AA4" w:rsidRPr="008F54E8" w:rsidRDefault="00AF6AA4" w:rsidP="00AF6AA4">
      <w:pPr>
        <w:rPr>
          <w:rFonts w:ascii="Times New Roman" w:hAnsi="Times New Roman" w:cs="Times New Roman"/>
          <w:bCs/>
          <w:sz w:val="24"/>
          <w:szCs w:val="24"/>
        </w:rPr>
      </w:pPr>
      <w:r w:rsidRPr="008F54E8">
        <w:rPr>
          <w:rFonts w:ascii="Times New Roman" w:hAnsi="Times New Roman" w:cs="Times New Roman"/>
          <w:bCs/>
          <w:sz w:val="24"/>
          <w:szCs w:val="24"/>
        </w:rPr>
        <w:t xml:space="preserve"> </w:t>
      </w:r>
    </w:p>
    <w:p w14:paraId="71BB5121" w14:textId="77777777" w:rsidR="00757A28" w:rsidRPr="008F54E8" w:rsidRDefault="00757A28">
      <w:pPr>
        <w:rPr>
          <w:rFonts w:ascii="Times New Roman" w:hAnsi="Times New Roman" w:cs="Times New Roman"/>
          <w:b/>
          <w:sz w:val="28"/>
          <w:szCs w:val="28"/>
        </w:rPr>
      </w:pPr>
      <w:r w:rsidRPr="008F54E8">
        <w:rPr>
          <w:rFonts w:ascii="Times New Roman" w:hAnsi="Times New Roman" w:cs="Times New Roman"/>
          <w:b/>
          <w:sz w:val="28"/>
          <w:szCs w:val="28"/>
        </w:rPr>
        <w:br w:type="page"/>
      </w:r>
    </w:p>
    <w:p w14:paraId="38491958" w14:textId="7E7176D4" w:rsidR="00DD7549" w:rsidRPr="008F54E8" w:rsidRDefault="00A636A2" w:rsidP="00A636A2">
      <w:pPr>
        <w:pStyle w:val="Normal1"/>
        <w:rPr>
          <w:rFonts w:ascii="Times New Roman" w:hAnsi="Times New Roman" w:cs="Times New Roman"/>
          <w:b/>
          <w:sz w:val="28"/>
          <w:szCs w:val="28"/>
        </w:rPr>
      </w:pPr>
      <w:r w:rsidRPr="008F54E8">
        <w:rPr>
          <w:rFonts w:ascii="Times New Roman" w:hAnsi="Times New Roman" w:cs="Times New Roman"/>
          <w:b/>
          <w:sz w:val="28"/>
          <w:szCs w:val="28"/>
        </w:rPr>
        <w:lastRenderedPageBreak/>
        <w:t xml:space="preserve">9.2 </w:t>
      </w:r>
      <w:r w:rsidR="00757A28" w:rsidRPr="008F54E8">
        <w:rPr>
          <w:rFonts w:ascii="Times New Roman" w:hAnsi="Times New Roman" w:cs="Times New Roman"/>
          <w:b/>
          <w:sz w:val="28"/>
          <w:szCs w:val="28"/>
        </w:rPr>
        <w:t xml:space="preserve">Medium </w:t>
      </w:r>
      <w:commentRangeStart w:id="317"/>
      <w:r w:rsidR="00757A28" w:rsidRPr="008F54E8">
        <w:rPr>
          <w:rFonts w:ascii="Times New Roman" w:hAnsi="Times New Roman" w:cs="Times New Roman"/>
          <w:b/>
          <w:sz w:val="28"/>
          <w:szCs w:val="28"/>
        </w:rPr>
        <w:t>resolution: lumped aquifers</w:t>
      </w:r>
      <w:commentRangeEnd w:id="317"/>
      <w:r w:rsidR="00094179" w:rsidRPr="008F54E8">
        <w:rPr>
          <w:rStyle w:val="CommentReference"/>
          <w:rFonts w:ascii="Times New Roman" w:hAnsi="Times New Roman" w:cs="Times New Roman"/>
        </w:rPr>
        <w:commentReference w:id="317"/>
      </w:r>
    </w:p>
    <w:p w14:paraId="51C361D4" w14:textId="1DFE8FC6" w:rsidR="000F4CF5" w:rsidRDefault="00DA31E9" w:rsidP="00DA31E9">
      <w:pPr>
        <w:spacing w:line="360" w:lineRule="auto"/>
        <w:jc w:val="both"/>
        <w:rPr>
          <w:rFonts w:ascii="Times New Roman" w:eastAsia="Times New Roman" w:hAnsi="Times New Roman" w:cs="Times New Roman"/>
          <w:lang w:val="en-GB" w:eastAsia="de-DE"/>
        </w:rPr>
      </w:pPr>
      <w:r w:rsidRPr="008F54E8">
        <w:rPr>
          <w:rFonts w:ascii="Times New Roman" w:eastAsia="Times New Roman" w:hAnsi="Times New Roman" w:cs="Times New Roman"/>
          <w:lang w:val="en-GB" w:eastAsia="de-DE"/>
        </w:rPr>
        <w:t xml:space="preserve">WBM </w:t>
      </w:r>
      <w:r w:rsidR="00094179" w:rsidRPr="008F54E8">
        <w:rPr>
          <w:rFonts w:ascii="Times New Roman" w:eastAsia="Times New Roman" w:hAnsi="Times New Roman" w:cs="Times New Roman"/>
          <w:lang w:val="en-GB" w:eastAsia="de-DE"/>
        </w:rPr>
        <w:t xml:space="preserve">can </w:t>
      </w:r>
      <w:r w:rsidRPr="008F54E8">
        <w:rPr>
          <w:rFonts w:ascii="Times New Roman" w:eastAsia="Times New Roman" w:hAnsi="Times New Roman" w:cs="Times New Roman"/>
          <w:lang w:val="en-GB" w:eastAsia="de-DE"/>
        </w:rPr>
        <w:t>account for large aquifers using a lumped aquifer representation with unidirectional vertical movement</w:t>
      </w:r>
      <w:r w:rsidR="00325F15">
        <w:rPr>
          <w:rFonts w:ascii="Times New Roman" w:eastAsia="Times New Roman" w:hAnsi="Times New Roman" w:cs="Times New Roman"/>
          <w:lang w:val="en-GB" w:eastAsia="de-DE"/>
        </w:rPr>
        <w:t>,</w:t>
      </w:r>
      <w:r w:rsidR="009203D6">
        <w:rPr>
          <w:rFonts w:ascii="Times New Roman" w:eastAsia="Times New Roman" w:hAnsi="Times New Roman" w:cs="Times New Roman"/>
          <w:lang w:val="en-GB" w:eastAsia="de-DE"/>
        </w:rPr>
        <w:t xml:space="preserve"> to provide a tradeoff between the parsimony of unparameterized aquifers (Section </w:t>
      </w:r>
      <w:r w:rsidR="009203D6">
        <w:rPr>
          <w:rFonts w:ascii="Times New Roman" w:eastAsia="Times New Roman" w:hAnsi="Times New Roman" w:cs="Times New Roman"/>
          <w:lang w:val="en-GB" w:eastAsia="de-DE"/>
        </w:rPr>
        <w:fldChar w:fldCharType="begin"/>
      </w:r>
      <w:r w:rsidR="009203D6">
        <w:rPr>
          <w:rFonts w:ascii="Times New Roman" w:eastAsia="Times New Roman" w:hAnsi="Times New Roman" w:cs="Times New Roman"/>
          <w:lang w:val="en-GB" w:eastAsia="de-DE"/>
        </w:rPr>
        <w:instrText xml:space="preserve"> REF _Ref95377948 \r \h </w:instrText>
      </w:r>
      <w:r w:rsidR="009203D6">
        <w:rPr>
          <w:rFonts w:ascii="Times New Roman" w:eastAsia="Times New Roman" w:hAnsi="Times New Roman" w:cs="Times New Roman"/>
          <w:lang w:val="en-GB" w:eastAsia="de-DE"/>
        </w:rPr>
      </w:r>
      <w:r w:rsidR="009203D6">
        <w:rPr>
          <w:rFonts w:ascii="Times New Roman" w:eastAsia="Times New Roman" w:hAnsi="Times New Roman" w:cs="Times New Roman"/>
          <w:lang w:val="en-GB" w:eastAsia="de-DE"/>
        </w:rPr>
        <w:fldChar w:fldCharType="separate"/>
      </w:r>
      <w:r w:rsidR="0068284B">
        <w:rPr>
          <w:rFonts w:ascii="Times New Roman" w:eastAsia="Times New Roman" w:hAnsi="Times New Roman" w:cs="Times New Roman"/>
          <w:lang w:val="en-GB" w:eastAsia="de-DE"/>
        </w:rPr>
        <w:t>9.1</w:t>
      </w:r>
      <w:r w:rsidR="009203D6">
        <w:rPr>
          <w:rFonts w:ascii="Times New Roman" w:eastAsia="Times New Roman" w:hAnsi="Times New Roman" w:cs="Times New Roman"/>
          <w:lang w:val="en-GB" w:eastAsia="de-DE"/>
        </w:rPr>
        <w:fldChar w:fldCharType="end"/>
      </w:r>
      <w:r w:rsidR="009203D6">
        <w:rPr>
          <w:rFonts w:ascii="Times New Roman" w:eastAsia="Times New Roman" w:hAnsi="Times New Roman" w:cs="Times New Roman"/>
          <w:lang w:val="en-GB" w:eastAsia="de-DE"/>
        </w:rPr>
        <w:t xml:space="preserve">), and the quasi-three dimensional representation discussed below (Section </w:t>
      </w:r>
      <w:r w:rsidR="009203D6">
        <w:rPr>
          <w:rFonts w:ascii="Times New Roman" w:eastAsia="Times New Roman" w:hAnsi="Times New Roman" w:cs="Times New Roman"/>
          <w:lang w:val="en-GB" w:eastAsia="de-DE"/>
        </w:rPr>
        <w:fldChar w:fldCharType="begin"/>
      </w:r>
      <w:r w:rsidR="009203D6">
        <w:rPr>
          <w:rFonts w:ascii="Times New Roman" w:eastAsia="Times New Roman" w:hAnsi="Times New Roman" w:cs="Times New Roman"/>
          <w:lang w:val="en-GB" w:eastAsia="de-DE"/>
        </w:rPr>
        <w:instrText xml:space="preserve"> REF _Ref95377982 \r \h </w:instrText>
      </w:r>
      <w:r w:rsidR="009203D6">
        <w:rPr>
          <w:rFonts w:ascii="Times New Roman" w:eastAsia="Times New Roman" w:hAnsi="Times New Roman" w:cs="Times New Roman"/>
          <w:lang w:val="en-GB" w:eastAsia="de-DE"/>
        </w:rPr>
      </w:r>
      <w:r w:rsidR="009203D6">
        <w:rPr>
          <w:rFonts w:ascii="Times New Roman" w:eastAsia="Times New Roman" w:hAnsi="Times New Roman" w:cs="Times New Roman"/>
          <w:lang w:val="en-GB" w:eastAsia="de-DE"/>
        </w:rPr>
        <w:fldChar w:fldCharType="separate"/>
      </w:r>
      <w:r w:rsidR="0068284B">
        <w:rPr>
          <w:rFonts w:ascii="Times New Roman" w:eastAsia="Times New Roman" w:hAnsi="Times New Roman" w:cs="Times New Roman"/>
          <w:lang w:val="en-GB" w:eastAsia="de-DE"/>
        </w:rPr>
        <w:t>9.3</w:t>
      </w:r>
      <w:r w:rsidR="009203D6">
        <w:rPr>
          <w:rFonts w:ascii="Times New Roman" w:eastAsia="Times New Roman" w:hAnsi="Times New Roman" w:cs="Times New Roman"/>
          <w:lang w:val="en-GB" w:eastAsia="de-DE"/>
        </w:rPr>
        <w:fldChar w:fldCharType="end"/>
      </w:r>
      <w:r w:rsidR="009203D6">
        <w:rPr>
          <w:rFonts w:ascii="Times New Roman" w:eastAsia="Times New Roman" w:hAnsi="Times New Roman" w:cs="Times New Roman"/>
          <w:lang w:val="en-GB" w:eastAsia="de-DE"/>
        </w:rPr>
        <w:t>)</w:t>
      </w:r>
      <w:r w:rsidRPr="008F54E8">
        <w:rPr>
          <w:rFonts w:ascii="Times New Roman" w:eastAsia="Times New Roman" w:hAnsi="Times New Roman" w:cs="Times New Roman"/>
          <w:lang w:val="en-GB" w:eastAsia="de-DE"/>
        </w:rPr>
        <w:t>.  Lumped aquifers can be represented over all or portions of the model domain.  Recharge percolating through the root zone is proportioned between shallow groundwater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γ</m:t>
            </m:r>
          </m:e>
          <m:sub>
            <m:r>
              <w:rPr>
                <w:rFonts w:ascii="Cambria Math" w:eastAsia="Times New Roman" w:hAnsi="Cambria Math" w:cs="Times New Roman"/>
                <w:lang w:val="en-GB" w:eastAsia="de-DE"/>
              </w:rPr>
              <m:t>SGW</m:t>
            </m:r>
          </m:sub>
        </m:sSub>
      </m:oMath>
      <w:r w:rsidRPr="008F54E8">
        <w:rPr>
          <w:rFonts w:ascii="Times New Roman" w:eastAsia="Times New Roman" w:hAnsi="Times New Roman" w:cs="Times New Roman"/>
          <w:lang w:val="en-GB" w:eastAsia="de-DE"/>
        </w:rPr>
        <w:t>) and the deeper (lumped) aquifer (</w:t>
      </w:r>
      <m:oMath>
        <m:r>
          <w:rPr>
            <w:rFonts w:ascii="Cambria Math" w:eastAsia="Times New Roman" w:hAnsi="Cambria Math" w:cs="Times New Roman"/>
            <w:lang w:val="en-GB" w:eastAsia="de-DE"/>
          </w:rPr>
          <m:t>γ-</m:t>
        </m:r>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γ</m:t>
            </m:r>
          </m:e>
          <m:sub>
            <m:r>
              <w:rPr>
                <w:rFonts w:ascii="Cambria Math" w:eastAsia="Times New Roman" w:hAnsi="Cambria Math" w:cs="Times New Roman"/>
                <w:lang w:val="en-GB" w:eastAsia="de-DE"/>
              </w:rPr>
              <m:t>SGW</m:t>
            </m:r>
          </m:sub>
        </m:sSub>
      </m:oMath>
      <w:r w:rsidRPr="008F54E8">
        <w:rPr>
          <w:rFonts w:ascii="Times New Roman" w:eastAsia="Times New Roman" w:hAnsi="Times New Roman" w:cs="Times New Roman"/>
          <w:lang w:val="en-GB" w:eastAsia="de-DE"/>
        </w:rPr>
        <w:t xml:space="preserve">) at each pixel overlying an identified aquifer.  Additionally, inflows from the surface flow network can be specified as point-based losing reaches that infiltrate directly to the aquifer (bypassing the shallow groundwater pool); flows to aquifers </w:t>
      </w:r>
      <w:r w:rsidR="00347499">
        <w:rPr>
          <w:rFonts w:ascii="Times New Roman" w:eastAsia="Times New Roman" w:hAnsi="Times New Roman" w:cs="Times New Roman"/>
          <w:lang w:val="en-GB" w:eastAsia="de-DE"/>
        </w:rPr>
        <w:t xml:space="preserve">via river sinks </w:t>
      </w:r>
      <w:r w:rsidR="000F4CF5">
        <w:rPr>
          <w:rFonts w:ascii="Times New Roman" w:eastAsia="Times New Roman" w:hAnsi="Times New Roman" w:cs="Times New Roman"/>
          <w:lang w:val="en-GB" w:eastAsia="de-DE"/>
        </w:rPr>
        <w:t>(</w:t>
      </w:r>
      <w:r w:rsidR="000F4CF5">
        <w:rPr>
          <w:rFonts w:ascii="Times New Roman" w:eastAsia="Times New Roman" w:hAnsi="Times New Roman" w:cs="Times New Roman"/>
          <w:i/>
          <w:iCs/>
          <w:lang w:val="en-GB" w:eastAsia="de-DE"/>
        </w:rPr>
        <w:t>I</w:t>
      </w:r>
      <w:r w:rsidR="000F4CF5">
        <w:rPr>
          <w:rFonts w:ascii="Times New Roman" w:eastAsia="Times New Roman" w:hAnsi="Times New Roman" w:cs="Times New Roman"/>
          <w:i/>
          <w:iCs/>
          <w:vertAlign w:val="subscript"/>
          <w:lang w:val="en-GB" w:eastAsia="de-DE"/>
        </w:rPr>
        <w:t>snk</w:t>
      </w:r>
      <w:r w:rsidR="000F4CF5">
        <w:rPr>
          <w:rFonts w:ascii="Times New Roman" w:eastAsia="Times New Roman" w:hAnsi="Times New Roman" w:cs="Times New Roman"/>
          <w:lang w:val="en-GB" w:eastAsia="de-DE"/>
        </w:rPr>
        <w:t>)</w:t>
      </w:r>
      <w:r w:rsidR="000F4CF5">
        <w:rPr>
          <w:rFonts w:ascii="Times New Roman" w:eastAsia="Times New Roman" w:hAnsi="Times New Roman" w:cs="Times New Roman"/>
          <w:i/>
          <w:iCs/>
          <w:vertAlign w:val="subscript"/>
          <w:lang w:val="en-GB" w:eastAsia="de-DE"/>
        </w:rPr>
        <w:t xml:space="preserve"> </w:t>
      </w:r>
      <w:r w:rsidRPr="008F54E8">
        <w:rPr>
          <w:rFonts w:ascii="Times New Roman" w:eastAsia="Times New Roman" w:hAnsi="Times New Roman" w:cs="Times New Roman"/>
          <w:lang w:val="en-GB" w:eastAsia="de-DE"/>
        </w:rPr>
        <w:t xml:space="preserve">are </w:t>
      </w:r>
      <w:commentRangeStart w:id="318"/>
      <w:r w:rsidRPr="008F54E8">
        <w:rPr>
          <w:rFonts w:ascii="Times New Roman" w:eastAsia="Times New Roman" w:hAnsi="Times New Roman" w:cs="Times New Roman"/>
          <w:lang w:val="en-GB" w:eastAsia="de-DE"/>
        </w:rPr>
        <w:t>parameterized</w:t>
      </w:r>
      <w:commentRangeEnd w:id="318"/>
      <w:r w:rsidR="00094179" w:rsidRPr="008F54E8">
        <w:rPr>
          <w:rStyle w:val="CommentReference"/>
          <w:rFonts w:ascii="Times New Roman" w:hAnsi="Times New Roman" w:cs="Times New Roman"/>
        </w:rPr>
        <w:commentReference w:id="318"/>
      </w:r>
      <w:r w:rsidRPr="008F54E8">
        <w:rPr>
          <w:rFonts w:ascii="Times New Roman" w:eastAsia="Times New Roman" w:hAnsi="Times New Roman" w:cs="Times New Roman"/>
          <w:lang w:val="en-GB" w:eastAsia="de-DE"/>
        </w:rPr>
        <w:t xml:space="preserve"> as a fraction of daily </w:t>
      </w:r>
      <w:commentRangeStart w:id="319"/>
      <w:commentRangeStart w:id="320"/>
      <w:r w:rsidRPr="008F54E8">
        <w:rPr>
          <w:rFonts w:ascii="Times New Roman" w:eastAsia="Times New Roman" w:hAnsi="Times New Roman" w:cs="Times New Roman"/>
          <w:lang w:val="en-GB" w:eastAsia="de-DE"/>
        </w:rPr>
        <w:t>flow</w:t>
      </w:r>
      <w:r w:rsidR="000F4CF5">
        <w:rPr>
          <w:rFonts w:ascii="Times New Roman" w:eastAsia="Times New Roman" w:hAnsi="Times New Roman" w:cs="Times New Roman"/>
          <w:lang w:val="en-GB" w:eastAsia="de-DE"/>
        </w:rPr>
        <w:t xml:space="preserve">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χ</m:t>
            </m:r>
          </m:e>
          <m:sub>
            <m:r>
              <w:rPr>
                <w:rFonts w:ascii="Cambria Math" w:eastAsia="Times New Roman" w:hAnsi="Cambria Math" w:cs="Times New Roman"/>
                <w:lang w:val="en-GB" w:eastAsia="de-DE"/>
              </w:rPr>
              <m:t>snk</m:t>
            </m:r>
          </m:sub>
        </m:sSub>
      </m:oMath>
      <w:r w:rsidR="000F4CF5">
        <w:rPr>
          <w:rFonts w:ascii="Times New Roman" w:eastAsia="Times New Roman" w:hAnsi="Times New Roman" w:cs="Times New Roman"/>
          <w:lang w:val="en-GB" w:eastAsia="de-DE"/>
        </w:rPr>
        <w:t>) by equation 9.2-1</w:t>
      </w:r>
      <w:r w:rsidRPr="008F54E8">
        <w:rPr>
          <w:rFonts w:ascii="Times New Roman" w:eastAsia="Times New Roman" w:hAnsi="Times New Roman" w:cs="Times New Roman"/>
          <w:lang w:val="en-GB" w:eastAsia="de-DE"/>
        </w:rPr>
        <w:t xml:space="preserve">.  </w:t>
      </w:r>
      <w:commentRangeEnd w:id="319"/>
    </w:p>
    <w:p w14:paraId="6A46D61A" w14:textId="774B3B69" w:rsidR="000F4CF5" w:rsidRDefault="00000000" w:rsidP="00DA31E9">
      <w:pPr>
        <w:spacing w:line="360" w:lineRule="auto"/>
        <w:jc w:val="both"/>
        <w:rPr>
          <w:rFonts w:ascii="Times New Roman" w:eastAsia="Times New Roman" w:hAnsi="Times New Roman" w:cs="Times New Roman"/>
          <w:lang w:val="en-GB" w:eastAsia="de-DE"/>
        </w:rPr>
      </w:pP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I</m:t>
            </m:r>
          </m:e>
          <m:sub>
            <m:r>
              <w:rPr>
                <w:rFonts w:ascii="Cambria Math" w:eastAsia="Times New Roman" w:hAnsi="Cambria Math" w:cs="Times New Roman"/>
                <w:lang w:val="en-GB" w:eastAsia="de-DE"/>
              </w:rPr>
              <m:t>snk</m:t>
            </m:r>
          </m:sub>
        </m:sSub>
        <m:r>
          <w:rPr>
            <w:rFonts w:ascii="Cambria Math" w:eastAsia="Times New Roman" w:hAnsi="Cambria Math" w:cs="Times New Roman"/>
            <w:lang w:val="en-GB" w:eastAsia="de-DE"/>
          </w:rPr>
          <m:t>=</m:t>
        </m:r>
        <m:sSubSup>
          <m:sSubSupPr>
            <m:ctrlPr>
              <w:rPr>
                <w:rFonts w:ascii="Cambria Math" w:eastAsia="Times New Roman" w:hAnsi="Cambria Math" w:cs="Times New Roman"/>
                <w:i/>
                <w:lang w:val="en-GB" w:eastAsia="de-DE"/>
              </w:rPr>
            </m:ctrlPr>
          </m:sSubSupPr>
          <m:e>
            <m:r>
              <m:rPr>
                <m:sty m:val="p"/>
              </m:rPr>
              <w:rPr>
                <w:rFonts w:ascii="Cambria Math" w:eastAsia="Times New Roman" w:hAnsi="Cambria Math" w:cs="Times New Roman"/>
                <w:lang w:val="en-GB" w:eastAsia="de-DE"/>
              </w:rPr>
              <m:t>Σ</m:t>
            </m:r>
            <m:ctrlPr>
              <w:rPr>
                <w:rFonts w:ascii="Cambria Math" w:eastAsia="Times New Roman" w:hAnsi="Cambria Math" w:cs="Times New Roman"/>
                <w:lang w:val="en-GB" w:eastAsia="de-DE"/>
              </w:rPr>
            </m:ctrlPr>
          </m:e>
          <m:sub>
            <m:r>
              <w:rPr>
                <w:rFonts w:ascii="Cambria Math" w:eastAsia="Times New Roman" w:hAnsi="Cambria Math" w:cs="Times New Roman"/>
                <w:lang w:val="en-GB" w:eastAsia="de-DE"/>
              </w:rPr>
              <m:t>j</m:t>
            </m:r>
          </m:sub>
          <m:sup>
            <m:r>
              <w:rPr>
                <w:rFonts w:ascii="Cambria Math" w:eastAsia="Times New Roman" w:hAnsi="Cambria Math" w:cs="Times New Roman"/>
                <w:lang w:val="en-GB" w:eastAsia="de-DE"/>
              </w:rPr>
              <m:t>n</m:t>
            </m:r>
          </m:sup>
        </m:sSubSup>
        <m:sSubSup>
          <m:sSubSupPr>
            <m:ctrlPr>
              <w:rPr>
                <w:rFonts w:ascii="Cambria Math" w:eastAsia="Times New Roman" w:hAnsi="Cambria Math" w:cs="Times New Roman"/>
                <w:i/>
                <w:lang w:val="en-GB" w:eastAsia="de-DE"/>
              </w:rPr>
            </m:ctrlPr>
          </m:sSubSupPr>
          <m:e>
            <m:r>
              <w:rPr>
                <w:rFonts w:ascii="Cambria Math" w:eastAsia="Times New Roman" w:hAnsi="Cambria Math" w:cs="Times New Roman"/>
                <w:lang w:val="en-GB" w:eastAsia="de-DE"/>
              </w:rPr>
              <m:t>χ</m:t>
            </m:r>
          </m:e>
          <m:sub>
            <m:r>
              <w:rPr>
                <w:rFonts w:ascii="Cambria Math" w:eastAsia="Times New Roman" w:hAnsi="Cambria Math" w:cs="Times New Roman"/>
                <w:lang w:val="en-GB" w:eastAsia="de-DE"/>
              </w:rPr>
              <m:t>snk</m:t>
            </m:r>
          </m:sub>
          <m:sup>
            <m:r>
              <w:rPr>
                <w:rFonts w:ascii="Cambria Math" w:eastAsia="Times New Roman" w:hAnsi="Cambria Math" w:cs="Times New Roman"/>
                <w:lang w:val="en-GB" w:eastAsia="de-DE"/>
              </w:rPr>
              <m:t>j</m:t>
            </m:r>
          </m:sup>
        </m:sSubSup>
        <m:sSup>
          <m:sSupPr>
            <m:ctrlPr>
              <w:rPr>
                <w:rFonts w:ascii="Cambria Math" w:eastAsia="Times New Roman" w:hAnsi="Cambria Math" w:cs="Times New Roman"/>
                <w:i/>
                <w:lang w:val="en-GB" w:eastAsia="de-DE"/>
              </w:rPr>
            </m:ctrlPr>
          </m:sSupPr>
          <m:e>
            <m:r>
              <w:rPr>
                <w:rFonts w:ascii="Cambria Math" w:eastAsia="Times New Roman" w:hAnsi="Cambria Math" w:cs="Times New Roman"/>
                <w:lang w:val="en-GB" w:eastAsia="de-DE"/>
              </w:rPr>
              <m:t>Q</m:t>
            </m:r>
          </m:e>
          <m:sup>
            <m:r>
              <w:rPr>
                <w:rFonts w:ascii="Cambria Math" w:eastAsia="Times New Roman" w:hAnsi="Cambria Math" w:cs="Times New Roman"/>
                <w:lang w:val="en-GB" w:eastAsia="de-DE"/>
              </w:rPr>
              <m:t>j</m:t>
            </m:r>
          </m:sup>
        </m:sSup>
      </m:oMath>
      <w:r w:rsidR="000F4CF5">
        <w:rPr>
          <w:rFonts w:ascii="Times New Roman" w:eastAsia="Times New Roman" w:hAnsi="Times New Roman" w:cs="Times New Roman"/>
          <w:lang w:val="en-GB" w:eastAsia="de-DE"/>
        </w:rPr>
        <w:t xml:space="preserve">  </w:t>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r>
      <w:r w:rsidR="000F4CF5">
        <w:rPr>
          <w:rFonts w:ascii="Times New Roman" w:eastAsia="Times New Roman" w:hAnsi="Times New Roman" w:cs="Times New Roman"/>
          <w:lang w:val="en-GB" w:eastAsia="de-DE"/>
        </w:rPr>
        <w:tab/>
        <w:t xml:space="preserve">  (9.2-1)</w:t>
      </w:r>
    </w:p>
    <w:p w14:paraId="675E216E" w14:textId="29C91630" w:rsidR="00DA31E9" w:rsidRPr="000F4CF5" w:rsidRDefault="000F4CF5" w:rsidP="00DA31E9">
      <w:pPr>
        <w:spacing w:line="360" w:lineRule="auto"/>
        <w:jc w:val="both"/>
        <w:rPr>
          <w:rFonts w:ascii="Times New Roman" w:eastAsia="Times New Roman" w:hAnsi="Times New Roman" w:cs="Times New Roman"/>
          <w:i/>
          <w:iCs/>
          <w:lang w:val="en-GB" w:eastAsia="de-DE"/>
        </w:rPr>
      </w:pPr>
      <w:r>
        <w:rPr>
          <w:rFonts w:ascii="Times New Roman" w:eastAsia="Times New Roman" w:hAnsi="Times New Roman" w:cs="Times New Roman"/>
          <w:lang w:val="en-GB" w:eastAsia="de-DE"/>
        </w:rPr>
        <w:t xml:space="preserve">where </w:t>
      </w:r>
      <w:r>
        <w:rPr>
          <w:rFonts w:ascii="Times New Roman" w:eastAsia="Times New Roman" w:hAnsi="Times New Roman" w:cs="Times New Roman"/>
          <w:i/>
          <w:iCs/>
          <w:lang w:val="en-GB" w:eastAsia="de-DE"/>
        </w:rPr>
        <w:t>Q</w:t>
      </w:r>
      <w:r>
        <w:rPr>
          <w:rFonts w:ascii="Times New Roman" w:eastAsia="Times New Roman" w:hAnsi="Times New Roman" w:cs="Times New Roman"/>
          <w:i/>
          <w:iCs/>
          <w:vertAlign w:val="superscript"/>
          <w:lang w:val="en-GB" w:eastAsia="de-DE"/>
        </w:rPr>
        <w:t>j</w:t>
      </w:r>
      <w:r>
        <w:rPr>
          <w:rFonts w:ascii="Times New Roman" w:eastAsia="Times New Roman" w:hAnsi="Times New Roman" w:cs="Times New Roman"/>
          <w:i/>
          <w:iCs/>
          <w:lang w:val="en-GB" w:eastAsia="de-DE"/>
        </w:rPr>
        <w:t xml:space="preserve"> </w:t>
      </w:r>
      <w:r w:rsidRPr="000F4CF5">
        <w:rPr>
          <w:rFonts w:ascii="Times New Roman" w:eastAsia="Times New Roman" w:hAnsi="Times New Roman" w:cs="Times New Roman"/>
          <w:lang w:val="en-GB" w:eastAsia="de-DE"/>
        </w:rPr>
        <w:t>is the</w:t>
      </w:r>
      <w:r>
        <w:rPr>
          <w:rFonts w:ascii="Times New Roman" w:eastAsia="Times New Roman" w:hAnsi="Times New Roman" w:cs="Times New Roman"/>
          <w:i/>
          <w:iCs/>
          <w:lang w:val="en-GB" w:eastAsia="de-DE"/>
        </w:rPr>
        <w:t xml:space="preserve"> </w:t>
      </w:r>
      <w:r>
        <w:rPr>
          <w:rFonts w:ascii="Times New Roman" w:eastAsia="Times New Roman" w:hAnsi="Times New Roman" w:cs="Times New Roman"/>
          <w:lang w:val="en-GB" w:eastAsia="de-DE"/>
        </w:rPr>
        <w:t xml:space="preserve">is discharge at river sink location </w:t>
      </w:r>
      <w:r>
        <w:rPr>
          <w:rFonts w:ascii="Times New Roman" w:eastAsia="Times New Roman" w:hAnsi="Times New Roman" w:cs="Times New Roman"/>
          <w:i/>
          <w:iCs/>
          <w:lang w:val="en-GB" w:eastAsia="de-DE"/>
        </w:rPr>
        <w:t>j</w:t>
      </w:r>
      <w:r w:rsidRPr="000F4CF5">
        <w:rPr>
          <w:rFonts w:ascii="Times New Roman" w:eastAsia="Times New Roman" w:hAnsi="Times New Roman" w:cs="Times New Roman"/>
          <w:lang w:val="en-GB" w:eastAsia="de-DE"/>
        </w:rPr>
        <w:t>.</w:t>
      </w:r>
      <w:r>
        <w:rPr>
          <w:rFonts w:ascii="Times New Roman" w:eastAsia="Times New Roman" w:hAnsi="Times New Roman" w:cs="Times New Roman"/>
          <w:i/>
          <w:iCs/>
          <w:lang w:val="en-GB" w:eastAsia="de-DE"/>
        </w:rPr>
        <w:t xml:space="preserve">  </w:t>
      </w:r>
      <w:r w:rsidR="00094179" w:rsidRPr="008F54E8">
        <w:rPr>
          <w:rStyle w:val="CommentReference"/>
          <w:rFonts w:ascii="Times New Roman" w:hAnsi="Times New Roman" w:cs="Times New Roman"/>
        </w:rPr>
        <w:commentReference w:id="319"/>
      </w:r>
      <w:commentRangeEnd w:id="320"/>
      <w:r w:rsidR="00FE7321">
        <w:rPr>
          <w:rStyle w:val="CommentReference"/>
        </w:rPr>
        <w:commentReference w:id="320"/>
      </w:r>
      <w:r w:rsidR="00DA31E9" w:rsidRPr="008F54E8">
        <w:rPr>
          <w:rFonts w:ascii="Times New Roman" w:eastAsia="Times New Roman" w:hAnsi="Times New Roman" w:cs="Times New Roman"/>
          <w:lang w:val="en-GB" w:eastAsia="de-DE"/>
        </w:rPr>
        <w:t xml:space="preserve">Outflows from the aquifer occur as springs represented as points with head-dependent conductance similar to drains in MODFLOW </w:t>
      </w:r>
      <w:r w:rsidR="00DA31E9" w:rsidRPr="008F54E8">
        <w:rPr>
          <w:rFonts w:ascii="Times New Roman" w:eastAsia="Times New Roman" w:hAnsi="Times New Roman" w:cs="Times New Roman"/>
          <w:lang w:val="en-GB" w:eastAsia="de-DE"/>
        </w:rPr>
        <w:fldChar w:fldCharType="begin"/>
      </w:r>
      <w:r w:rsidR="00F8581A" w:rsidRPr="008F54E8">
        <w:rPr>
          <w:rFonts w:ascii="Times New Roman" w:eastAsia="Times New Roman" w:hAnsi="Times New Roman" w:cs="Times New Roman"/>
          <w:lang w:val="en-GB" w:eastAsia="de-DE"/>
        </w:rPr>
        <w:instrText xml:space="preserve"> ADDIN ZOTERO_ITEM CSL_CITATION {"citationID":"8an7uowF","properties":{"formattedCitation":"(Harbaugh, 2005)","plainCitation":"(Harbaugh, 2005)","noteIndex":0},"citationItems":[{"id":341,"uris":["http://zotero.org/users/492362/items/BFDT84RX"],"uri":["http://zotero.org/users/492362/items/BFDT84RX"],"itemData":{"id":341,"type":"chapter","collection-number":"6-A16","collection-title":"U.S. Geological Survey Techniques and Methods","container-title":"Book 6. Modeling techniques, Section A. Ground Water","event-place":"Reston VA","page":"253","publisher":"U.S. Geological Survey","publisher-place":"Reston VA","title":"MODFLOW-2005, The U.S. Geological Survey Modular Ground-Water Model—the Ground-Water Flow Process","volume":"6","author":[{"family":"Harbaugh","given":"Arlen"}],"issued":{"date-parts":[["2005"]]}}}],"schema":"https://github.com/citation-style-language/schema/raw/master/csl-citation.json"} </w:instrText>
      </w:r>
      <w:r w:rsidR="00DA31E9" w:rsidRPr="008F54E8">
        <w:rPr>
          <w:rFonts w:ascii="Times New Roman" w:eastAsia="Times New Roman" w:hAnsi="Times New Roman" w:cs="Times New Roman"/>
          <w:lang w:val="en-GB" w:eastAsia="de-DE"/>
        </w:rPr>
        <w:fldChar w:fldCharType="separate"/>
      </w:r>
      <w:r w:rsidR="00DA31E9" w:rsidRPr="008F54E8">
        <w:rPr>
          <w:rFonts w:ascii="Times New Roman" w:eastAsia="Times New Roman" w:hAnsi="Times New Roman" w:cs="Times New Roman"/>
          <w:lang w:val="en-GB" w:eastAsia="de-DE"/>
        </w:rPr>
        <w:t>(Harbaugh, 2005)</w:t>
      </w:r>
      <w:r w:rsidR="00DA31E9" w:rsidRPr="008F54E8">
        <w:rPr>
          <w:rFonts w:ascii="Times New Roman" w:eastAsia="Times New Roman" w:hAnsi="Times New Roman" w:cs="Times New Roman"/>
          <w:lang w:val="en-GB" w:eastAsia="de-DE"/>
        </w:rPr>
        <w:fldChar w:fldCharType="end"/>
      </w:r>
      <w:r w:rsidR="00DA31E9" w:rsidRPr="008F54E8">
        <w:rPr>
          <w:rFonts w:ascii="Times New Roman" w:eastAsia="Times New Roman" w:hAnsi="Times New Roman" w:cs="Times New Roman"/>
          <w:lang w:val="en-GB" w:eastAsia="de-DE"/>
        </w:rPr>
        <w:t>.  Average head within the lumped aquifer head is calculated as:</w:t>
      </w:r>
    </w:p>
    <w:p w14:paraId="21355859" w14:textId="4BD8FA88" w:rsidR="00DA31E9" w:rsidRPr="008F54E8" w:rsidRDefault="00DA31E9" w:rsidP="00DA31E9">
      <w:pPr>
        <w:spacing w:line="360" w:lineRule="auto"/>
        <w:jc w:val="both"/>
        <w:rPr>
          <w:rFonts w:ascii="Times New Roman" w:eastAsia="Times New Roman" w:hAnsi="Times New Roman" w:cs="Times New Roman"/>
          <w:lang w:val="en-GB" w:eastAsia="de-DE"/>
        </w:rPr>
      </w:pPr>
      <m:oMath>
        <m:r>
          <w:rPr>
            <w:rFonts w:ascii="Cambria Math" w:eastAsia="Times New Roman" w:hAnsi="Cambria Math" w:cs="Times New Roman"/>
            <w:lang w:val="en-GB" w:eastAsia="de-DE"/>
          </w:rPr>
          <m:t>h=</m:t>
        </m:r>
        <m:f>
          <m:fPr>
            <m:ctrlPr>
              <w:rPr>
                <w:rFonts w:ascii="Cambria Math" w:eastAsia="Times New Roman" w:hAnsi="Cambria Math" w:cs="Times New Roman"/>
                <w:i/>
                <w:lang w:val="en-GB" w:eastAsia="de-DE"/>
              </w:rPr>
            </m:ctrlPr>
          </m:fPr>
          <m:num>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S</m:t>
                </m:r>
              </m:e>
              <m:sub>
                <m:r>
                  <w:rPr>
                    <w:rFonts w:ascii="Cambria Math" w:eastAsia="Times New Roman" w:hAnsi="Cambria Math" w:cs="Times New Roman"/>
                    <w:lang w:val="en-GB" w:eastAsia="de-DE"/>
                  </w:rPr>
                  <m:t>A</m:t>
                </m:r>
              </m:sub>
            </m:sSub>
          </m:num>
          <m:den>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C</m:t>
                </m:r>
              </m:e>
              <m:sub>
                <m:r>
                  <w:rPr>
                    <w:rFonts w:ascii="Cambria Math" w:eastAsia="Times New Roman" w:hAnsi="Cambria Math" w:cs="Times New Roman"/>
                    <w:lang w:val="en-GB" w:eastAsia="de-DE"/>
                  </w:rPr>
                  <m:t>A</m:t>
                </m:r>
              </m:sub>
            </m:sSub>
          </m:den>
        </m:f>
        <m:r>
          <w:rPr>
            <w:rFonts w:ascii="Cambria Math" w:eastAsia="Times New Roman" w:hAnsi="Cambria Math" w:cs="Times New Roman"/>
            <w:lang w:val="en-GB" w:eastAsia="de-DE"/>
          </w:rPr>
          <m:t>*</m:t>
        </m:r>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A</m:t>
            </m:r>
          </m:sub>
        </m:sSub>
        <m:r>
          <w:rPr>
            <w:rFonts w:ascii="Cambria Math" w:eastAsia="Times New Roman" w:hAnsi="Cambria Math" w:cs="Times New Roman"/>
            <w:lang w:val="en-GB" w:eastAsia="de-DE"/>
          </w:rPr>
          <m:t>+</m:t>
        </m:r>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0</m:t>
            </m:r>
          </m:sub>
        </m:sSub>
      </m:oMath>
      <w:r w:rsidRPr="008F54E8">
        <w:rPr>
          <w:rFonts w:ascii="Times New Roman" w:eastAsia="Times New Roman" w:hAnsi="Times New Roman" w:cs="Times New Roman"/>
          <w:lang w:val="en-GB" w:eastAsia="de-DE"/>
        </w:rPr>
        <w:t>,</w:t>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r>
      <w:r w:rsidRPr="008F54E8">
        <w:rPr>
          <w:rFonts w:ascii="Times New Roman" w:eastAsia="Times New Roman" w:hAnsi="Times New Roman" w:cs="Times New Roman"/>
          <w:lang w:val="en-GB" w:eastAsia="de-DE"/>
        </w:rPr>
        <w:tab/>
        <w:t>(</w:t>
      </w:r>
      <w:r w:rsidR="00A636A2" w:rsidRPr="008F54E8">
        <w:rPr>
          <w:rFonts w:ascii="Times New Roman" w:eastAsia="Times New Roman" w:hAnsi="Times New Roman" w:cs="Times New Roman"/>
          <w:lang w:val="en-GB" w:eastAsia="de-DE"/>
        </w:rPr>
        <w:t>9.2-1</w:t>
      </w:r>
      <w:r w:rsidRPr="008F54E8">
        <w:rPr>
          <w:rFonts w:ascii="Times New Roman" w:eastAsia="Times New Roman" w:hAnsi="Times New Roman" w:cs="Times New Roman"/>
          <w:lang w:val="en-GB" w:eastAsia="de-DE"/>
        </w:rPr>
        <w:t>)</w:t>
      </w:r>
    </w:p>
    <w:p w14:paraId="168B0A94" w14:textId="77777777" w:rsidR="00DA31E9" w:rsidRPr="008F54E8" w:rsidRDefault="00DA31E9" w:rsidP="00DA31E9">
      <w:pPr>
        <w:spacing w:line="360" w:lineRule="auto"/>
        <w:jc w:val="both"/>
        <w:rPr>
          <w:rFonts w:ascii="Times New Roman" w:eastAsia="Times New Roman" w:hAnsi="Times New Roman" w:cs="Times New Roman"/>
          <w:lang w:val="en-GB" w:eastAsia="de-DE"/>
        </w:rPr>
      </w:pPr>
      <w:r w:rsidRPr="008F54E8">
        <w:rPr>
          <w:rFonts w:ascii="Times New Roman" w:eastAsia="Times New Roman" w:hAnsi="Times New Roman" w:cs="Times New Roman"/>
          <w:lang w:val="en-GB" w:eastAsia="de-DE"/>
        </w:rPr>
        <w:t xml:space="preserve">where </w:t>
      </w:r>
      <m:oMath>
        <m:r>
          <w:rPr>
            <w:rFonts w:ascii="Cambria Math" w:eastAsia="Times New Roman" w:hAnsi="Cambria Math" w:cs="Times New Roman"/>
            <w:lang w:val="en-GB" w:eastAsia="de-DE"/>
          </w:rPr>
          <m:t>h</m:t>
        </m:r>
      </m:oMath>
      <w:r w:rsidRPr="008F54E8">
        <w:rPr>
          <w:rFonts w:ascii="Times New Roman" w:eastAsia="Times New Roman" w:hAnsi="Times New Roman" w:cs="Times New Roman"/>
          <w:lang w:val="en-GB" w:eastAsia="de-DE"/>
        </w:rPr>
        <w:t xml:space="preserve"> is aquifer head (</w:t>
      </w:r>
      <m:oMath>
        <m:r>
          <w:rPr>
            <w:rFonts w:ascii="Cambria Math" w:eastAsia="Times New Roman" w:hAnsi="Cambria Math" w:cs="Times New Roman"/>
            <w:lang w:val="en-GB" w:eastAsia="de-DE"/>
          </w:rPr>
          <m:t>m</m:t>
        </m:r>
      </m:oMath>
      <w:r w:rsidRPr="008F54E8">
        <w:rPr>
          <w:rFonts w:ascii="Times New Roman" w:eastAsia="Times New Roman" w:hAnsi="Times New Roman" w:cs="Times New Roman"/>
          <w:lang w:val="en-GB" w:eastAsia="de-DE"/>
        </w:rPr>
        <w:t xml:space="preserve">),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S</m:t>
            </m:r>
          </m:e>
          <m:sub>
            <m:r>
              <w:rPr>
                <w:rFonts w:ascii="Cambria Math" w:eastAsia="Times New Roman" w:hAnsi="Cambria Math" w:cs="Times New Roman"/>
                <w:lang w:val="en-GB" w:eastAsia="de-DE"/>
              </w:rPr>
              <m:t>A</m:t>
            </m:r>
          </m:sub>
        </m:sSub>
      </m:oMath>
      <w:r w:rsidRPr="008F54E8">
        <w:rPr>
          <w:rFonts w:ascii="Times New Roman" w:eastAsia="Times New Roman" w:hAnsi="Times New Roman" w:cs="Times New Roman"/>
          <w:lang w:val="en-GB" w:eastAsia="de-DE"/>
        </w:rPr>
        <w:t xml:space="preserve"> is the volume stored within the aquifer (</w:t>
      </w:r>
      <m:oMath>
        <m:r>
          <w:rPr>
            <w:rFonts w:ascii="Cambria Math" w:eastAsia="Times New Roman" w:hAnsi="Cambria Math" w:cs="Times New Roman"/>
            <w:lang w:val="en-GB" w:eastAsia="de-DE"/>
          </w:rPr>
          <m:t>k</m:t>
        </m:r>
        <m:sSup>
          <m:sSupPr>
            <m:ctrlPr>
              <w:rPr>
                <w:rFonts w:ascii="Cambria Math" w:eastAsia="Times New Roman" w:hAnsi="Cambria Math" w:cs="Times New Roman"/>
                <w:i/>
                <w:lang w:val="en-GB" w:eastAsia="de-DE"/>
              </w:rPr>
            </m:ctrlPr>
          </m:sSupPr>
          <m:e>
            <m:r>
              <w:rPr>
                <w:rFonts w:ascii="Cambria Math" w:eastAsia="Times New Roman" w:hAnsi="Cambria Math" w:cs="Times New Roman"/>
                <w:lang w:val="en-GB" w:eastAsia="de-DE"/>
              </w:rPr>
              <m:t>m</m:t>
            </m:r>
          </m:e>
          <m:sup>
            <m:r>
              <w:rPr>
                <w:rFonts w:ascii="Cambria Math" w:eastAsia="Times New Roman" w:hAnsi="Cambria Math" w:cs="Times New Roman"/>
                <w:lang w:val="en-GB" w:eastAsia="de-DE"/>
              </w:rPr>
              <m:t>3</m:t>
            </m:r>
          </m:sup>
        </m:sSup>
      </m:oMath>
      <w:r w:rsidRPr="008F54E8">
        <w:rPr>
          <w:rFonts w:ascii="Times New Roman" w:eastAsia="Times New Roman" w:hAnsi="Times New Roman" w:cs="Times New Roman"/>
          <w:lang w:val="en-GB" w:eastAsia="de-DE"/>
        </w:rPr>
        <w:t xml:space="preserve">),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C</m:t>
            </m:r>
          </m:e>
          <m:sub>
            <m:r>
              <w:rPr>
                <w:rFonts w:ascii="Cambria Math" w:eastAsia="Times New Roman" w:hAnsi="Cambria Math" w:cs="Times New Roman"/>
                <w:lang w:val="en-GB" w:eastAsia="de-DE"/>
              </w:rPr>
              <m:t>A</m:t>
            </m:r>
          </m:sub>
        </m:sSub>
      </m:oMath>
      <w:r w:rsidRPr="008F54E8">
        <w:rPr>
          <w:rFonts w:ascii="Times New Roman" w:eastAsia="Times New Roman" w:hAnsi="Times New Roman" w:cs="Times New Roman"/>
          <w:lang w:val="en-GB" w:eastAsia="de-DE"/>
        </w:rPr>
        <w:t xml:space="preserve"> is the capacity of the aquifer (</w:t>
      </w:r>
      <m:oMath>
        <m:r>
          <w:rPr>
            <w:rFonts w:ascii="Cambria Math" w:eastAsia="Times New Roman" w:hAnsi="Cambria Math" w:cs="Times New Roman"/>
            <w:lang w:val="en-GB" w:eastAsia="de-DE"/>
          </w:rPr>
          <m:t>k</m:t>
        </m:r>
        <m:sSup>
          <m:sSupPr>
            <m:ctrlPr>
              <w:rPr>
                <w:rFonts w:ascii="Cambria Math" w:eastAsia="Times New Roman" w:hAnsi="Cambria Math" w:cs="Times New Roman"/>
                <w:i/>
                <w:lang w:val="en-GB" w:eastAsia="de-DE"/>
              </w:rPr>
            </m:ctrlPr>
          </m:sSupPr>
          <m:e>
            <m:r>
              <w:rPr>
                <w:rFonts w:ascii="Cambria Math" w:eastAsia="Times New Roman" w:hAnsi="Cambria Math" w:cs="Times New Roman"/>
                <w:lang w:val="en-GB" w:eastAsia="de-DE"/>
              </w:rPr>
              <m:t>m</m:t>
            </m:r>
          </m:e>
          <m:sup>
            <m:r>
              <w:rPr>
                <w:rFonts w:ascii="Cambria Math" w:eastAsia="Times New Roman" w:hAnsi="Cambria Math" w:cs="Times New Roman"/>
                <w:lang w:val="en-GB" w:eastAsia="de-DE"/>
              </w:rPr>
              <m:t>3</m:t>
            </m:r>
          </m:sup>
        </m:sSup>
      </m:oMath>
      <w:r w:rsidRPr="008F54E8">
        <w:rPr>
          <w:rFonts w:ascii="Times New Roman" w:eastAsia="Times New Roman" w:hAnsi="Times New Roman" w:cs="Times New Roman"/>
          <w:lang w:val="en-GB" w:eastAsia="de-DE"/>
        </w:rPr>
        <w:t xml:space="preserve">) (so the ratio of </w:t>
      </w:r>
      <m:oMath>
        <m:f>
          <m:fPr>
            <m:ctrlPr>
              <w:rPr>
                <w:rFonts w:ascii="Cambria Math" w:eastAsia="Times New Roman" w:hAnsi="Cambria Math" w:cs="Times New Roman"/>
                <w:i/>
                <w:lang w:val="en-GB" w:eastAsia="de-DE"/>
              </w:rPr>
            </m:ctrlPr>
          </m:fPr>
          <m:num>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S</m:t>
                </m:r>
              </m:e>
              <m:sub>
                <m:r>
                  <w:rPr>
                    <w:rFonts w:ascii="Cambria Math" w:eastAsia="Times New Roman" w:hAnsi="Cambria Math" w:cs="Times New Roman"/>
                    <w:lang w:val="en-GB" w:eastAsia="de-DE"/>
                  </w:rPr>
                  <m:t>A</m:t>
                </m:r>
              </m:sub>
            </m:sSub>
          </m:num>
          <m:den>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C</m:t>
                </m:r>
              </m:e>
              <m:sub>
                <m:r>
                  <w:rPr>
                    <w:rFonts w:ascii="Cambria Math" w:eastAsia="Times New Roman" w:hAnsi="Cambria Math" w:cs="Times New Roman"/>
                    <w:lang w:val="en-GB" w:eastAsia="de-DE"/>
                  </w:rPr>
                  <m:t>A</m:t>
                </m:r>
              </m:sub>
            </m:sSub>
          </m:den>
        </m:f>
      </m:oMath>
      <w:r w:rsidRPr="008F54E8">
        <w:rPr>
          <w:rFonts w:ascii="Times New Roman" w:eastAsia="Times New Roman" w:hAnsi="Times New Roman" w:cs="Times New Roman"/>
          <w:lang w:val="en-GB" w:eastAsia="de-DE"/>
        </w:rPr>
        <w:t xml:space="preserve"> is the fractional storage),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A</m:t>
            </m:r>
          </m:sub>
        </m:sSub>
      </m:oMath>
      <w:r w:rsidRPr="008F54E8">
        <w:rPr>
          <w:rFonts w:ascii="Times New Roman" w:eastAsia="Times New Roman" w:hAnsi="Times New Roman" w:cs="Times New Roman"/>
          <w:lang w:val="en-GB" w:eastAsia="de-DE"/>
        </w:rPr>
        <w:t xml:space="preserve"> is the aquifer thickness (</w:t>
      </w:r>
      <m:oMath>
        <m:r>
          <w:rPr>
            <w:rFonts w:ascii="Cambria Math" w:eastAsia="Times New Roman" w:hAnsi="Cambria Math" w:cs="Times New Roman"/>
            <w:lang w:val="en-GB" w:eastAsia="de-DE"/>
          </w:rPr>
          <m:t>m</m:t>
        </m:r>
      </m:oMath>
      <w:r w:rsidRPr="008F54E8">
        <w:rPr>
          <w:rFonts w:ascii="Times New Roman" w:eastAsia="Times New Roman" w:hAnsi="Times New Roman" w:cs="Times New Roman"/>
          <w:lang w:val="en-GB" w:eastAsia="de-DE"/>
        </w:rPr>
        <w:t xml:space="preserve">) and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0</m:t>
            </m:r>
          </m:sub>
        </m:sSub>
      </m:oMath>
      <w:r w:rsidRPr="008F54E8">
        <w:rPr>
          <w:rFonts w:ascii="Times New Roman" w:eastAsia="Times New Roman" w:hAnsi="Times New Roman" w:cs="Times New Roman"/>
          <w:lang w:val="en-GB" w:eastAsia="de-DE"/>
        </w:rPr>
        <w:t xml:space="preserve"> is the base elevation (</w:t>
      </w:r>
      <m:oMath>
        <m:r>
          <w:rPr>
            <w:rFonts w:ascii="Cambria Math" w:eastAsia="Times New Roman" w:hAnsi="Cambria Math" w:cs="Times New Roman"/>
            <w:lang w:val="en-GB" w:eastAsia="de-DE"/>
          </w:rPr>
          <m:t>m</m:t>
        </m:r>
      </m:oMath>
      <w:r w:rsidRPr="008F54E8">
        <w:rPr>
          <w:rFonts w:ascii="Times New Roman" w:eastAsia="Times New Roman" w:hAnsi="Times New Roman" w:cs="Times New Roman"/>
          <w:lang w:val="en-GB" w:eastAsia="de-DE"/>
        </w:rPr>
        <w:t>).  Drainage through individual springs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Q</m:t>
            </m:r>
          </m:e>
          <m:sub>
            <m:r>
              <w:rPr>
                <w:rFonts w:ascii="Cambria Math" w:eastAsia="Times New Roman" w:hAnsi="Cambria Math" w:cs="Times New Roman"/>
                <w:lang w:val="en-GB" w:eastAsia="de-DE"/>
              </w:rPr>
              <m:t>spr</m:t>
            </m:r>
          </m:sub>
        </m:sSub>
      </m:oMath>
      <w:r w:rsidRPr="008F54E8">
        <w:rPr>
          <w:rFonts w:ascii="Times New Roman" w:eastAsia="Times New Roman" w:hAnsi="Times New Roman" w:cs="Times New Roman"/>
          <w:lang w:val="en-GB" w:eastAsia="de-DE"/>
        </w:rPr>
        <w:t>) is calculated as:</w:t>
      </w:r>
    </w:p>
    <w:p w14:paraId="6F2184BD" w14:textId="2784921F" w:rsidR="00DA31E9" w:rsidRPr="008F54E8" w:rsidRDefault="00000000" w:rsidP="00DA31E9">
      <w:pPr>
        <w:spacing w:line="360" w:lineRule="auto"/>
        <w:jc w:val="both"/>
        <w:rPr>
          <w:rFonts w:ascii="Times New Roman" w:eastAsia="Times New Roman" w:hAnsi="Times New Roman" w:cs="Times New Roman"/>
          <w:lang w:val="en-GB" w:eastAsia="de-DE"/>
        </w:rPr>
      </w:pP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Q</m:t>
            </m:r>
          </m:e>
          <m:sub>
            <m:r>
              <w:rPr>
                <w:rFonts w:ascii="Cambria Math" w:eastAsia="Times New Roman" w:hAnsi="Cambria Math" w:cs="Times New Roman"/>
                <w:lang w:val="en-GB" w:eastAsia="de-DE"/>
              </w:rPr>
              <m:t>spr</m:t>
            </m:r>
          </m:sub>
        </m:sSub>
        <m:r>
          <w:rPr>
            <w:rFonts w:ascii="Cambria Math" w:eastAsia="Times New Roman" w:hAnsi="Cambria Math" w:cs="Times New Roman"/>
            <w:lang w:val="en-GB" w:eastAsia="de-DE"/>
          </w:rPr>
          <m:t>=</m:t>
        </m:r>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K</m:t>
            </m:r>
          </m:e>
          <m:sub>
            <m:r>
              <w:rPr>
                <w:rFonts w:ascii="Cambria Math" w:eastAsia="Times New Roman" w:hAnsi="Cambria Math" w:cs="Times New Roman"/>
                <w:lang w:val="en-GB" w:eastAsia="de-DE"/>
              </w:rPr>
              <m:t>spr</m:t>
            </m:r>
          </m:sub>
        </m:sSub>
        <m:d>
          <m:dPr>
            <m:ctrlPr>
              <w:rPr>
                <w:rFonts w:ascii="Cambria Math" w:eastAsia="Times New Roman" w:hAnsi="Cambria Math" w:cs="Times New Roman"/>
                <w:i/>
                <w:lang w:val="en-GB" w:eastAsia="de-DE"/>
              </w:rPr>
            </m:ctrlPr>
          </m:dPr>
          <m:e>
            <m:r>
              <w:rPr>
                <w:rFonts w:ascii="Cambria Math" w:eastAsia="Times New Roman" w:hAnsi="Cambria Math" w:cs="Times New Roman"/>
                <w:lang w:val="en-GB" w:eastAsia="de-DE"/>
              </w:rPr>
              <m:t>h-</m:t>
            </m:r>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spr</m:t>
                </m:r>
              </m:sub>
            </m:sSub>
          </m:e>
        </m:d>
      </m:oMath>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r>
      <w:r w:rsidR="00DA31E9" w:rsidRPr="008F54E8">
        <w:rPr>
          <w:rFonts w:ascii="Times New Roman" w:eastAsia="Times New Roman" w:hAnsi="Times New Roman" w:cs="Times New Roman"/>
          <w:lang w:val="en-GB" w:eastAsia="de-DE"/>
        </w:rPr>
        <w:tab/>
        <w:t>(</w:t>
      </w:r>
      <w:r w:rsidR="00A636A2" w:rsidRPr="008F54E8">
        <w:rPr>
          <w:rFonts w:ascii="Times New Roman" w:eastAsia="Times New Roman" w:hAnsi="Times New Roman" w:cs="Times New Roman"/>
          <w:lang w:val="en-GB" w:eastAsia="de-DE"/>
        </w:rPr>
        <w:t>9.2-2</w:t>
      </w:r>
      <w:r w:rsidR="00DA31E9" w:rsidRPr="008F54E8">
        <w:rPr>
          <w:rFonts w:ascii="Times New Roman" w:eastAsia="Times New Roman" w:hAnsi="Times New Roman" w:cs="Times New Roman"/>
          <w:lang w:val="en-GB" w:eastAsia="de-DE"/>
        </w:rPr>
        <w:t>)</w:t>
      </w:r>
    </w:p>
    <w:p w14:paraId="73EE309B" w14:textId="6EB11241" w:rsidR="00DA31E9" w:rsidRPr="008F54E8" w:rsidRDefault="00DA31E9" w:rsidP="00DA31E9">
      <w:pPr>
        <w:spacing w:line="360" w:lineRule="auto"/>
        <w:jc w:val="both"/>
        <w:rPr>
          <w:rFonts w:ascii="Times New Roman" w:eastAsia="Times New Roman" w:hAnsi="Times New Roman" w:cs="Times New Roman"/>
          <w:lang w:val="en-GB" w:eastAsia="de-DE"/>
        </w:rPr>
      </w:pPr>
      <w:r w:rsidRPr="008F54E8">
        <w:rPr>
          <w:rFonts w:ascii="Times New Roman" w:eastAsia="Times New Roman" w:hAnsi="Times New Roman" w:cs="Times New Roman"/>
          <w:lang w:val="en-GB" w:eastAsia="de-DE"/>
        </w:rPr>
        <w:t xml:space="preserve">where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K</m:t>
            </m:r>
          </m:e>
          <m:sub>
            <m:r>
              <w:rPr>
                <w:rFonts w:ascii="Cambria Math" w:eastAsia="Times New Roman" w:hAnsi="Cambria Math" w:cs="Times New Roman"/>
                <w:lang w:val="en-GB" w:eastAsia="de-DE"/>
              </w:rPr>
              <m:t>spr</m:t>
            </m:r>
          </m:sub>
        </m:sSub>
      </m:oMath>
      <w:r w:rsidRPr="008F54E8">
        <w:rPr>
          <w:rFonts w:ascii="Times New Roman" w:eastAsia="Times New Roman" w:hAnsi="Times New Roman" w:cs="Times New Roman"/>
          <w:lang w:val="en-GB" w:eastAsia="de-DE"/>
        </w:rPr>
        <w:t xml:space="preserve"> is an individual </w:t>
      </w:r>
      <w:commentRangeStart w:id="321"/>
      <w:commentRangeStart w:id="322"/>
      <w:r w:rsidRPr="008F54E8">
        <w:rPr>
          <w:rFonts w:ascii="Times New Roman" w:eastAsia="Times New Roman" w:hAnsi="Times New Roman" w:cs="Times New Roman"/>
          <w:lang w:val="en-GB" w:eastAsia="de-DE"/>
        </w:rPr>
        <w:t xml:space="preserve">spring’s conductance </w:t>
      </w:r>
      <w:commentRangeEnd w:id="321"/>
      <w:r w:rsidR="00094179" w:rsidRPr="008F54E8">
        <w:rPr>
          <w:rStyle w:val="CommentReference"/>
          <w:rFonts w:ascii="Times New Roman" w:hAnsi="Times New Roman" w:cs="Times New Roman"/>
        </w:rPr>
        <w:commentReference w:id="321"/>
      </w:r>
      <w:commentRangeEnd w:id="322"/>
      <w:r w:rsidR="000F4CF5">
        <w:rPr>
          <w:rStyle w:val="CommentReference"/>
        </w:rPr>
        <w:commentReference w:id="322"/>
      </w:r>
      <w:r w:rsidRPr="008F54E8">
        <w:rPr>
          <w:rFonts w:ascii="Times New Roman" w:eastAsia="Times New Roman" w:hAnsi="Times New Roman" w:cs="Times New Roman"/>
          <w:lang w:val="en-GB" w:eastAsia="de-DE"/>
        </w:rPr>
        <w:t>(</w:t>
      </w:r>
      <m:oMath>
        <m:sSup>
          <m:sSupPr>
            <m:ctrlPr>
              <w:rPr>
                <w:rFonts w:ascii="Cambria Math" w:eastAsia="Times New Roman" w:hAnsi="Cambria Math" w:cs="Times New Roman"/>
                <w:i/>
                <w:lang w:val="en-GB" w:eastAsia="de-DE"/>
              </w:rPr>
            </m:ctrlPr>
          </m:sSupPr>
          <m:e>
            <m:r>
              <w:rPr>
                <w:rFonts w:ascii="Cambria Math" w:eastAsia="Times New Roman" w:hAnsi="Cambria Math" w:cs="Times New Roman"/>
                <w:lang w:val="en-GB" w:eastAsia="de-DE"/>
              </w:rPr>
              <m:t>m</m:t>
            </m:r>
          </m:e>
          <m:sup>
            <m:r>
              <w:rPr>
                <w:rFonts w:ascii="Cambria Math" w:eastAsia="Times New Roman" w:hAnsi="Cambria Math" w:cs="Times New Roman"/>
                <w:lang w:val="en-GB" w:eastAsia="de-DE"/>
              </w:rPr>
              <m:t>2</m:t>
            </m:r>
          </m:sup>
        </m:sSup>
        <m:r>
          <w:rPr>
            <w:rFonts w:ascii="Cambria Math" w:eastAsia="Times New Roman" w:hAnsi="Cambria Math" w:cs="Times New Roman"/>
            <w:lang w:val="en-GB" w:eastAsia="de-DE"/>
          </w:rPr>
          <m:t xml:space="preserve"> </m:t>
        </m:r>
        <m:sSup>
          <m:sSupPr>
            <m:ctrlPr>
              <w:rPr>
                <w:rFonts w:ascii="Cambria Math" w:eastAsia="Times New Roman" w:hAnsi="Cambria Math" w:cs="Times New Roman"/>
                <w:i/>
                <w:lang w:val="en-GB" w:eastAsia="de-DE"/>
              </w:rPr>
            </m:ctrlPr>
          </m:sSupPr>
          <m:e>
            <m:r>
              <w:rPr>
                <w:rFonts w:ascii="Cambria Math" w:eastAsia="Times New Roman" w:hAnsi="Cambria Math" w:cs="Times New Roman"/>
                <w:lang w:val="en-GB" w:eastAsia="de-DE"/>
              </w:rPr>
              <m:t>d</m:t>
            </m:r>
          </m:e>
          <m:sup>
            <m:r>
              <w:rPr>
                <w:rFonts w:ascii="Cambria Math" w:eastAsia="Times New Roman" w:hAnsi="Cambria Math" w:cs="Times New Roman"/>
                <w:lang w:val="en-GB" w:eastAsia="de-DE"/>
              </w:rPr>
              <m:t>-1</m:t>
            </m:r>
          </m:sup>
        </m:sSup>
      </m:oMath>
      <w:r w:rsidRPr="008F54E8">
        <w:rPr>
          <w:rFonts w:ascii="Times New Roman" w:eastAsia="Times New Roman" w:hAnsi="Times New Roman" w:cs="Times New Roman"/>
          <w:lang w:val="en-GB" w:eastAsia="de-DE"/>
        </w:rPr>
        <w:t xml:space="preserve">), and </w:t>
      </w:r>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Z</m:t>
            </m:r>
          </m:e>
          <m:sub>
            <m:r>
              <w:rPr>
                <w:rFonts w:ascii="Cambria Math" w:eastAsia="Times New Roman" w:hAnsi="Cambria Math" w:cs="Times New Roman"/>
                <w:lang w:val="en-GB" w:eastAsia="de-DE"/>
              </w:rPr>
              <m:t>spr</m:t>
            </m:r>
          </m:sub>
        </m:sSub>
      </m:oMath>
      <w:r w:rsidRPr="008F54E8">
        <w:rPr>
          <w:rFonts w:ascii="Times New Roman" w:eastAsia="Times New Roman" w:hAnsi="Times New Roman" w:cs="Times New Roman"/>
          <w:lang w:val="en-GB" w:eastAsia="de-DE"/>
        </w:rPr>
        <w:t xml:space="preserve"> is the elevation of each spring (</w:t>
      </w:r>
      <m:oMath>
        <m:r>
          <w:rPr>
            <w:rFonts w:ascii="Cambria Math" w:eastAsia="Times New Roman" w:hAnsi="Cambria Math" w:cs="Times New Roman"/>
            <w:lang w:val="en-GB" w:eastAsia="de-DE"/>
          </w:rPr>
          <m:t>m</m:t>
        </m:r>
      </m:oMath>
      <w:r w:rsidRPr="008F54E8">
        <w:rPr>
          <w:rFonts w:ascii="Times New Roman" w:eastAsia="Times New Roman" w:hAnsi="Times New Roman" w:cs="Times New Roman"/>
          <w:lang w:val="en-GB" w:eastAsia="de-DE"/>
        </w:rPr>
        <w:t xml:space="preserve">).  </w:t>
      </w:r>
      <w:commentRangeStart w:id="323"/>
      <m:oMath>
        <m:sSub>
          <m:sSubPr>
            <m:ctrlPr>
              <w:rPr>
                <w:rFonts w:ascii="Cambria Math" w:eastAsia="Times New Roman" w:hAnsi="Cambria Math" w:cs="Times New Roman"/>
                <w:i/>
                <w:lang w:val="en-GB" w:eastAsia="de-DE"/>
              </w:rPr>
            </m:ctrlPr>
          </m:sSubPr>
          <m:e>
            <m:r>
              <w:rPr>
                <w:rFonts w:ascii="Cambria Math" w:eastAsia="Times New Roman" w:hAnsi="Cambria Math" w:cs="Times New Roman"/>
                <w:lang w:val="en-GB" w:eastAsia="de-DE"/>
              </w:rPr>
              <m:t>Q</m:t>
            </m:r>
          </m:e>
          <m:sub>
            <m:r>
              <w:rPr>
                <w:rFonts w:ascii="Cambria Math" w:eastAsia="Times New Roman" w:hAnsi="Cambria Math" w:cs="Times New Roman"/>
                <w:lang w:val="en-GB" w:eastAsia="de-DE"/>
              </w:rPr>
              <m:t>spr</m:t>
            </m:r>
          </m:sub>
        </m:sSub>
      </m:oMath>
      <w:r w:rsidRPr="008F54E8">
        <w:rPr>
          <w:rFonts w:ascii="Times New Roman" w:eastAsia="Times New Roman" w:hAnsi="Times New Roman" w:cs="Times New Roman"/>
          <w:lang w:val="en-GB" w:eastAsia="de-DE"/>
        </w:rPr>
        <w:t xml:space="preserve"> is then summed for all individual springs</w:t>
      </w:r>
      <w:commentRangeEnd w:id="323"/>
      <w:r w:rsidR="00094179" w:rsidRPr="008F54E8">
        <w:rPr>
          <w:rStyle w:val="CommentReference"/>
          <w:rFonts w:ascii="Times New Roman" w:hAnsi="Times New Roman" w:cs="Times New Roman"/>
        </w:rPr>
        <w:commentReference w:id="323"/>
      </w:r>
      <w:r w:rsidR="002F55BD">
        <w:rPr>
          <w:rFonts w:ascii="Times New Roman" w:eastAsia="Times New Roman" w:hAnsi="Times New Roman" w:cs="Times New Roman"/>
          <w:lang w:val="en-GB" w:eastAsia="de-DE"/>
        </w:rPr>
        <w:t xml:space="preserve"> in calculating the storage balance of the lumped aquifer, and </w:t>
      </w:r>
      <w:r w:rsidR="002F55BD">
        <w:rPr>
          <w:rFonts w:ascii="Times New Roman" w:eastAsia="Times New Roman" w:hAnsi="Times New Roman" w:cs="Times New Roman"/>
          <w:i/>
          <w:iCs/>
          <w:lang w:val="en-GB" w:eastAsia="de-DE"/>
        </w:rPr>
        <w:t>Q</w:t>
      </w:r>
      <w:r w:rsidR="002F55BD">
        <w:rPr>
          <w:rFonts w:ascii="Times New Roman" w:eastAsia="Times New Roman" w:hAnsi="Times New Roman" w:cs="Times New Roman"/>
          <w:i/>
          <w:iCs/>
          <w:vertAlign w:val="subscript"/>
          <w:lang w:val="en-GB" w:eastAsia="de-DE"/>
        </w:rPr>
        <w:t>spr</w:t>
      </w:r>
      <w:r w:rsidR="002F55BD" w:rsidRPr="002F55BD">
        <w:rPr>
          <w:rFonts w:ascii="Times New Roman" w:eastAsia="Times New Roman" w:hAnsi="Times New Roman" w:cs="Times New Roman"/>
          <w:lang w:val="en-GB" w:eastAsia="de-DE"/>
        </w:rPr>
        <w:t xml:space="preserve"> is </w:t>
      </w:r>
      <w:r w:rsidR="002F55BD">
        <w:rPr>
          <w:rFonts w:ascii="Times New Roman" w:eastAsia="Times New Roman" w:hAnsi="Times New Roman" w:cs="Times New Roman"/>
          <w:lang w:val="en-GB" w:eastAsia="de-DE"/>
        </w:rPr>
        <w:t>added to the river network at individual locations</w:t>
      </w:r>
      <w:r w:rsidRPr="008F54E8">
        <w:rPr>
          <w:rFonts w:ascii="Times New Roman" w:eastAsia="Times New Roman" w:hAnsi="Times New Roman" w:cs="Times New Roman"/>
          <w:lang w:val="en-GB" w:eastAsia="de-DE"/>
        </w:rPr>
        <w:t xml:space="preserve">.  All recharge to and abstractions from the aquifer are summed through </w:t>
      </w:r>
      <w:commentRangeStart w:id="324"/>
      <w:r w:rsidRPr="008F54E8">
        <w:rPr>
          <w:rFonts w:ascii="Times New Roman" w:eastAsia="Times New Roman" w:hAnsi="Times New Roman" w:cs="Times New Roman"/>
          <w:lang w:val="en-GB" w:eastAsia="de-DE"/>
        </w:rPr>
        <w:t xml:space="preserve">the previous day </w:t>
      </w:r>
      <w:commentRangeEnd w:id="324"/>
      <w:r w:rsidRPr="008F54E8">
        <w:rPr>
          <w:rFonts w:ascii="Times New Roman" w:eastAsia="Calibri" w:hAnsi="Times New Roman" w:cs="Times New Roman"/>
          <w:lang w:val="en-GB" w:eastAsia="de-DE"/>
        </w:rPr>
        <w:commentReference w:id="324"/>
      </w:r>
      <w:r w:rsidRPr="008F54E8">
        <w:rPr>
          <w:rFonts w:ascii="Times New Roman" w:eastAsia="Times New Roman" w:hAnsi="Times New Roman" w:cs="Times New Roman"/>
          <w:lang w:val="en-GB" w:eastAsia="de-DE"/>
        </w:rPr>
        <w:t xml:space="preserve">and mass balance of the aquifer is updated at a daily time-step using a Runge-Kutta 3(2) order (Bogacki-Shampine) </w:t>
      </w:r>
      <w:commentRangeStart w:id="325"/>
      <w:commentRangeStart w:id="326"/>
      <w:r w:rsidRPr="008F54E8">
        <w:rPr>
          <w:rFonts w:ascii="Times New Roman" w:eastAsia="Times New Roman" w:hAnsi="Times New Roman" w:cs="Times New Roman"/>
          <w:lang w:val="en-GB" w:eastAsia="de-DE"/>
        </w:rPr>
        <w:t>scheme</w:t>
      </w:r>
      <w:commentRangeEnd w:id="325"/>
      <w:r w:rsidR="00094179" w:rsidRPr="008F54E8">
        <w:rPr>
          <w:rStyle w:val="CommentReference"/>
          <w:rFonts w:ascii="Times New Roman" w:hAnsi="Times New Roman" w:cs="Times New Roman"/>
        </w:rPr>
        <w:commentReference w:id="325"/>
      </w:r>
      <w:commentRangeEnd w:id="326"/>
      <w:r w:rsidR="00325F15">
        <w:rPr>
          <w:rStyle w:val="CommentReference"/>
        </w:rPr>
        <w:commentReference w:id="326"/>
      </w:r>
      <w:r w:rsidRPr="008F54E8">
        <w:rPr>
          <w:rFonts w:ascii="Times New Roman" w:eastAsia="Times New Roman" w:hAnsi="Times New Roman" w:cs="Times New Roman"/>
          <w:lang w:val="en-GB" w:eastAsia="de-DE"/>
        </w:rPr>
        <w:t xml:space="preserve">.  Under this split operator solution, water percolating to and pumped from the aquifer is assumed to influence aquifer volume following a one day lag.  The single-day lag is expected to underestimate percolation travel-times through </w:t>
      </w:r>
      <w:commentRangeStart w:id="327"/>
      <w:commentRangeStart w:id="328"/>
      <w:r w:rsidRPr="008F54E8">
        <w:rPr>
          <w:rFonts w:ascii="Times New Roman" w:eastAsia="Times New Roman" w:hAnsi="Times New Roman" w:cs="Times New Roman"/>
          <w:lang w:val="en-GB" w:eastAsia="de-DE"/>
        </w:rPr>
        <w:t xml:space="preserve">the unsaturated zone </w:t>
      </w:r>
      <w:commentRangeEnd w:id="327"/>
      <w:r w:rsidR="00F05450" w:rsidRPr="008F54E8">
        <w:rPr>
          <w:rStyle w:val="CommentReference"/>
          <w:rFonts w:ascii="Times New Roman" w:hAnsi="Times New Roman" w:cs="Times New Roman"/>
        </w:rPr>
        <w:commentReference w:id="327"/>
      </w:r>
      <w:commentRangeEnd w:id="328"/>
      <w:r w:rsidR="00325F15">
        <w:rPr>
          <w:rStyle w:val="CommentReference"/>
        </w:rPr>
        <w:commentReference w:id="328"/>
      </w:r>
      <w:r w:rsidRPr="008F54E8">
        <w:rPr>
          <w:rFonts w:ascii="Times New Roman" w:eastAsia="Times New Roman" w:hAnsi="Times New Roman" w:cs="Times New Roman"/>
          <w:lang w:val="en-GB" w:eastAsia="de-DE"/>
        </w:rPr>
        <w:t xml:space="preserve">and the far-field hydrodynamic response of the aquifer to changes in pumping.  The volume of water represented by the lumped aquifer model is assumed not to interact with shallow or root zone water (i.e. head is assumed to remain below the base of these zones) and fluxes from the aquifer to these zones are neglected.  </w:t>
      </w:r>
    </w:p>
    <w:p w14:paraId="13CBA485" w14:textId="77777777" w:rsidR="00DA31E9" w:rsidRPr="008F54E8" w:rsidRDefault="00DA31E9">
      <w:pPr>
        <w:pStyle w:val="Normal1"/>
        <w:ind w:left="720"/>
        <w:rPr>
          <w:rFonts w:ascii="Times New Roman" w:hAnsi="Times New Roman" w:cs="Times New Roman"/>
          <w:b/>
          <w:sz w:val="28"/>
          <w:szCs w:val="28"/>
        </w:rPr>
      </w:pPr>
    </w:p>
    <w:p w14:paraId="67678FAF" w14:textId="77777777" w:rsidR="00DF4F08" w:rsidRPr="008F54E8" w:rsidRDefault="00DF4F08" w:rsidP="00757A28">
      <w:pPr>
        <w:pStyle w:val="Normal1"/>
        <w:rPr>
          <w:rFonts w:ascii="Times New Roman" w:hAnsi="Times New Roman" w:cs="Times New Roman"/>
          <w:b/>
          <w:sz w:val="28"/>
          <w:szCs w:val="28"/>
        </w:rPr>
      </w:pPr>
    </w:p>
    <w:p w14:paraId="6B1C30F6" w14:textId="77777777" w:rsidR="00A636A2" w:rsidRPr="008F54E8" w:rsidRDefault="00A636A2" w:rsidP="00757A28">
      <w:pPr>
        <w:pStyle w:val="Normal1"/>
        <w:rPr>
          <w:rFonts w:ascii="Times New Roman" w:hAnsi="Times New Roman" w:cs="Times New Roman"/>
          <w:b/>
          <w:sz w:val="28"/>
          <w:szCs w:val="28"/>
        </w:rPr>
      </w:pPr>
    </w:p>
    <w:p w14:paraId="32F3F4FA" w14:textId="1C856DD8" w:rsidR="00A636A2" w:rsidRPr="008F54E8" w:rsidRDefault="00A636A2" w:rsidP="00A636A2">
      <w:pPr>
        <w:pStyle w:val="Normal1"/>
        <w:rPr>
          <w:rFonts w:ascii="Times New Roman" w:hAnsi="Times New Roman" w:cs="Times New Roman"/>
          <w:b/>
          <w:sz w:val="28"/>
          <w:szCs w:val="28"/>
        </w:rPr>
      </w:pPr>
      <w:bookmarkStart w:id="329" w:name="_Hlk96027254"/>
      <w:r w:rsidRPr="008F54E8">
        <w:rPr>
          <w:rFonts w:ascii="Times New Roman" w:hAnsi="Times New Roman" w:cs="Times New Roman"/>
          <w:b/>
          <w:sz w:val="28"/>
          <w:szCs w:val="28"/>
        </w:rPr>
        <w:lastRenderedPageBreak/>
        <w:t xml:space="preserve">9.3 </w:t>
      </w:r>
      <w:r w:rsidR="00757A28" w:rsidRPr="008F54E8">
        <w:rPr>
          <w:rFonts w:ascii="Times New Roman" w:hAnsi="Times New Roman" w:cs="Times New Roman"/>
          <w:b/>
          <w:sz w:val="28"/>
          <w:szCs w:val="28"/>
        </w:rPr>
        <w:t>High resolution: MODFLOW aquifers</w:t>
      </w:r>
    </w:p>
    <w:p w14:paraId="62DF1145" w14:textId="29442F7A" w:rsidR="00011ED8" w:rsidRPr="00011ED8" w:rsidRDefault="00011ED8" w:rsidP="00DD3A24">
      <w:pPr>
        <w:spacing w:before="120" w:after="120"/>
        <w:rPr>
          <w:rFonts w:ascii="Times New Roman" w:hAnsi="Times New Roman" w:cs="Times New Roman"/>
          <w:bCs/>
          <w:sz w:val="28"/>
        </w:rPr>
      </w:pPr>
      <w:r>
        <w:rPr>
          <w:rFonts w:ascii="Times New Roman" w:hAnsi="Times New Roman" w:cs="Times New Roman"/>
          <w:bCs/>
          <w:sz w:val="28"/>
        </w:rPr>
        <w:t xml:space="preserve">Active development of </w:t>
      </w:r>
      <w:r w:rsidRPr="00011ED8">
        <w:rPr>
          <w:rFonts w:ascii="Times New Roman" w:hAnsi="Times New Roman" w:cs="Times New Roman"/>
          <w:bCs/>
          <w:sz w:val="28"/>
        </w:rPr>
        <w:t xml:space="preserve">WBM </w:t>
      </w:r>
      <w:r>
        <w:rPr>
          <w:rFonts w:ascii="Times New Roman" w:hAnsi="Times New Roman" w:cs="Times New Roman"/>
          <w:bCs/>
          <w:sz w:val="28"/>
        </w:rPr>
        <w:t xml:space="preserve">is focused on refining a quasi-three-dimensional aquifer representation using the finite-difference formulation of MODFLOW </w:t>
      </w:r>
      <w:ins w:id="330" w:author="Shan Zuidema" w:date="2022-02-17T18:29:00Z">
        <w:r w:rsidR="00994730">
          <w:rPr>
            <w:rFonts w:ascii="Times New Roman" w:hAnsi="Times New Roman" w:cs="Times New Roman"/>
            <w:bCs/>
            <w:sz w:val="28"/>
          </w:rPr>
          <w:t>[Harbaugh et al. 2000, 2005, Langevin et al. 2017, Niswonger et al. 201</w:t>
        </w:r>
      </w:ins>
      <w:ins w:id="331" w:author="Shan Zuidema" w:date="2022-02-17T18:30:00Z">
        <w:r w:rsidR="00994730">
          <w:rPr>
            <w:rFonts w:ascii="Times New Roman" w:hAnsi="Times New Roman" w:cs="Times New Roman"/>
            <w:bCs/>
            <w:sz w:val="28"/>
          </w:rPr>
          <w:t>1</w:t>
        </w:r>
      </w:ins>
      <w:ins w:id="332" w:author="Shan Zuidema" w:date="2022-02-17T18:29:00Z">
        <w:r w:rsidR="00994730">
          <w:rPr>
            <w:rFonts w:ascii="Times New Roman" w:hAnsi="Times New Roman" w:cs="Times New Roman"/>
            <w:bCs/>
            <w:sz w:val="28"/>
          </w:rPr>
          <w:t>]</w:t>
        </w:r>
      </w:ins>
      <w:r>
        <w:rPr>
          <w:rFonts w:ascii="Times New Roman" w:hAnsi="Times New Roman" w:cs="Times New Roman"/>
          <w:bCs/>
          <w:sz w:val="28"/>
        </w:rPr>
        <w:t xml:space="preserve">.  Our adaptation </w:t>
      </w:r>
      <w:r w:rsidR="00994730">
        <w:rPr>
          <w:rFonts w:ascii="Times New Roman" w:hAnsi="Times New Roman" w:cs="Times New Roman"/>
          <w:bCs/>
          <w:sz w:val="28"/>
        </w:rPr>
        <w:t xml:space="preserve">follows </w:t>
      </w:r>
      <w:r>
        <w:rPr>
          <w:rFonts w:ascii="Times New Roman" w:hAnsi="Times New Roman" w:cs="Times New Roman"/>
          <w:bCs/>
          <w:sz w:val="28"/>
        </w:rPr>
        <w:t xml:space="preserve">similar macro-scale </w:t>
      </w:r>
      <w:r w:rsidR="00994730">
        <w:rPr>
          <w:rFonts w:ascii="Times New Roman" w:hAnsi="Times New Roman" w:cs="Times New Roman"/>
          <w:bCs/>
          <w:sz w:val="28"/>
        </w:rPr>
        <w:t>adaptations such as those found in the work of de Graaf [2015, 2017].  At this time, high resolution aquifers are not available in the public release of WBM and will be included in a future release.</w:t>
      </w:r>
    </w:p>
    <w:bookmarkEnd w:id="329"/>
    <w:p w14:paraId="30083943" w14:textId="63418CA2" w:rsidR="00827966" w:rsidRPr="008F54E8" w:rsidRDefault="00827966" w:rsidP="00DD3A24">
      <w:pPr>
        <w:spacing w:before="120" w:after="120"/>
        <w:rPr>
          <w:rFonts w:ascii="Times New Roman" w:hAnsi="Times New Roman" w:cs="Times New Roman"/>
          <w:b/>
          <w:sz w:val="28"/>
        </w:rPr>
      </w:pPr>
      <w:commentRangeStart w:id="333"/>
      <w:r w:rsidRPr="008F54E8">
        <w:rPr>
          <w:rFonts w:ascii="Times New Roman" w:hAnsi="Times New Roman" w:cs="Times New Roman"/>
          <w:b/>
          <w:sz w:val="28"/>
        </w:rPr>
        <w:t xml:space="preserve">Formulations of the </w:t>
      </w:r>
      <w:proofErr w:type="spellStart"/>
      <w:r w:rsidRPr="008F54E8">
        <w:rPr>
          <w:rFonts w:ascii="Times New Roman" w:hAnsi="Times New Roman" w:cs="Times New Roman"/>
          <w:b/>
          <w:sz w:val="28"/>
        </w:rPr>
        <w:t>ModFlow</w:t>
      </w:r>
      <w:proofErr w:type="spellEnd"/>
      <w:r w:rsidRPr="008F54E8">
        <w:rPr>
          <w:rFonts w:ascii="Times New Roman" w:hAnsi="Times New Roman" w:cs="Times New Roman"/>
          <w:b/>
          <w:sz w:val="28"/>
        </w:rPr>
        <w:t xml:space="preserve"> Groundwater module in WBM</w:t>
      </w:r>
      <w:commentRangeEnd w:id="333"/>
      <w:r w:rsidR="00F05450" w:rsidRPr="008F54E8">
        <w:rPr>
          <w:rStyle w:val="CommentReference"/>
          <w:rFonts w:ascii="Times New Roman" w:hAnsi="Times New Roman" w:cs="Times New Roman"/>
        </w:rPr>
        <w:commentReference w:id="333"/>
      </w:r>
    </w:p>
    <w:p w14:paraId="46898EFD" w14:textId="4FD726AD" w:rsidR="00827966" w:rsidRPr="008F54E8" w:rsidRDefault="009203D6" w:rsidP="00827966">
      <w:pPr>
        <w:rPr>
          <w:rFonts w:ascii="Times New Roman" w:hAnsi="Times New Roman" w:cs="Times New Roman"/>
        </w:rPr>
      </w:pPr>
      <w:r>
        <w:rPr>
          <w:rFonts w:ascii="Times New Roman" w:hAnsi="Times New Roman" w:cs="Times New Roman"/>
        </w:rPr>
        <w:t xml:space="preserve">WBM provides a finite-difference solution to groundwater head following the formulations of MODFLOW to provide spatially resolved head in circumstances where aquifer head-dependent aquifer exchange with surface water, or characterizing depth to groundwater for abstractions are needed.   </w:t>
      </w:r>
      <w:proofErr w:type="spellStart"/>
      <w:r w:rsidR="00827966" w:rsidRPr="008F54E8">
        <w:rPr>
          <w:rFonts w:ascii="Times New Roman" w:hAnsi="Times New Roman" w:cs="Times New Roman"/>
        </w:rPr>
        <w:t>ModFlow</w:t>
      </w:r>
      <w:proofErr w:type="spellEnd"/>
      <w:r w:rsidR="00827966" w:rsidRPr="008F54E8">
        <w:rPr>
          <w:rFonts w:ascii="Times New Roman" w:hAnsi="Times New Roman" w:cs="Times New Roman"/>
        </w:rPr>
        <w:t xml:space="preserve"> Groundwater module in WBM replicates </w:t>
      </w:r>
      <w:r w:rsidR="00F05450" w:rsidRPr="008F54E8">
        <w:rPr>
          <w:rFonts w:ascii="Times New Roman" w:hAnsi="Times New Roman" w:cs="Times New Roman"/>
        </w:rPr>
        <w:t xml:space="preserve">a </w:t>
      </w:r>
      <w:r w:rsidR="00827966" w:rsidRPr="008F54E8">
        <w:rPr>
          <w:rFonts w:ascii="Times New Roman" w:hAnsi="Times New Roman" w:cs="Times New Roman"/>
        </w:rPr>
        <w:t>few basic groundwater</w:t>
      </w:r>
      <w:r w:rsidR="00F05450" w:rsidRPr="008F54E8">
        <w:rPr>
          <w:rFonts w:ascii="Times New Roman" w:hAnsi="Times New Roman" w:cs="Times New Roman"/>
        </w:rPr>
        <w:t>-</w:t>
      </w:r>
      <w:r w:rsidR="00827966" w:rsidRPr="008F54E8">
        <w:rPr>
          <w:rFonts w:ascii="Times New Roman" w:hAnsi="Times New Roman" w:cs="Times New Roman"/>
        </w:rPr>
        <w:t xml:space="preserve">related functionality of the USGS MODFLOW software </w:t>
      </w:r>
      <w:r w:rsidR="00827966" w:rsidRPr="008F54E8">
        <w:rPr>
          <w:rFonts w:ascii="Times New Roman" w:hAnsi="Times New Roman" w:cs="Times New Roman"/>
        </w:rPr>
        <w:fldChar w:fldCharType="begin"/>
      </w:r>
      <w:r w:rsidR="00827966" w:rsidRPr="008F54E8">
        <w:rPr>
          <w:rFonts w:ascii="Times New Roman" w:hAnsi="Times New Roman" w:cs="Times New Roman"/>
        </w:rPr>
        <w:instrText xml:space="preserve"> ADDIN EN.CITE &lt;EndNote&gt;&lt;Cite&gt;&lt;Author&gt;Langevin&lt;/Author&gt;&lt;Year&gt;2017&lt;/Year&gt;&lt;RecNum&gt;7177&lt;/RecNum&gt;&lt;DisplayText&gt;[&lt;style face="italic"&gt;Langevin et al.&lt;/style&gt;, 2017]&lt;/DisplayText&gt;&lt;record&gt;&lt;rec-number&gt;7177&lt;/rec-number&gt;&lt;foreign-keys&gt;&lt;key app="EN" db-id="05xxzddzkszw2qexx20xdvpmvaz0s9rfrpfa"&gt;7177&lt;/key&gt;&lt;/foreign-keys&gt;&lt;ref-type name="Report"&gt;27&lt;/ref-type&gt;&lt;contributors&gt;&lt;authors&gt;&lt;author&gt;Langevin, Christian D.&lt;/author&gt;&lt;author&gt;Hughes, Joseph D.&lt;/author&gt;&lt;author&gt;Banta, Edward R.&lt;/author&gt;&lt;author&gt;Niswonger, Richard G.&lt;/author&gt;&lt;author&gt;Panday, Sorab&lt;/author&gt;&lt;author&gt;Provost, Alden M.&lt;/author&gt;&lt;/authors&gt;&lt;tertiary-authors&gt;&lt;author&gt;U. S. Geological Survey&lt;/author&gt;&lt;/tertiary-authors&gt;&lt;/contributors&gt;&lt;titles&gt;&lt;title&gt;Documentation for the MODFLOW 6 Groundwater Flow Model&lt;/title&gt;&lt;secondary-title&gt;Techniques and Methods&lt;/secondary-title&gt;&lt;/titles&gt;&lt;keywords&gt;&lt;keyword&gt;hydrology&lt;/keyword&gt;&lt;keyword&gt;Groundwater&lt;/keyword&gt;&lt;keyword&gt;model&lt;/keyword&gt;&lt;/keywords&gt;&lt;dates&gt;&lt;year&gt;2017&lt;/year&gt;&lt;/dates&gt;&lt;pub-location&gt;Reston, VA&lt;/pub-location&gt;&lt;isbn&gt;6-A55&lt;/isbn&gt;&lt;work-type&gt;Report&lt;/work-type&gt;&lt;urls&gt;&lt;related-urls&gt;&lt;url&gt;http://pubs.er.usgs.gov/publication/tm6A55&lt;/url&gt;&lt;/related-urls&gt;&lt;/urls&gt;&lt;electronic-resource-num&gt;10.3133/tm6A55&lt;/electronic-resource-num&gt;&lt;remote-database-name&gt;USGS Publications Warehouse&lt;/remote-database-name&gt;&lt;language&gt;English&lt;/language&gt;&lt;/record&gt;&lt;/Cite&gt;&lt;/EndNote&gt;</w:instrText>
      </w:r>
      <w:r w:rsidR="00827966" w:rsidRPr="008F54E8">
        <w:rPr>
          <w:rFonts w:ascii="Times New Roman" w:hAnsi="Times New Roman" w:cs="Times New Roman"/>
        </w:rPr>
        <w:fldChar w:fldCharType="separate"/>
      </w:r>
      <w:r w:rsidR="00827966" w:rsidRPr="008F54E8">
        <w:rPr>
          <w:rFonts w:ascii="Times New Roman" w:hAnsi="Times New Roman" w:cs="Times New Roman"/>
          <w:noProof/>
        </w:rPr>
        <w:t>[</w:t>
      </w:r>
      <w:r w:rsidR="00B4653C">
        <w:fldChar w:fldCharType="begin"/>
      </w:r>
      <w:r w:rsidR="00B4653C">
        <w:instrText xml:space="preserve"> HYPERLINK \l "_ENREF_11" \o "Langevin, 2017 #7177"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w:t>
      </w:r>
      <w:r w:rsidR="00827966" w:rsidRPr="008F54E8">
        <w:rPr>
          <w:rFonts w:ascii="Times New Roman" w:hAnsi="Times New Roman" w:cs="Times New Roman"/>
        </w:rPr>
        <w:fldChar w:fldCharType="end"/>
      </w:r>
      <w:r w:rsidR="00827966" w:rsidRPr="008F54E8">
        <w:rPr>
          <w:rFonts w:ascii="Times New Roman" w:hAnsi="Times New Roman" w:cs="Times New Roman"/>
        </w:rPr>
        <w:t xml:space="preserve"> in</w:t>
      </w:r>
      <w:r w:rsidR="00F05450" w:rsidRPr="008F54E8">
        <w:rPr>
          <w:rFonts w:ascii="Times New Roman" w:hAnsi="Times New Roman" w:cs="Times New Roman"/>
        </w:rPr>
        <w:t xml:space="preserve"> order to apply </w:t>
      </w:r>
      <w:r w:rsidR="00827966" w:rsidRPr="008F54E8">
        <w:rPr>
          <w:rFonts w:ascii="Times New Roman" w:hAnsi="Times New Roman" w:cs="Times New Roman"/>
        </w:rPr>
        <w:t xml:space="preserve">to regional and Global scale modeling </w:t>
      </w:r>
      <w:r w:rsidR="00827966"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00827966" w:rsidRPr="008F54E8">
        <w:rPr>
          <w:rFonts w:ascii="Times New Roman" w:hAnsi="Times New Roman" w:cs="Times New Roman"/>
        </w:rPr>
        <w:instrText xml:space="preserve"> ADDIN EN.CITE </w:instrText>
      </w:r>
      <w:r w:rsidR="00827966"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00827966" w:rsidRPr="008F54E8">
        <w:rPr>
          <w:rFonts w:ascii="Times New Roman" w:hAnsi="Times New Roman" w:cs="Times New Roman"/>
        </w:rPr>
        <w:instrText xml:space="preserve"> ADDIN EN.CITE.DATA </w:instrText>
      </w:r>
      <w:r w:rsidR="00827966" w:rsidRPr="008F54E8">
        <w:rPr>
          <w:rFonts w:ascii="Times New Roman" w:hAnsi="Times New Roman" w:cs="Times New Roman"/>
        </w:rPr>
      </w:r>
      <w:r w:rsidR="00827966" w:rsidRPr="008F54E8">
        <w:rPr>
          <w:rFonts w:ascii="Times New Roman" w:hAnsi="Times New Roman" w:cs="Times New Roman"/>
        </w:rPr>
        <w:fldChar w:fldCharType="end"/>
      </w:r>
      <w:r w:rsidR="00827966" w:rsidRPr="008F54E8">
        <w:rPr>
          <w:rFonts w:ascii="Times New Roman" w:hAnsi="Times New Roman" w:cs="Times New Roman"/>
        </w:rPr>
      </w:r>
      <w:r w:rsidR="00827966" w:rsidRPr="008F54E8">
        <w:rPr>
          <w:rFonts w:ascii="Times New Roman" w:hAnsi="Times New Roman" w:cs="Times New Roman"/>
        </w:rPr>
        <w:fldChar w:fldCharType="separate"/>
      </w:r>
      <w:r w:rsidR="00827966"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 xml:space="preserve">; </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w:t>
      </w:r>
      <w:r w:rsidR="00827966" w:rsidRPr="008F54E8">
        <w:rPr>
          <w:rFonts w:ascii="Times New Roman" w:hAnsi="Times New Roman" w:cs="Times New Roman"/>
        </w:rPr>
        <w:fldChar w:fldCharType="end"/>
      </w:r>
      <w:r w:rsidR="00827966" w:rsidRPr="008F54E8">
        <w:rPr>
          <w:rFonts w:ascii="Times New Roman" w:hAnsi="Times New Roman" w:cs="Times New Roman"/>
        </w:rPr>
        <w:t>.</w:t>
      </w:r>
    </w:p>
    <w:p w14:paraId="263F5CF9" w14:textId="52C43079" w:rsidR="00827966" w:rsidRPr="008F54E8" w:rsidRDefault="00827966" w:rsidP="00827966">
      <w:pPr>
        <w:jc w:val="both"/>
        <w:rPr>
          <w:rFonts w:ascii="Times New Roman" w:hAnsi="Times New Roman" w:cs="Times New Roman"/>
        </w:rPr>
      </w:pPr>
      <w:r w:rsidRPr="008F54E8">
        <w:rPr>
          <w:rFonts w:ascii="Times New Roman" w:hAnsi="Times New Roman" w:cs="Times New Roman"/>
          <w:b/>
          <w:u w:val="single"/>
        </w:rPr>
        <w:t>Equations for groundwater flow continuity</w:t>
      </w:r>
      <w:r w:rsidRPr="008F54E8">
        <w:rPr>
          <w:rFonts w:ascii="Times New Roman" w:hAnsi="Times New Roman" w:cs="Times New Roman"/>
        </w:rPr>
        <w:t xml:space="preserve">. Case of homogeneous horizontal flow (eq. (8-14) in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&lt;EndNote&gt;&lt;Cite&gt;&lt;Author&gt;Dingman&lt;/Author&gt;&lt;Year&gt;2002&lt;/Year&gt;&lt;RecNum&gt;7138&lt;/RecNum&gt;&lt;DisplayText&gt;[&lt;style face="italic"&gt;Dingman&lt;/style&gt;, 2002]&lt;/DisplayText&gt;&lt;record&gt;&lt;rec-number&gt;7138&lt;/rec-number&gt;&lt;foreign-keys&gt;&lt;key app="EN" db-id="05xxzddzkszw2qexx20xdvpmvaz0s9rfrpfa"&gt;7138&lt;/key&gt;&lt;/foreign-keys&gt;&lt;ref-type name="Book"&gt;6&lt;/ref-type&gt;&lt;contributors&gt;&lt;authors&gt;&lt;author&gt;Dingman, S. L.&lt;/author&gt;&lt;/authors&gt;&lt;/contributors&gt;&lt;titles&gt;&lt;title&gt;Physical hydrology&lt;/title&gt;&lt;/titles&gt;&lt;pages&gt;x, 646 p.&lt;/pages&gt;&lt;edition&gt;2nd&lt;/edition&gt;&lt;keywords&gt;&lt;keyword&gt;hydrology&lt;/keyword&gt;&lt;/keywords&gt;&lt;dates&gt;&lt;year&gt;2002&lt;/year&gt;&lt;/dates&gt;&lt;pub-location&gt;Upper Saddle River, N.J.&lt;/pub-location&gt;&lt;publisher&gt;Prentice Hall&lt;/publisher&gt;&lt;isbn&gt;0130996955&lt;/isbn&gt;&lt;accession-num&gt;12468237&lt;/accession-num&gt;&lt;call-num&gt;Machine Readable Collections - STORED OFFSITE GB661.2 .D56 2002&lt;/call-num&gt;&lt;urls&gt;&lt;/urls&gt;&lt;/record&gt;&lt;/Cite&gt;&lt;/EndNote&gt;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"_ENREF_4" \o "Dingman, 2002 #7138"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is given as a common conductivity/diffusivity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53A41098" w14:textId="77777777" w:rsidTr="00F8581A">
        <w:tc>
          <w:tcPr>
            <w:tcW w:w="8658" w:type="dxa"/>
          </w:tcPr>
          <w:p w14:paraId="67DE86DC" w14:textId="4A68209E"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s</m:t>
                    </m:r>
                  </m:sub>
                </m:sSub>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m:t>
                        </m:r>
                      </m:sub>
                    </m:sSub>
                    <m:f>
                      <m:fPr>
                        <m:ctrlPr>
                          <w:rPr>
                            <w:rFonts w:ascii="Cambria Math" w:hAnsi="Cambria Math"/>
                            <w:i/>
                          </w:rPr>
                        </m:ctrlPr>
                      </m:fPr>
                      <m:num>
                        <m:r>
                          <w:rPr>
                            <w:rFonts w:ascii="Cambria Math" w:hAnsi="Cambria Math"/>
                          </w:rPr>
                          <m:t>∂h</m:t>
                        </m:r>
                      </m:num>
                      <m:den>
                        <m:r>
                          <w:rPr>
                            <w:rFonts w:ascii="Cambria Math" w:hAnsi="Cambria Math"/>
                          </w:rPr>
                          <m:t>∂x</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m:t>
                        </m:r>
                      </m:sub>
                    </m:sSub>
                    <m:f>
                      <m:fPr>
                        <m:ctrlPr>
                          <w:rPr>
                            <w:rFonts w:ascii="Cambria Math" w:hAnsi="Cambria Math"/>
                            <w:i/>
                          </w:rPr>
                        </m:ctrlPr>
                      </m:fPr>
                      <m:num>
                        <m:r>
                          <w:rPr>
                            <w:rFonts w:ascii="Cambria Math" w:hAnsi="Cambria Math"/>
                          </w:rPr>
                          <m:t>∂h</m:t>
                        </m:r>
                      </m:num>
                      <m:den>
                        <m:r>
                          <w:rPr>
                            <w:rFonts w:ascii="Cambria Math" w:hAnsi="Cambria Math"/>
                          </w:rPr>
                          <m:t>∂y</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m:t>
                        </m:r>
                      </m:sub>
                    </m:sSub>
                    <m:f>
                      <m:fPr>
                        <m:ctrlPr>
                          <w:rPr>
                            <w:rFonts w:ascii="Cambria Math" w:hAnsi="Cambria Math"/>
                            <w:i/>
                          </w:rPr>
                        </m:ctrlPr>
                      </m:fPr>
                      <m:num>
                        <m:r>
                          <w:rPr>
                            <w:rFonts w:ascii="Cambria Math" w:hAnsi="Cambria Math"/>
                          </w:rPr>
                          <m:t>∂h</m:t>
                        </m:r>
                      </m:num>
                      <m:den>
                        <m:r>
                          <w:rPr>
                            <w:rFonts w:ascii="Cambria Math" w:hAnsi="Cambria Math"/>
                          </w:rPr>
                          <m:t>∂z</m:t>
                        </m:r>
                      </m:den>
                    </m:f>
                  </m:e>
                </m:d>
                <m:r>
                  <w:rPr>
                    <w:rFonts w:ascii="Cambria Math" w:hAnsi="Cambria Math"/>
                  </w:rPr>
                  <m:t>+w</m:t>
                </m:r>
              </m:oMath>
            </m:oMathPara>
          </w:p>
        </w:tc>
        <w:tc>
          <w:tcPr>
            <w:tcW w:w="918" w:type="dxa"/>
            <w:vAlign w:val="center"/>
          </w:tcPr>
          <w:p w14:paraId="5EE88DEC" w14:textId="068C9978"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1)</w:t>
            </w:r>
          </w:p>
        </w:tc>
      </w:tr>
    </w:tbl>
    <w:p w14:paraId="0C2D0151" w14:textId="4E7B73E4"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proofErr w:type="spellStart"/>
      <w:r w:rsidRPr="008F54E8">
        <w:rPr>
          <w:rFonts w:ascii="Times New Roman" w:hAnsi="Times New Roman" w:cs="Times New Roman"/>
          <w:i/>
        </w:rPr>
        <w:t>h</w:t>
      </w:r>
      <w:r w:rsidRPr="008F54E8">
        <w:rPr>
          <w:rFonts w:ascii="Times New Roman" w:hAnsi="Times New Roman" w:cs="Times New Roman"/>
        </w:rPr>
        <w:t xml:space="preserve"> is</w:t>
      </w:r>
      <w:proofErr w:type="spellEnd"/>
      <w:r w:rsidRPr="008F54E8">
        <w:rPr>
          <w:rFonts w:ascii="Times New Roman" w:hAnsi="Times New Roman" w:cs="Times New Roman"/>
        </w:rPr>
        <w:t xml:space="preserve"> head (m), </w:t>
      </w:r>
      <w:r w:rsidRPr="008F54E8">
        <w:rPr>
          <w:rFonts w:ascii="Times New Roman" w:hAnsi="Times New Roman" w:cs="Times New Roman"/>
          <w:i/>
        </w:rPr>
        <w:t>K</w:t>
      </w:r>
      <w:r w:rsidRPr="008F54E8">
        <w:rPr>
          <w:rFonts w:ascii="Times New Roman" w:hAnsi="Times New Roman" w:cs="Times New Roman"/>
          <w:i/>
          <w:vertAlign w:val="subscript"/>
        </w:rPr>
        <w:t>h</w:t>
      </w:r>
      <w:r w:rsidRPr="008F54E8">
        <w:rPr>
          <w:rFonts w:ascii="Times New Roman" w:hAnsi="Times New Roman" w:cs="Times New Roman"/>
        </w:rPr>
        <w:t xml:space="preserve"> is the hydraulic conductivity (m d</w:t>
      </w:r>
      <w:r w:rsidRPr="008F54E8">
        <w:rPr>
          <w:rFonts w:ascii="Times New Roman" w:hAnsi="Times New Roman" w:cs="Times New Roman"/>
          <w:vertAlign w:val="superscript"/>
        </w:rPr>
        <w:t>-1</w:t>
      </w:r>
      <w:r w:rsidRPr="008F54E8">
        <w:rPr>
          <w:rFonts w:ascii="Times New Roman" w:hAnsi="Times New Roman" w:cs="Times New Roman"/>
        </w:rPr>
        <w:t xml:space="preserve">) with time units in days (d), </w:t>
      </w:r>
      <w:r w:rsidRPr="008F54E8">
        <w:rPr>
          <w:rFonts w:ascii="Times New Roman" w:hAnsi="Times New Roman" w:cs="Times New Roman"/>
          <w:i/>
        </w:rPr>
        <w:t>S</w:t>
      </w:r>
      <w:r w:rsidRPr="008F54E8">
        <w:rPr>
          <w:rFonts w:ascii="Times New Roman" w:hAnsi="Times New Roman" w:cs="Times New Roman"/>
          <w:i/>
          <w:vertAlign w:val="subscript"/>
        </w:rPr>
        <w:t>s</w:t>
      </w:r>
      <w:r w:rsidRPr="008F54E8">
        <w:rPr>
          <w:rFonts w:ascii="Times New Roman" w:hAnsi="Times New Roman" w:cs="Times New Roman"/>
        </w:rPr>
        <w:t xml:space="preserve"> is specific storage (m</w:t>
      </w:r>
      <w:r w:rsidRPr="008F54E8">
        <w:rPr>
          <w:rFonts w:ascii="Times New Roman" w:hAnsi="Times New Roman" w:cs="Times New Roman"/>
          <w:vertAlign w:val="superscript"/>
        </w:rPr>
        <w:t>-1</w:t>
      </w:r>
      <w:r w:rsidRPr="008F54E8">
        <w:rPr>
          <w:rFonts w:ascii="Times New Roman" w:hAnsi="Times New Roman" w:cs="Times New Roman"/>
        </w:rPr>
        <w:t>), and w is external flux (withdrawal or sink) per unit volume (d</w:t>
      </w:r>
      <w:r w:rsidRPr="008F54E8">
        <w:rPr>
          <w:rFonts w:ascii="Times New Roman" w:hAnsi="Times New Roman" w:cs="Times New Roman"/>
          <w:vertAlign w:val="superscript"/>
        </w:rPr>
        <w:t>-1</w:t>
      </w:r>
      <w:r w:rsidRPr="008F54E8">
        <w:rPr>
          <w:rFonts w:ascii="Times New Roman" w:hAnsi="Times New Roman" w:cs="Times New Roman"/>
        </w:rPr>
        <w:t xml:space="preserve">). Natural aquafers usually have anisotropic conductivity so that </w:t>
      </w:r>
      <w:r w:rsidRPr="008F54E8">
        <w:rPr>
          <w:rFonts w:ascii="Times New Roman" w:hAnsi="Times New Roman" w:cs="Times New Roman"/>
          <w:i/>
        </w:rPr>
        <w:t>K</w:t>
      </w:r>
      <w:r w:rsidRPr="008F54E8">
        <w:rPr>
          <w:rFonts w:ascii="Times New Roman" w:hAnsi="Times New Roman" w:cs="Times New Roman"/>
          <w:i/>
          <w:vertAlign w:val="subscript"/>
        </w:rPr>
        <w:t>h</w:t>
      </w:r>
      <w:r w:rsidRPr="008F54E8">
        <w:rPr>
          <w:rFonts w:ascii="Times New Roman" w:hAnsi="Times New Roman" w:cs="Times New Roman"/>
        </w:rPr>
        <w:t xml:space="preserve"> has to be referenced by the flow direction along all three axes.</w:t>
      </w:r>
    </w:p>
    <w:p w14:paraId="359848BC" w14:textId="5FC76E86" w:rsidR="00827966" w:rsidRPr="008F54E8" w:rsidRDefault="00827966" w:rsidP="00827966">
      <w:pPr>
        <w:jc w:val="both"/>
        <w:rPr>
          <w:rFonts w:ascii="Times New Roman" w:hAnsi="Times New Roman" w:cs="Times New Roman"/>
        </w:rPr>
      </w:pPr>
      <w:r w:rsidRPr="008F54E8">
        <w:rPr>
          <w:rFonts w:ascii="Times New Roman" w:hAnsi="Times New Roman" w:cs="Times New Roman"/>
        </w:rPr>
        <w:t>Discretization of flow equation (1) is done by application/multiplication to a cell finite volume (</w:t>
      </w:r>
      <w:r w:rsidRPr="008F54E8">
        <w:rPr>
          <w:rFonts w:ascii="Times New Roman" w:hAnsi="Times New Roman" w:cs="Times New Roman"/>
          <w:i/>
        </w:rPr>
        <w:t>V</w:t>
      </w:r>
      <w:r w:rsidRPr="008F54E8">
        <w:rPr>
          <w:rFonts w:ascii="Times New Roman" w:hAnsi="Times New Roman" w:cs="Times New Roman"/>
        </w:rPr>
        <w:t xml:space="preserve">) which converts it a continuity equation (Note: water volume is used as the conservation term instead of mass assuming that water is incompressible liquid). E.g. for </w:t>
      </w:r>
      <w:r w:rsidRPr="008F54E8">
        <w:rPr>
          <w:rFonts w:ascii="Times New Roman" w:hAnsi="Times New Roman" w:cs="Times New Roman"/>
          <w:i/>
        </w:rPr>
        <w:t>x</w:t>
      </w:r>
      <w:r w:rsidRPr="008F54E8">
        <w:rPr>
          <w:rFonts w:ascii="Times New Roman" w:hAnsi="Times New Roman" w:cs="Times New Roman"/>
        </w:rPr>
        <w:t>-direction term in equation (1)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7E5D8CCA" w14:textId="77777777" w:rsidTr="00F8581A">
        <w:tc>
          <w:tcPr>
            <w:tcW w:w="8658" w:type="dxa"/>
          </w:tcPr>
          <w:p w14:paraId="2E2B12A3" w14:textId="209B9DDC"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i,j,k</m:t>
                    </m:r>
                  </m:sub>
                </m:sSub>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m:t>
                                </m:r>
                              </m:sub>
                            </m:sSub>
                            <m:f>
                              <m:fPr>
                                <m:ctrlPr>
                                  <w:rPr>
                                    <w:rFonts w:ascii="Cambria Math" w:hAnsi="Cambria Math"/>
                                    <w:i/>
                                  </w:rPr>
                                </m:ctrlPr>
                              </m:fPr>
                              <m:num>
                                <m:r>
                                  <w:rPr>
                                    <w:rFonts w:ascii="Cambria Math" w:hAnsi="Cambria Math"/>
                                  </w:rPr>
                                  <m:t>∂h</m:t>
                                </m:r>
                              </m:num>
                              <m:den>
                                <m:r>
                                  <w:rPr>
                                    <w:rFonts w:ascii="Cambria Math" w:hAnsi="Cambria Math"/>
                                  </w:rPr>
                                  <m:t>∂x</m:t>
                                </m:r>
                              </m:den>
                            </m:f>
                          </m:e>
                        </m:d>
                      </m:e>
                    </m:d>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A</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num>
                  <m:den>
                    <m:sSub>
                      <m:sSubPr>
                        <m:ctrlPr>
                          <w:rPr>
                            <w:rFonts w:ascii="Cambria Math" w:hAnsi="Cambria Math"/>
                          </w:rPr>
                        </m:ctrlPr>
                      </m:sSubPr>
                      <m:e>
                        <m:r>
                          <m:rPr>
                            <m:sty m:val="p"/>
                          </m:rPr>
                          <w:rPr>
                            <w:rFonts w:ascii="Cambria Math" w:hAnsi="Cambria Math"/>
                          </w:rPr>
                          <m:t>Δ</m:t>
                        </m:r>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A</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num>
                  <m:den>
                    <m:sSub>
                      <m:sSubPr>
                        <m:ctrlPr>
                          <w:rPr>
                            <w:rFonts w:ascii="Cambria Math" w:hAnsi="Cambria Math"/>
                          </w:rPr>
                        </m:ctrlPr>
                      </m:sSubPr>
                      <m:e>
                        <m:r>
                          <m:rPr>
                            <m:sty m:val="p"/>
                          </m:rPr>
                          <w:rPr>
                            <w:rFonts w:ascii="Cambria Math" w:hAnsi="Cambria Math"/>
                          </w:rPr>
                          <m:t>Δ</m:t>
                        </m:r>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den>
                </m:f>
              </m:oMath>
            </m:oMathPara>
          </w:p>
        </w:tc>
        <w:tc>
          <w:tcPr>
            <w:tcW w:w="918" w:type="dxa"/>
            <w:vAlign w:val="center"/>
          </w:tcPr>
          <w:p w14:paraId="4576D5D9" w14:textId="0034854D"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2)</w:t>
            </w:r>
          </w:p>
        </w:tc>
      </w:tr>
    </w:tbl>
    <w:p w14:paraId="69827FDE" w14:textId="701E2240" w:rsidR="00827966" w:rsidRPr="008F54E8" w:rsidRDefault="00827966" w:rsidP="00827966">
      <w:pPr>
        <w:jc w:val="both"/>
        <w:rPr>
          <w:rFonts w:ascii="Times New Roman" w:hAnsi="Times New Roman" w:cs="Times New Roman"/>
        </w:rPr>
      </w:pPr>
      <w:r w:rsidRPr="008F54E8">
        <w:rPr>
          <w:rFonts w:ascii="Times New Roman" w:hAnsi="Times New Roman" w:cs="Times New Roman"/>
        </w:rPr>
        <w:t>where indices (</w:t>
      </w:r>
      <w:proofErr w:type="spellStart"/>
      <w:r w:rsidRPr="008F54E8">
        <w:rPr>
          <w:rFonts w:ascii="Times New Roman" w:hAnsi="Times New Roman" w:cs="Times New Roman"/>
          <w:i/>
        </w:rPr>
        <w:t>i,j,k</w:t>
      </w:r>
      <w:proofErr w:type="spellEnd"/>
      <w:r w:rsidRPr="008F54E8">
        <w:rPr>
          <w:rFonts w:ascii="Times New Roman" w:hAnsi="Times New Roman" w:cs="Times New Roman"/>
        </w:rPr>
        <w:t>) are discrete notations for (</w:t>
      </w:r>
      <w:proofErr w:type="spellStart"/>
      <w:r w:rsidRPr="008F54E8">
        <w:rPr>
          <w:rFonts w:ascii="Times New Roman" w:hAnsi="Times New Roman" w:cs="Times New Roman"/>
          <w:i/>
        </w:rPr>
        <w:t>x,y,z</w:t>
      </w:r>
      <w:proofErr w:type="spellEnd"/>
      <w:r w:rsidRPr="008F54E8">
        <w:rPr>
          <w:rFonts w:ascii="Times New Roman" w:hAnsi="Times New Roman" w:cs="Times New Roman"/>
        </w:rPr>
        <w:t xml:space="preserve">) axes, </w:t>
      </w:r>
      <w:r w:rsidRPr="008F54E8">
        <w:rPr>
          <w:rFonts w:ascii="Times New Roman" w:hAnsi="Times New Roman" w:cs="Times New Roman"/>
          <w:i/>
        </w:rPr>
        <w:t>q</w:t>
      </w:r>
      <w:r w:rsidRPr="008F54E8">
        <w:rPr>
          <w:rFonts w:ascii="Times New Roman" w:hAnsi="Times New Roman" w:cs="Times New Roman"/>
          <w:i/>
          <w:vertAlign w:val="subscript"/>
        </w:rPr>
        <w:t>i</w:t>
      </w:r>
      <w:r w:rsidRPr="008F54E8">
        <w:rPr>
          <w:rFonts w:ascii="Times New Roman" w:hAnsi="Times New Roman" w:cs="Times New Roman"/>
        </w:rPr>
        <w:t xml:space="preserve"> is volumetric </w:t>
      </w:r>
      <w:r w:rsidRPr="008F54E8">
        <w:rPr>
          <w:rFonts w:ascii="Times New Roman" w:hAnsi="Times New Roman" w:cs="Times New Roman"/>
          <w:i/>
        </w:rPr>
        <w:t>x</w:t>
      </w:r>
      <w:r w:rsidRPr="008F54E8">
        <w:rPr>
          <w:rFonts w:ascii="Times New Roman" w:hAnsi="Times New Roman" w:cs="Times New Roman"/>
        </w:rPr>
        <w:t>-direction flux (m</w:t>
      </w:r>
      <w:r w:rsidRPr="008F54E8">
        <w:rPr>
          <w:rFonts w:ascii="Times New Roman" w:hAnsi="Times New Roman" w:cs="Times New Roman"/>
          <w:vertAlign w:val="superscript"/>
        </w:rPr>
        <w:t>3</w:t>
      </w:r>
      <w:r w:rsidRPr="008F54E8">
        <w:rPr>
          <w:rFonts w:ascii="Times New Roman" w:hAnsi="Times New Roman" w:cs="Times New Roman"/>
        </w:rPr>
        <w:t>/d) into the cell (</w:t>
      </w:r>
      <w:proofErr w:type="spellStart"/>
      <w:r w:rsidRPr="008F54E8">
        <w:rPr>
          <w:rFonts w:ascii="Times New Roman" w:hAnsi="Times New Roman" w:cs="Times New Roman"/>
          <w:i/>
        </w:rPr>
        <w:t>i,j,k</w:t>
      </w:r>
      <w:proofErr w:type="spellEnd"/>
      <w:r w:rsidRPr="008F54E8">
        <w:rPr>
          <w:rFonts w:ascii="Times New Roman" w:hAnsi="Times New Roman" w:cs="Times New Roman"/>
        </w:rPr>
        <w:t xml:space="preserve">) with volume </w:t>
      </w:r>
      <w:proofErr w:type="spellStart"/>
      <w:r w:rsidRPr="008F54E8">
        <w:rPr>
          <w:rFonts w:ascii="Times New Roman" w:hAnsi="Times New Roman" w:cs="Times New Roman"/>
          <w:i/>
        </w:rPr>
        <w:t>V</w:t>
      </w:r>
      <w:r w:rsidRPr="008F54E8">
        <w:rPr>
          <w:rFonts w:ascii="Times New Roman" w:hAnsi="Times New Roman" w:cs="Times New Roman"/>
          <w:i/>
          <w:vertAlign w:val="subscript"/>
        </w:rPr>
        <w:t>i,j,k</w:t>
      </w:r>
      <w:proofErr w:type="spellEnd"/>
      <w:r w:rsidRPr="008F54E8">
        <w:rPr>
          <w:rFonts w:ascii="Times New Roman" w:hAnsi="Times New Roman" w:cs="Times New Roman"/>
        </w:rPr>
        <w:t xml:space="preserve">, </w:t>
      </w:r>
      <w:r w:rsidRPr="008F54E8">
        <w:rPr>
          <w:rFonts w:ascii="Times New Roman" w:hAnsi="Times New Roman" w:cs="Times New Roman"/>
          <w:i/>
        </w:rPr>
        <w:t>A</w:t>
      </w:r>
      <w:r w:rsidRPr="008F54E8">
        <w:rPr>
          <w:rFonts w:ascii="Times New Roman" w:hAnsi="Times New Roman" w:cs="Times New Roman"/>
        </w:rPr>
        <w:t xml:space="preserve"> is cell side wet/saturated surface area,  and indices </w:t>
      </w:r>
      <w:r w:rsidRPr="008F54E8">
        <w:rPr>
          <w:rFonts w:ascii="Times New Roman" w:hAnsi="Times New Roman" w:cs="Times New Roman"/>
          <w:i/>
        </w:rPr>
        <w:sym w:font="Symbol" w:char="F0B1"/>
      </w:r>
      <w:r w:rsidRPr="008F54E8">
        <w:rPr>
          <w:rFonts w:ascii="Times New Roman" w:hAnsi="Times New Roman" w:cs="Times New Roman"/>
          <w:i/>
        </w:rPr>
        <w:t>1/2</w:t>
      </w:r>
      <w:r w:rsidRPr="008F54E8">
        <w:rPr>
          <w:rFonts w:ascii="Times New Roman" w:hAnsi="Times New Roman" w:cs="Times New Roman"/>
        </w:rPr>
        <w:t xml:space="preserve"> refer to the opposite orthogonal sides of the cell to a given flux direction. Head gradient is defined as head separation pressure (difference) from outside to the cell (distance in the denominator is always positive)-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30189B7E" w14:textId="77777777" w:rsidTr="00F8581A">
        <w:tc>
          <w:tcPr>
            <w:tcW w:w="8658" w:type="dxa"/>
          </w:tcPr>
          <w:p w14:paraId="4E704DED" w14:textId="43DAC879" w:rsidR="00827966" w:rsidRPr="008F54E8" w:rsidRDefault="00000000" w:rsidP="00F8581A">
            <w:pPr>
              <w:spacing w:after="240"/>
              <w:ind w:left="720"/>
              <w:rPr>
                <w:rFonts w:ascii="Times New Roman" w:hAnsi="Times New Roman"/>
              </w:rPr>
            </w:pPr>
            <m:oMathPara>
              <m:oMathParaPr>
                <m:jc m:val="left"/>
              </m:oMathParaP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num>
                  <m:den>
                    <m:sSub>
                      <m:sSubPr>
                        <m:ctrlPr>
                          <w:rPr>
                            <w:rFonts w:ascii="Cambria Math" w:hAnsi="Cambria Math"/>
                          </w:rPr>
                        </m:ctrlPr>
                      </m:sSubPr>
                      <m:e>
                        <m:r>
                          <m:rPr>
                            <m:sty m:val="p"/>
                          </m:rPr>
                          <w:rPr>
                            <w:rFonts w:ascii="Cambria Math" w:hAnsi="Cambria Math"/>
                          </w:rPr>
                          <m:t>Δ</m:t>
                        </m:r>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den>
                </m:f>
              </m:oMath>
            </m:oMathPara>
          </w:p>
        </w:tc>
        <w:tc>
          <w:tcPr>
            <w:tcW w:w="918" w:type="dxa"/>
            <w:vAlign w:val="center"/>
          </w:tcPr>
          <w:p w14:paraId="456A549D" w14:textId="0F19EC61"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3)</w:t>
            </w:r>
          </w:p>
        </w:tc>
      </w:tr>
    </w:tbl>
    <w:p w14:paraId="0B0B2CB4" w14:textId="5C7C93AE" w:rsidR="00827966" w:rsidRPr="008F54E8" w:rsidRDefault="00827966" w:rsidP="00827966">
      <w:pPr>
        <w:jc w:val="both"/>
        <w:rPr>
          <w:rFonts w:ascii="Times New Roman" w:hAnsi="Times New Roman" w:cs="Times New Roman"/>
        </w:rPr>
      </w:pPr>
      <w:r w:rsidRPr="008F54E8">
        <w:rPr>
          <w:rFonts w:ascii="Times New Roman" w:hAnsi="Times New Roman" w:cs="Times New Roman"/>
        </w:rPr>
        <w:t>Accordingly the left-hand side term in the equation one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3098E0C3" w14:textId="77777777" w:rsidTr="00F8581A">
        <w:tc>
          <w:tcPr>
            <w:tcW w:w="8658" w:type="dxa"/>
          </w:tcPr>
          <w:p w14:paraId="46BEB800" w14:textId="4E073176"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s</m:t>
                            </m:r>
                          </m:sub>
                        </m:sSub>
                        <m:f>
                          <m:fPr>
                            <m:ctrlPr>
                              <w:rPr>
                                <w:rFonts w:ascii="Cambria Math" w:hAnsi="Cambria Math"/>
                                <w:i/>
                              </w:rPr>
                            </m:ctrlPr>
                          </m:fPr>
                          <m:num>
                            <m:r>
                              <w:rPr>
                                <w:rFonts w:ascii="Cambria Math" w:hAnsi="Cambria Math"/>
                              </w:rPr>
                              <m:t>∂h</m:t>
                            </m:r>
                          </m:num>
                          <m:den>
                            <m:r>
                              <w:rPr>
                                <w:rFonts w:ascii="Cambria Math" w:hAnsi="Cambria Math"/>
                              </w:rPr>
                              <m:t>∂t</m:t>
                            </m:r>
                          </m:den>
                        </m:f>
                      </m:e>
                    </m:d>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i,j,k</m:t>
                    </m:r>
                  </m:sub>
                </m:sSub>
                <m:sSub>
                  <m:sSubPr>
                    <m:ctrlPr>
                      <w:rPr>
                        <w:rFonts w:ascii="Cambria Math" w:hAnsi="Cambria Math"/>
                        <w:i/>
                      </w:rPr>
                    </m:ctrlPr>
                  </m:sSubPr>
                  <m:e>
                    <m:r>
                      <w:rPr>
                        <w:rFonts w:ascii="Cambria Math" w:hAnsi="Cambria Math"/>
                      </w:rPr>
                      <m:t>S</m:t>
                    </m:r>
                  </m:e>
                  <m:sub>
                    <m:r>
                      <w:rPr>
                        <w:rFonts w:ascii="Cambria Math" w:hAnsi="Cambria Math"/>
                      </w:rPr>
                      <m:t>s</m:t>
                    </m:r>
                    <m:d>
                      <m:dPr>
                        <m:ctrlPr>
                          <w:rPr>
                            <w:rFonts w:ascii="Cambria Math" w:hAnsi="Cambria Math"/>
                            <w:i/>
                          </w:rPr>
                        </m:ctrlPr>
                      </m:dPr>
                      <m:e>
                        <m:r>
                          <w:rPr>
                            <w:rFonts w:ascii="Cambria Math" w:hAnsi="Cambria Math"/>
                          </w:rPr>
                          <m:t>i,j,k</m:t>
                        </m:r>
                      </m:e>
                    </m:d>
                  </m:sub>
                </m:sSub>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i,j,k</m:t>
                        </m:r>
                      </m:sub>
                    </m:sSub>
                  </m:num>
                  <m:den>
                    <m:r>
                      <m:rPr>
                        <m:sty m:val="p"/>
                      </m:rPr>
                      <w:rPr>
                        <w:rFonts w:ascii="Cambria Math" w:hAnsi="Cambria Math"/>
                      </w:rPr>
                      <m:t>Δ</m:t>
                    </m:r>
                    <m:r>
                      <w:rPr>
                        <w:rFonts w:ascii="Cambria Math" w:hAnsi="Cambria Math"/>
                      </w:rPr>
                      <m:t>t</m:t>
                    </m:r>
                  </m:den>
                </m:f>
              </m:oMath>
            </m:oMathPara>
          </w:p>
        </w:tc>
        <w:tc>
          <w:tcPr>
            <w:tcW w:w="918" w:type="dxa"/>
            <w:vAlign w:val="center"/>
          </w:tcPr>
          <w:p w14:paraId="1DA5C433" w14:textId="2B454BD1"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4)</w:t>
            </w:r>
          </w:p>
        </w:tc>
      </w:tr>
    </w:tbl>
    <w:p w14:paraId="5D0540E5" w14:textId="782610C3"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proofErr w:type="spellStart"/>
      <w:r w:rsidRPr="008F54E8">
        <w:rPr>
          <w:rFonts w:ascii="Times New Roman" w:hAnsi="Times New Roman" w:cs="Times New Roman"/>
          <w:i/>
        </w:rPr>
        <w:t>Q</w:t>
      </w:r>
      <w:r w:rsidRPr="008F54E8">
        <w:rPr>
          <w:rFonts w:ascii="Times New Roman" w:hAnsi="Times New Roman" w:cs="Times New Roman"/>
          <w:i/>
          <w:vertAlign w:val="subscript"/>
        </w:rPr>
        <w:t>i,j,k</w:t>
      </w:r>
      <w:proofErr w:type="spellEnd"/>
      <w:r w:rsidRPr="008F54E8">
        <w:rPr>
          <w:rFonts w:ascii="Times New Roman" w:hAnsi="Times New Roman" w:cs="Times New Roman"/>
        </w:rPr>
        <w:t xml:space="preserve"> is total water flux (m</w:t>
      </w:r>
      <w:r w:rsidRPr="008F54E8">
        <w:rPr>
          <w:rFonts w:ascii="Times New Roman" w:hAnsi="Times New Roman" w:cs="Times New Roman"/>
          <w:vertAlign w:val="superscript"/>
        </w:rPr>
        <w:t>3</w:t>
      </w:r>
      <w:r w:rsidRPr="008F54E8">
        <w:rPr>
          <w:rFonts w:ascii="Times New Roman" w:hAnsi="Times New Roman" w:cs="Times New Roman"/>
        </w:rPr>
        <w:t>/d) into the cell (</w:t>
      </w:r>
      <w:proofErr w:type="spellStart"/>
      <w:r w:rsidRPr="008F54E8">
        <w:rPr>
          <w:rFonts w:ascii="Times New Roman" w:hAnsi="Times New Roman" w:cs="Times New Roman"/>
          <w:i/>
        </w:rPr>
        <w:t>i,j,k</w:t>
      </w:r>
      <w:proofErr w:type="spellEnd"/>
      <w:r w:rsidRPr="008F54E8">
        <w:rPr>
          <w:rFonts w:ascii="Times New Roman" w:hAnsi="Times New Roman" w:cs="Times New Roman"/>
        </w:rPr>
        <w:t>).</w:t>
      </w:r>
    </w:p>
    <w:p w14:paraId="2D976EA1" w14:textId="02213819" w:rsidR="00827966" w:rsidRPr="008F54E8" w:rsidRDefault="00827966" w:rsidP="00827966">
      <w:pPr>
        <w:jc w:val="both"/>
        <w:rPr>
          <w:rFonts w:ascii="Times New Roman" w:hAnsi="Times New Roman" w:cs="Times New Roman"/>
        </w:rPr>
      </w:pPr>
      <w:r w:rsidRPr="008F54E8">
        <w:rPr>
          <w:rFonts w:ascii="Times New Roman" w:hAnsi="Times New Roman" w:cs="Times New Roman"/>
        </w:rPr>
        <w:lastRenderedPageBreak/>
        <w:t xml:space="preserve">Following special notations used in the MODFLOW formulations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&lt;EndNote&gt;&lt;Cite&gt;&lt;Author&gt;McDonald&lt;/Author&gt;&lt;Year&gt;1988&lt;/Year&gt;&lt;RecNum&gt;7215&lt;/RecNum&gt;&lt;DisplayText&gt;[&lt;style face="italic"&gt;McDonald and Harbaugh&lt;/style&gt;, 1988]&lt;/DisplayText&gt;&lt;record&gt;&lt;rec-number&gt;7215&lt;/rec-number&gt;&lt;foreign-keys&gt;&lt;key app="EN" db-id="05xxzddzkszw2qexx20xdvpmvaz0s9rfrpfa"&gt;7215&lt;/key&gt;&lt;/foreign-keys&gt;&lt;ref-type name="Report"&gt;27&lt;/ref-type&gt;&lt;contributors&gt;&lt;authors&gt;&lt;author&gt;McDonald, Michael G.&lt;/author&gt;&lt;author&gt;Harbaugh, Arlen W.&lt;/author&gt;&lt;/authors&gt;&lt;tertiary-authors&gt;&lt;author&gt;U.S, G. P. O.&lt;/author&gt;&lt;/tertiary-authors&gt;&lt;/contributors&gt;&lt;titles&gt;&lt;title&gt;A modular three-dimensional finite-difference ground-water flow model&lt;/title&gt;&lt;secondary-title&gt;Techniques of Water-Resources Investigations&lt;/secondary-title&gt;&lt;/titles&gt;&lt;edition&gt;-&lt;/edition&gt;&lt;keywords&gt;&lt;keyword&gt;hydrology&lt;/keyword&gt;&lt;keyword&gt;MODFLOW&lt;/keyword&gt;&lt;/keywords&gt;&lt;dates&gt;&lt;year&gt;1988&lt;/year&gt;&lt;/dates&gt;&lt;isbn&gt;06-A1&lt;/isbn&gt;&lt;work-type&gt;Report&lt;/work-type&gt;&lt;urls&gt;&lt;related-urls&gt;&lt;url&gt;http://pubs.er.usgs.gov/publication/twri06A1&lt;/url&gt;&lt;/related-urls&gt;&lt;/urls&gt;&lt;electronic-resource-num&gt;10.3133/twri06A1&lt;/electronic-resource-num&gt;&lt;remote-database-name&gt;USGS Publications Warehouse&lt;/remote-database-name&gt;&lt;language&gt;English&lt;/language&gt;&lt;/record&gt;&lt;/Cite&gt;&lt;/EndNote&gt;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"_ENREF_12" \o "McDonald, 1988 #7215"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for groundwater flux numerical implementation, a cell conductance term </w:t>
      </w:r>
      <w:r w:rsidRPr="008F54E8">
        <w:rPr>
          <w:rFonts w:ascii="Times New Roman" w:hAnsi="Times New Roman" w:cs="Times New Roman"/>
          <w:i/>
        </w:rPr>
        <w:t>C</w:t>
      </w:r>
      <w:r w:rsidRPr="008F54E8">
        <w:rPr>
          <w:rFonts w:ascii="Times New Roman" w:hAnsi="Times New Roman" w:cs="Times New Roman"/>
        </w:rPr>
        <w:t xml:space="preserve"> (m</w:t>
      </w:r>
      <w:r w:rsidRPr="008F54E8">
        <w:rPr>
          <w:rFonts w:ascii="Times New Roman" w:hAnsi="Times New Roman" w:cs="Times New Roman"/>
          <w:vertAlign w:val="superscript"/>
        </w:rPr>
        <w:t>2</w:t>
      </w:r>
      <w:r w:rsidRPr="008F54E8">
        <w:rPr>
          <w:rFonts w:ascii="Times New Roman" w:hAnsi="Times New Roman" w:cs="Times New Roman"/>
        </w:rPr>
        <w:t xml:space="preserve">/d) can be introduced. It significantly simplifies equation notations. E.g. for </w:t>
      </w:r>
      <w:r w:rsidRPr="008F54E8">
        <w:rPr>
          <w:rFonts w:ascii="Times New Roman" w:hAnsi="Times New Roman" w:cs="Times New Roman"/>
          <w:i/>
        </w:rPr>
        <w:t>i-1/2</w:t>
      </w:r>
      <w:r w:rsidRPr="008F54E8">
        <w:rPr>
          <w:rFonts w:ascii="Times New Roman" w:hAnsi="Times New Roman" w:cs="Times New Roman"/>
        </w:rPr>
        <w:t xml:space="preserve"> boundary it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70876310" w14:textId="77777777" w:rsidTr="00F8581A">
        <w:tc>
          <w:tcPr>
            <w:tcW w:w="8658" w:type="dxa"/>
          </w:tcPr>
          <w:p w14:paraId="257BDD5F" w14:textId="751C193C"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A</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Δ</m:t>
                        </m:r>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den>
                </m:f>
              </m:oMath>
            </m:oMathPara>
          </w:p>
        </w:tc>
        <w:tc>
          <w:tcPr>
            <w:tcW w:w="918" w:type="dxa"/>
            <w:vAlign w:val="center"/>
          </w:tcPr>
          <w:p w14:paraId="1BE858E9" w14:textId="1F6D72FE"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5)</w:t>
            </w:r>
          </w:p>
        </w:tc>
      </w:tr>
    </w:tbl>
    <w:p w14:paraId="282B49F1" w14:textId="605B41EF" w:rsidR="00827966" w:rsidRPr="008F54E8" w:rsidRDefault="00827966" w:rsidP="00827966">
      <w:pPr>
        <w:jc w:val="both"/>
        <w:rPr>
          <w:rFonts w:ascii="Times New Roman" w:hAnsi="Times New Roman" w:cs="Times New Roman"/>
        </w:rPr>
      </w:pPr>
      <w:r w:rsidRPr="008F54E8">
        <w:rPr>
          <w:rFonts w:ascii="Times New Roman" w:hAnsi="Times New Roman" w:cs="Times New Roman"/>
        </w:rPr>
        <w:t>Combining equations (1)-(5)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08BBF874" w14:textId="77777777" w:rsidTr="00F8581A">
        <w:tc>
          <w:tcPr>
            <w:tcW w:w="8658" w:type="dxa"/>
          </w:tcPr>
          <w:p w14:paraId="1FC076EC" w14:textId="1D108167"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i,j,k</m:t>
                    </m:r>
                  </m:sub>
                </m:sSub>
              </m:oMath>
            </m:oMathPara>
          </w:p>
        </w:tc>
        <w:tc>
          <w:tcPr>
            <w:tcW w:w="918" w:type="dxa"/>
            <w:vAlign w:val="center"/>
          </w:tcPr>
          <w:p w14:paraId="359F0371" w14:textId="48E37CCD"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6)</w:t>
            </w:r>
          </w:p>
        </w:tc>
      </w:tr>
    </w:tbl>
    <w:p w14:paraId="1BC6EAC1" w14:textId="53EC78A2"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r w:rsidRPr="008F54E8">
        <w:rPr>
          <w:rFonts w:ascii="Times New Roman" w:hAnsi="Times New Roman" w:cs="Times New Roman"/>
          <w:i/>
        </w:rPr>
        <w:t>W</w:t>
      </w:r>
      <w:r w:rsidRPr="008F54E8">
        <w:rPr>
          <w:rFonts w:ascii="Times New Roman" w:hAnsi="Times New Roman" w:cs="Times New Roman"/>
        </w:rPr>
        <w:t xml:space="preserve"> is volumetric external flux (m</w:t>
      </w:r>
      <w:r w:rsidRPr="008F54E8">
        <w:rPr>
          <w:rFonts w:ascii="Times New Roman" w:hAnsi="Times New Roman" w:cs="Times New Roman"/>
          <w:vertAlign w:val="superscript"/>
        </w:rPr>
        <w:t>3</w:t>
      </w:r>
      <w:r w:rsidRPr="008F54E8">
        <w:rPr>
          <w:rFonts w:ascii="Times New Roman" w:hAnsi="Times New Roman" w:cs="Times New Roman"/>
        </w:rPr>
        <w:t>/d) into the cell (withdrawal or sink). Equation (</w:t>
      </w:r>
      <w:r w:rsidR="00DD3A24" w:rsidRPr="008F54E8">
        <w:rPr>
          <w:rFonts w:ascii="Times New Roman" w:hAnsi="Times New Roman" w:cs="Times New Roman"/>
        </w:rPr>
        <w:t>9.3</w:t>
      </w:r>
      <w:r w:rsidR="00A636A2" w:rsidRPr="008F54E8">
        <w:rPr>
          <w:rFonts w:ascii="Times New Roman" w:hAnsi="Times New Roman" w:cs="Times New Roman"/>
        </w:rPr>
        <w:t>-</w:t>
      </w:r>
      <w:r w:rsidRPr="008F54E8">
        <w:rPr>
          <w:rFonts w:ascii="Times New Roman" w:hAnsi="Times New Roman" w:cs="Times New Roman"/>
        </w:rPr>
        <w:t>6) is the fundamental grounds water flow equation to be solved in WBM.</w:t>
      </w:r>
    </w:p>
    <w:p w14:paraId="3928AE67" w14:textId="7F3DAAFF" w:rsidR="00827966" w:rsidRPr="008F54E8" w:rsidRDefault="00827966" w:rsidP="00827966">
      <w:pPr>
        <w:jc w:val="both"/>
        <w:rPr>
          <w:rFonts w:ascii="Times New Roman" w:hAnsi="Times New Roman" w:cs="Times New Roman"/>
        </w:rPr>
      </w:pPr>
      <w:r w:rsidRPr="008F54E8">
        <w:rPr>
          <w:rFonts w:ascii="Times New Roman" w:hAnsi="Times New Roman" w:cs="Times New Roman"/>
          <w:b/>
          <w:u w:val="single"/>
        </w:rPr>
        <w:t>Formulations for the flow equation (</w:t>
      </w:r>
      <w:r w:rsidR="00DD3A24" w:rsidRPr="008F54E8">
        <w:rPr>
          <w:rFonts w:ascii="Times New Roman" w:hAnsi="Times New Roman" w:cs="Times New Roman"/>
          <w:b/>
          <w:bCs/>
          <w:u w:val="single"/>
        </w:rPr>
        <w:t>9.3-</w:t>
      </w:r>
      <w:r w:rsidRPr="008F54E8">
        <w:rPr>
          <w:rFonts w:ascii="Times New Roman" w:hAnsi="Times New Roman" w:cs="Times New Roman"/>
          <w:b/>
          <w:u w:val="single"/>
        </w:rPr>
        <w:t>6) parameters</w:t>
      </w:r>
      <w:r w:rsidRPr="008F54E8">
        <w:rPr>
          <w:rFonts w:ascii="Times New Roman" w:hAnsi="Times New Roman" w:cs="Times New Roman"/>
        </w:rPr>
        <w:t>- Time and head dependent conductance parameters and head to storage relation of the flow equation has to be evaluated on each time step of the groundwater flow simulations. While formulations for these are given above in equations (</w:t>
      </w:r>
      <w:r w:rsidR="00DD3A24" w:rsidRPr="008F54E8">
        <w:rPr>
          <w:rFonts w:ascii="Times New Roman" w:hAnsi="Times New Roman" w:cs="Times New Roman"/>
        </w:rPr>
        <w:t>9.3</w:t>
      </w:r>
      <w:r w:rsidR="00A636A2" w:rsidRPr="008F54E8">
        <w:rPr>
          <w:rFonts w:ascii="Times New Roman" w:hAnsi="Times New Roman" w:cs="Times New Roman"/>
        </w:rPr>
        <w:t>-</w:t>
      </w:r>
      <w:r w:rsidRPr="008F54E8">
        <w:rPr>
          <w:rFonts w:ascii="Times New Roman" w:hAnsi="Times New Roman" w:cs="Times New Roman"/>
        </w:rPr>
        <w:t>4) and (</w:t>
      </w:r>
      <w:r w:rsidR="00DD3A24" w:rsidRPr="008F54E8">
        <w:rPr>
          <w:rFonts w:ascii="Times New Roman" w:hAnsi="Times New Roman" w:cs="Times New Roman"/>
        </w:rPr>
        <w:t>9.3</w:t>
      </w:r>
      <w:r w:rsidR="00A636A2" w:rsidRPr="008F54E8">
        <w:rPr>
          <w:rFonts w:ascii="Times New Roman" w:hAnsi="Times New Roman" w:cs="Times New Roman"/>
        </w:rPr>
        <w:t>-</w:t>
      </w:r>
      <w:r w:rsidRPr="008F54E8">
        <w:rPr>
          <w:rFonts w:ascii="Times New Roman" w:hAnsi="Times New Roman" w:cs="Times New Roman"/>
        </w:rPr>
        <w:t xml:space="preserve">5), an important practical modification come by the following substitutions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&lt;EndNote&gt;&lt;Cite&gt;&lt;Author&gt;Dingman&lt;/Author&gt;&lt;Year&gt;2002&lt;/Year&gt;&lt;RecNum&gt;7138&lt;/RecNum&gt;&lt;DisplayText&gt;[&lt;style face="italic"&gt;Dingman&lt;/style&gt;, 2002]&lt;/DisplayText&gt;&lt;record&gt;&lt;rec-number&gt;7138&lt;/rec-number&gt;&lt;foreign-keys&gt;&lt;key app="EN" db-id="05xxzddzkszw2qexx20xdvpmvaz0s9rfrpfa"&gt;7138&lt;/key&gt;&lt;/foreign-keys&gt;&lt;ref-type name="Book"&gt;6&lt;/ref-type&gt;&lt;contributors&gt;&lt;authors&gt;&lt;author&gt;Dingman, S. L.&lt;/author&gt;&lt;/authors&gt;&lt;/contributors&gt;&lt;titles&gt;&lt;title&gt;Physical hydrology&lt;/title&gt;&lt;/titles&gt;&lt;pages&gt;x, 646 p.&lt;/pages&gt;&lt;edition&gt;2nd&lt;/edition&gt;&lt;keywords&gt;&lt;keyword&gt;hydrology&lt;/keyword&gt;&lt;/keywords&gt;&lt;dates&gt;&lt;year&gt;2002&lt;/year&gt;&lt;/dates&gt;&lt;pub-location&gt;Upper Saddle River, N.J.&lt;/pub-location&gt;&lt;publisher&gt;Prentice Hall&lt;/publisher&gt;&lt;isbn&gt;0130996955&lt;/isbn&gt;&lt;accession-num&gt;12468237&lt;/accession-num&gt;&lt;call-num&gt;Machine Readable Collections - STORED OFFSITE GB661.2 .D56 2002&lt;/call-num&gt;&lt;urls&gt;&lt;/urls&gt;&lt;/record&gt;&lt;/Cite&gt;&lt;/EndNote&gt;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"_ENREF_4" \o "Dingman, 2002 #7138"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gridCol w:w="910"/>
      </w:tblGrid>
      <w:tr w:rsidR="00FF7532" w:rsidRPr="008F54E8" w14:paraId="2AEF5B22" w14:textId="77777777" w:rsidTr="00F8581A">
        <w:tc>
          <w:tcPr>
            <w:tcW w:w="8658" w:type="dxa"/>
          </w:tcPr>
          <w:p w14:paraId="68B77969" w14:textId="25B9AFEE"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=H </m:t>
                </m:r>
                <m:sSub>
                  <m:sSubPr>
                    <m:ctrlPr>
                      <w:rPr>
                        <w:rFonts w:ascii="Cambria Math" w:hAnsi="Cambria Math"/>
                        <w:i/>
                      </w:rPr>
                    </m:ctrlPr>
                  </m:sSubPr>
                  <m:e>
                    <m:r>
                      <w:rPr>
                        <w:rFonts w:ascii="Cambria Math" w:hAnsi="Cambria Math"/>
                      </w:rPr>
                      <m:t>S</m:t>
                    </m:r>
                  </m:e>
                  <m:sub>
                    <m:r>
                      <w:rPr>
                        <w:rFonts w:ascii="Cambria Math" w:hAnsi="Cambria Math"/>
                      </w:rPr>
                      <m:t>s</m:t>
                    </m:r>
                  </m:sub>
                </m:sSub>
              </m:oMath>
            </m:oMathPara>
          </w:p>
        </w:tc>
        <w:tc>
          <w:tcPr>
            <w:tcW w:w="918" w:type="dxa"/>
            <w:vAlign w:val="center"/>
          </w:tcPr>
          <w:p w14:paraId="61B9A2BC" w14:textId="71B5F1DE"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7)</w:t>
            </w:r>
          </w:p>
        </w:tc>
      </w:tr>
      <w:tr w:rsidR="00FF7532" w:rsidRPr="008F54E8" w14:paraId="4FF48EB0" w14:textId="77777777" w:rsidTr="00F8581A">
        <w:tc>
          <w:tcPr>
            <w:tcW w:w="8658" w:type="dxa"/>
          </w:tcPr>
          <w:p w14:paraId="3753D813" w14:textId="3AF2FF63" w:rsidR="00827966" w:rsidRPr="008F54E8" w:rsidRDefault="00827966" w:rsidP="00F8581A">
            <w:pPr>
              <w:spacing w:after="240"/>
              <w:ind w:left="720"/>
              <w:rPr>
                <w:rFonts w:ascii="Times New Roman" w:hAnsi="Times New Roman"/>
              </w:rPr>
            </w:pPr>
            <m:oMathPara>
              <m:oMathParaPr>
                <m:jc m:val="left"/>
              </m:oMathParaPr>
              <m:oMath>
                <m:r>
                  <w:rPr>
                    <w:rFonts w:ascii="Cambria Math" w:hAnsi="Cambria Math"/>
                  </w:rPr>
                  <m:t xml:space="preserve">T=H </m:t>
                </m:r>
                <m:sSub>
                  <m:sSubPr>
                    <m:ctrlPr>
                      <w:rPr>
                        <w:rFonts w:ascii="Cambria Math" w:hAnsi="Cambria Math"/>
                        <w:i/>
                      </w:rPr>
                    </m:ctrlPr>
                  </m:sSubPr>
                  <m:e>
                    <m:r>
                      <w:rPr>
                        <w:rFonts w:ascii="Cambria Math" w:hAnsi="Cambria Math"/>
                      </w:rPr>
                      <m:t>K</m:t>
                    </m:r>
                  </m:e>
                  <m:sub>
                    <m:r>
                      <w:rPr>
                        <w:rFonts w:ascii="Cambria Math" w:hAnsi="Cambria Math"/>
                      </w:rPr>
                      <m:t>h</m:t>
                    </m:r>
                  </m:sub>
                </m:sSub>
              </m:oMath>
            </m:oMathPara>
          </w:p>
        </w:tc>
        <w:tc>
          <w:tcPr>
            <w:tcW w:w="918" w:type="dxa"/>
            <w:vAlign w:val="center"/>
          </w:tcPr>
          <w:p w14:paraId="269522CD" w14:textId="48EFC2A7"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00A636A2" w:rsidRPr="008F54E8">
              <w:rPr>
                <w:rFonts w:ascii="Times New Roman" w:hAnsi="Times New Roman"/>
              </w:rPr>
              <w:t>-</w:t>
            </w:r>
            <w:r w:rsidRPr="008F54E8">
              <w:rPr>
                <w:rFonts w:ascii="Times New Roman" w:hAnsi="Times New Roman"/>
              </w:rPr>
              <w:t>8)</w:t>
            </w:r>
          </w:p>
        </w:tc>
      </w:tr>
    </w:tbl>
    <w:p w14:paraId="321B89A5" w14:textId="11A41959"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r w:rsidRPr="008F54E8">
        <w:rPr>
          <w:rFonts w:ascii="Times New Roman" w:hAnsi="Times New Roman" w:cs="Times New Roman"/>
          <w:i/>
        </w:rPr>
        <w:t>S</w:t>
      </w:r>
      <w:r w:rsidRPr="008F54E8">
        <w:rPr>
          <w:rFonts w:ascii="Times New Roman" w:hAnsi="Times New Roman" w:cs="Times New Roman"/>
          <w:i/>
          <w:vertAlign w:val="subscript"/>
        </w:rPr>
        <w:t>y</w:t>
      </w:r>
      <w:r w:rsidRPr="008F54E8">
        <w:rPr>
          <w:rFonts w:ascii="Times New Roman" w:hAnsi="Times New Roman" w:cs="Times New Roman"/>
        </w:rPr>
        <w:t xml:space="preserve"> is storage coefficient (m m</w:t>
      </w:r>
      <w:r w:rsidRPr="008F54E8">
        <w:rPr>
          <w:rFonts w:ascii="Times New Roman" w:hAnsi="Times New Roman" w:cs="Times New Roman"/>
          <w:vertAlign w:val="superscript"/>
        </w:rPr>
        <w:t>-1</w:t>
      </w:r>
      <w:r w:rsidRPr="008F54E8">
        <w:rPr>
          <w:rFonts w:ascii="Times New Roman" w:hAnsi="Times New Roman" w:cs="Times New Roman"/>
        </w:rPr>
        <w:t xml:space="preserve">), and </w:t>
      </w:r>
      <w:r w:rsidRPr="008F54E8">
        <w:rPr>
          <w:rFonts w:ascii="Times New Roman" w:hAnsi="Times New Roman" w:cs="Times New Roman"/>
          <w:i/>
        </w:rPr>
        <w:t>T</w:t>
      </w:r>
      <w:r w:rsidRPr="008F54E8">
        <w:rPr>
          <w:rFonts w:ascii="Times New Roman" w:hAnsi="Times New Roman" w:cs="Times New Roman"/>
        </w:rPr>
        <w:t xml:space="preserve"> is transmissivity (m</w:t>
      </w:r>
      <w:r w:rsidRPr="008F54E8">
        <w:rPr>
          <w:rFonts w:ascii="Times New Roman" w:hAnsi="Times New Roman" w:cs="Times New Roman"/>
          <w:vertAlign w:val="superscript"/>
        </w:rPr>
        <w:t>2</w:t>
      </w:r>
      <w:r w:rsidRPr="008F54E8">
        <w:rPr>
          <w:rFonts w:ascii="Times New Roman" w:hAnsi="Times New Roman" w:cs="Times New Roman"/>
        </w:rPr>
        <w:t xml:space="preserve"> d</w:t>
      </w:r>
      <w:r w:rsidRPr="008F54E8">
        <w:rPr>
          <w:rFonts w:ascii="Times New Roman" w:hAnsi="Times New Roman" w:cs="Times New Roman"/>
          <w:vertAlign w:val="superscript"/>
        </w:rPr>
        <w:t>-1</w:t>
      </w:r>
      <w:r w:rsidRPr="008F54E8">
        <w:rPr>
          <w:rFonts w:ascii="Times New Roman" w:hAnsi="Times New Roman" w:cs="Times New Roman"/>
        </w:rPr>
        <w:t xml:space="preserve">). The reason for using storage coefficients in place of specific storage is that </w:t>
      </w:r>
      <w:r w:rsidRPr="008F54E8">
        <w:rPr>
          <w:rFonts w:ascii="Times New Roman" w:hAnsi="Times New Roman" w:cs="Times New Roman"/>
          <w:i/>
        </w:rPr>
        <w:t>S</w:t>
      </w:r>
      <w:r w:rsidRPr="008F54E8">
        <w:rPr>
          <w:rFonts w:ascii="Times New Roman" w:hAnsi="Times New Roman" w:cs="Times New Roman"/>
          <w:i/>
          <w:vertAlign w:val="subscript"/>
        </w:rPr>
        <w:t>y</w:t>
      </w:r>
      <w:r w:rsidRPr="008F54E8">
        <w:rPr>
          <w:rFonts w:ascii="Times New Roman" w:hAnsi="Times New Roman" w:cs="Times New Roman"/>
        </w:rPr>
        <w:t xml:space="preserve"> values are “dimensionless” and relevant to sediment porosity (unconfined aquifers) or to a deformation modulus (confined aquifers) which are primary material parameters. The use of transmissivity allow much larger vertical dimensions of a cell (&gt; 10 m) as hydraulic conductivity </w:t>
      </w:r>
      <w:r w:rsidRPr="008F54E8">
        <w:rPr>
          <w:rFonts w:ascii="Times New Roman" w:hAnsi="Times New Roman" w:cs="Times New Roman"/>
          <w:i/>
        </w:rPr>
        <w:t>K</w:t>
      </w:r>
      <w:r w:rsidRPr="008F54E8">
        <w:rPr>
          <w:rFonts w:ascii="Times New Roman" w:hAnsi="Times New Roman" w:cs="Times New Roman"/>
          <w:i/>
          <w:vertAlign w:val="subscript"/>
        </w:rPr>
        <w:t>h</w:t>
      </w:r>
      <w:r w:rsidRPr="008F54E8">
        <w:rPr>
          <w:rFonts w:ascii="Times New Roman" w:hAnsi="Times New Roman" w:cs="Times New Roman"/>
        </w:rPr>
        <w:t xml:space="preserve"> can significantly vary </w:t>
      </w:r>
      <w:r w:rsidRPr="008F54E8">
        <w:rPr>
          <w:rFonts w:ascii="Times New Roman" w:hAnsi="Times New Roman" w:cs="Times New Roman"/>
        </w:rPr>
        <w:fldChar w:fldCharType="begin">
          <w:fldData xml:space="preserve">PEVuZE5vdGU+PENpdGU+PEF1dGhvcj5JbmdlYnJpdHNlbjwvQXV0aG9yPjxZZWFyPjE5OTk8L1ll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PEVuZE5vdGU+PENpdGU+PEF1dGhvcj5JbmdlYnJpdHNlbjwvQXV0aG9yPjxZZWFyPjE5OTk8L1ll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"_ENREF_10" \o "Ingebritsen, 1999 #7216"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These substitutions yield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12"/>
        <w:gridCol w:w="900"/>
      </w:tblGrid>
      <w:tr w:rsidR="00827966" w:rsidRPr="008F54E8" w14:paraId="71A45AD1" w14:textId="79F94895" w:rsidTr="00DD3A24">
        <w:tc>
          <w:tcPr>
            <w:tcW w:w="8448" w:type="dxa"/>
          </w:tcPr>
          <w:p w14:paraId="657C4BD1" w14:textId="7E1EF063"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k</m:t>
                        </m:r>
                        <m:d>
                          <m:dPr>
                            <m:ctrlPr>
                              <w:rPr>
                                <w:rFonts w:ascii="Cambria Math" w:hAnsi="Cambria Math"/>
                                <w:i/>
                              </w:rPr>
                            </m:ctrlPr>
                          </m:dPr>
                          <m:e>
                            <m:r>
                              <w:rPr>
                                <w:rFonts w:ascii="Cambria Math" w:hAnsi="Cambria Math"/>
                              </w:rPr>
                              <m:t>i,j,k</m:t>
                            </m:r>
                          </m:e>
                        </m:d>
                      </m:sub>
                    </m:sSub>
                    <m:sSub>
                      <m:sSubPr>
                        <m:ctrlPr>
                          <w:rPr>
                            <w:rFonts w:ascii="Cambria Math" w:hAnsi="Cambria Math"/>
                            <w:i/>
                          </w:rPr>
                        </m:ctrlPr>
                      </m:sSubPr>
                      <m:e>
                        <m:r>
                          <w:rPr>
                            <w:rFonts w:ascii="Cambria Math" w:hAnsi="Cambria Math"/>
                          </w:rPr>
                          <m:t>S</m:t>
                        </m:r>
                      </m:e>
                      <m:sub>
                        <m:r>
                          <w:rPr>
                            <w:rFonts w:ascii="Cambria Math" w:hAnsi="Cambria Math"/>
                          </w:rPr>
                          <m:t>y</m:t>
                        </m:r>
                        <m:d>
                          <m:dPr>
                            <m:ctrlPr>
                              <w:rPr>
                                <w:rFonts w:ascii="Cambria Math" w:hAnsi="Cambria Math"/>
                                <w:i/>
                              </w:rPr>
                            </m:ctrlPr>
                          </m:dPr>
                          <m:e>
                            <m:r>
                              <w:rPr>
                                <w:rFonts w:ascii="Cambria Math" w:hAnsi="Cambria Math"/>
                              </w:rPr>
                              <m:t>i,j,k</m:t>
                            </m:r>
                          </m:e>
                        </m:d>
                      </m:sub>
                    </m:sSub>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i,j,k</m:t>
                            </m:r>
                          </m:sub>
                        </m:sSub>
                      </m:num>
                      <m:den>
                        <m:r>
                          <m:rPr>
                            <m:sty m:val="p"/>
                          </m:rPr>
                          <w:rPr>
                            <w:rFonts w:ascii="Cambria Math" w:hAnsi="Cambria Math"/>
                          </w:rPr>
                          <m:t>Δ</m:t>
                        </m:r>
                        <m:r>
                          <w:rPr>
                            <w:rFonts w:ascii="Cambria Math" w:hAnsi="Cambria Math"/>
                          </w:rPr>
                          <m:t>t</m:t>
                        </m:r>
                      </m:den>
                    </m:f>
                    <m:r>
                      <w:rPr>
                        <w:rFonts w:ascii="Cambria Math" w:hAnsi="Cambria Math"/>
                      </w:rPr>
                      <m:t>=∆x</m:t>
                    </m:r>
                  </m:e>
                  <m:sub>
                    <m:r>
                      <w:rPr>
                        <w:rFonts w:ascii="Cambria Math" w:hAnsi="Cambria Math"/>
                      </w:rPr>
                      <m:t>i,j,k</m:t>
                    </m:r>
                  </m:sub>
                </m:sSub>
                <m:sSub>
                  <m:sSubPr>
                    <m:ctrlPr>
                      <w:rPr>
                        <w:rFonts w:ascii="Cambria Math" w:hAnsi="Cambria Math"/>
                        <w:i/>
                      </w:rPr>
                    </m:ctrlPr>
                  </m:sSubPr>
                  <m:e>
                    <m:r>
                      <w:rPr>
                        <w:rFonts w:ascii="Cambria Math" w:hAnsi="Cambria Math"/>
                      </w:rPr>
                      <m:t>∆y</m:t>
                    </m:r>
                  </m:e>
                  <m:sub>
                    <m:r>
                      <w:rPr>
                        <w:rFonts w:ascii="Cambria Math" w:hAnsi="Cambria Math"/>
                      </w:rPr>
                      <m:t>i,j,k</m:t>
                    </m:r>
                  </m:sub>
                </m:sSub>
                <m:sSub>
                  <m:sSubPr>
                    <m:ctrlPr>
                      <w:rPr>
                        <w:rFonts w:ascii="Cambria Math" w:hAnsi="Cambria Math"/>
                        <w:i/>
                      </w:rPr>
                    </m:ctrlPr>
                  </m:sSubPr>
                  <m:e>
                    <m:r>
                      <w:rPr>
                        <w:rFonts w:ascii="Cambria Math" w:hAnsi="Cambria Math"/>
                      </w:rPr>
                      <m:t>S</m:t>
                    </m:r>
                  </m:e>
                  <m:sub>
                    <m:r>
                      <w:rPr>
                        <w:rFonts w:ascii="Cambria Math" w:hAnsi="Cambria Math"/>
                      </w:rPr>
                      <m:t>y</m:t>
                    </m:r>
                    <m:d>
                      <m:dPr>
                        <m:ctrlPr>
                          <w:rPr>
                            <w:rFonts w:ascii="Cambria Math" w:hAnsi="Cambria Math"/>
                            <w:i/>
                          </w:rPr>
                        </m:ctrlPr>
                      </m:dPr>
                      <m:e>
                        <m:r>
                          <w:rPr>
                            <w:rFonts w:ascii="Cambria Math" w:hAnsi="Cambria Math"/>
                          </w:rPr>
                          <m:t>i,j,k</m:t>
                        </m:r>
                      </m:e>
                    </m:d>
                  </m:sub>
                </m:sSub>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r>
                          <w:rPr>
                            <w:rFonts w:ascii="Cambria Math" w:hAnsi="Cambria Math"/>
                          </w:rPr>
                          <m:t>h</m:t>
                        </m:r>
                      </m:e>
                      <m:sub>
                        <m:r>
                          <w:rPr>
                            <w:rFonts w:ascii="Cambria Math" w:hAnsi="Cambria Math"/>
                          </w:rPr>
                          <m:t>i,j,k</m:t>
                        </m:r>
                      </m:sub>
                    </m:sSub>
                  </m:num>
                  <m:den>
                    <m:r>
                      <m:rPr>
                        <m:sty m:val="p"/>
                      </m:rPr>
                      <w:rPr>
                        <w:rFonts w:ascii="Cambria Math" w:hAnsi="Cambria Math"/>
                      </w:rPr>
                      <m:t>Δ</m:t>
                    </m:r>
                    <m:r>
                      <w:rPr>
                        <w:rFonts w:ascii="Cambria Math" w:hAnsi="Cambria Math"/>
                      </w:rPr>
                      <m:t>t</m:t>
                    </m:r>
                  </m:den>
                </m:f>
              </m:oMath>
            </m:oMathPara>
          </w:p>
        </w:tc>
        <w:tc>
          <w:tcPr>
            <w:tcW w:w="912" w:type="dxa"/>
            <w:gridSpan w:val="2"/>
            <w:vAlign w:val="center"/>
          </w:tcPr>
          <w:p w14:paraId="6C7578B3" w14:textId="41F548DE"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9)</w:t>
            </w:r>
          </w:p>
        </w:tc>
      </w:tr>
      <w:tr w:rsidR="00827966" w:rsidRPr="008F54E8" w14:paraId="5584AF37" w14:textId="6BA926AE" w:rsidTr="00DD3A24">
        <w:tc>
          <w:tcPr>
            <w:tcW w:w="8460" w:type="dxa"/>
            <w:gridSpan w:val="2"/>
          </w:tcPr>
          <w:p w14:paraId="493D046D" w14:textId="702DAB40"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b</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Δ</m:t>
                        </m:r>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sub>
                    </m:sSub>
                  </m:den>
                </m:f>
              </m:oMath>
            </m:oMathPara>
          </w:p>
        </w:tc>
        <w:tc>
          <w:tcPr>
            <w:tcW w:w="900" w:type="dxa"/>
            <w:vAlign w:val="center"/>
          </w:tcPr>
          <w:p w14:paraId="44DFB738" w14:textId="44C599C6" w:rsidR="00827966" w:rsidRPr="008F54E8" w:rsidRDefault="00827966" w:rsidP="00DD3A24">
            <w:pPr>
              <w:spacing w:after="240"/>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10)</w:t>
            </w:r>
          </w:p>
        </w:tc>
      </w:tr>
    </w:tbl>
    <w:p w14:paraId="5E42C2F2" w14:textId="048886D9"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r w:rsidRPr="008F54E8">
        <w:rPr>
          <w:rFonts w:ascii="Times New Roman" w:hAnsi="Times New Roman" w:cs="Times New Roman"/>
          <w:i/>
        </w:rPr>
        <w:t>A</w:t>
      </w:r>
      <w:r w:rsidRPr="008F54E8">
        <w:rPr>
          <w:rFonts w:ascii="Times New Roman" w:hAnsi="Times New Roman" w:cs="Times New Roman"/>
          <w:i/>
          <w:vertAlign w:val="subscript"/>
        </w:rPr>
        <w:t>k</w:t>
      </w:r>
      <w:r w:rsidRPr="008F54E8">
        <w:rPr>
          <w:rFonts w:ascii="Times New Roman" w:hAnsi="Times New Roman" w:cs="Times New Roman"/>
        </w:rPr>
        <w:t xml:space="preserve"> is cell area or area orthogonal to </w:t>
      </w:r>
      <w:r w:rsidRPr="008F54E8">
        <w:rPr>
          <w:rFonts w:ascii="Times New Roman" w:hAnsi="Times New Roman" w:cs="Times New Roman"/>
          <w:i/>
        </w:rPr>
        <w:t>z</w:t>
      </w:r>
      <w:r w:rsidRPr="008F54E8">
        <w:rPr>
          <w:rFonts w:ascii="Times New Roman" w:hAnsi="Times New Roman" w:cs="Times New Roman"/>
        </w:rPr>
        <w:t>-direction (</w:t>
      </w:r>
      <w:r w:rsidRPr="008F54E8">
        <w:rPr>
          <w:rFonts w:ascii="Times New Roman" w:hAnsi="Times New Roman" w:cs="Times New Roman"/>
          <w:i/>
        </w:rPr>
        <w:t>k</w:t>
      </w:r>
      <w:r w:rsidRPr="008F54E8">
        <w:rPr>
          <w:rFonts w:ascii="Times New Roman" w:hAnsi="Times New Roman" w:cs="Times New Roman"/>
        </w:rPr>
        <w:t xml:space="preserve"> indices), and </w:t>
      </w:r>
      <w:r w:rsidRPr="008F54E8">
        <w:rPr>
          <w:rFonts w:ascii="Times New Roman" w:hAnsi="Times New Roman" w:cs="Times New Roman"/>
          <w:i/>
        </w:rPr>
        <w:t>b</w:t>
      </w:r>
      <w:r w:rsidRPr="008F54E8">
        <w:rPr>
          <w:rFonts w:ascii="Times New Roman" w:hAnsi="Times New Roman" w:cs="Times New Roman"/>
        </w:rPr>
        <w:t xml:space="preserve"> is the saturated thickness of the cell interface. Note that eq. (</w:t>
      </w:r>
      <w:r w:rsidR="00DD3A24" w:rsidRPr="008F54E8">
        <w:rPr>
          <w:rFonts w:ascii="Times New Roman" w:hAnsi="Times New Roman" w:cs="Times New Roman"/>
        </w:rPr>
        <w:t>9.3-</w:t>
      </w:r>
      <w:r w:rsidRPr="008F54E8">
        <w:rPr>
          <w:rFonts w:ascii="Times New Roman" w:hAnsi="Times New Roman" w:cs="Times New Roman"/>
        </w:rPr>
        <w:t xml:space="preserve">10) does not apply to cell conductance </w:t>
      </w:r>
      <w:r w:rsidRPr="008F54E8">
        <w:rPr>
          <w:rFonts w:ascii="Times New Roman" w:hAnsi="Times New Roman" w:cs="Times New Roman"/>
          <w:i/>
        </w:rPr>
        <w:t>C</w:t>
      </w:r>
      <w:r w:rsidRPr="008F54E8">
        <w:rPr>
          <w:rFonts w:ascii="Times New Roman" w:hAnsi="Times New Roman" w:cs="Times New Roman"/>
        </w:rPr>
        <w:t xml:space="preserve"> in </w:t>
      </w:r>
      <w:r w:rsidRPr="008F54E8">
        <w:rPr>
          <w:rFonts w:ascii="Times New Roman" w:hAnsi="Times New Roman" w:cs="Times New Roman"/>
          <w:i/>
        </w:rPr>
        <w:t>z</w:t>
      </w:r>
      <w:r w:rsidRPr="008F54E8">
        <w:rPr>
          <w:rFonts w:ascii="Times New Roman" w:hAnsi="Times New Roman" w:cs="Times New Roman"/>
        </w:rPr>
        <w:t>-direction that has still to be calculated using eq. (</w:t>
      </w:r>
      <w:r w:rsidR="00DD3A24" w:rsidRPr="008F54E8">
        <w:rPr>
          <w:rFonts w:ascii="Times New Roman" w:hAnsi="Times New Roman" w:cs="Times New Roman"/>
        </w:rPr>
        <w:t>9.3-</w:t>
      </w:r>
      <w:r w:rsidRPr="008F54E8">
        <w:rPr>
          <w:rFonts w:ascii="Times New Roman" w:hAnsi="Times New Roman" w:cs="Times New Roman"/>
        </w:rPr>
        <w:t>5).</w:t>
      </w:r>
    </w:p>
    <w:p w14:paraId="423DA251" w14:textId="69232E51" w:rsidR="00827966" w:rsidRPr="008F54E8" w:rsidRDefault="00827966" w:rsidP="00827966">
      <w:pPr>
        <w:jc w:val="both"/>
        <w:rPr>
          <w:rFonts w:ascii="Times New Roman" w:hAnsi="Times New Roman" w:cs="Times New Roman"/>
        </w:rPr>
      </w:pPr>
      <w:r w:rsidRPr="008F54E8">
        <w:rPr>
          <w:rFonts w:ascii="Times New Roman" w:hAnsi="Times New Roman" w:cs="Times New Roman"/>
          <w:u w:val="single"/>
        </w:rPr>
        <w:t>Permeability and conductivity</w:t>
      </w:r>
      <w:r w:rsidRPr="008F54E8">
        <w:rPr>
          <w:rFonts w:ascii="Times New Roman" w:hAnsi="Times New Roman" w:cs="Times New Roman"/>
        </w:rPr>
        <w:t>- Permeability (</w:t>
      </w:r>
      <w:r w:rsidRPr="008F54E8">
        <w:rPr>
          <w:rFonts w:ascii="Times New Roman" w:hAnsi="Times New Roman" w:cs="Times New Roman"/>
          <w:i/>
        </w:rPr>
        <w:t>P</w:t>
      </w:r>
      <w:r w:rsidRPr="008F54E8">
        <w:rPr>
          <w:rFonts w:ascii="Times New Roman" w:hAnsi="Times New Roman" w:cs="Times New Roman"/>
        </w:rPr>
        <w:t>, m</w:t>
      </w:r>
      <w:r w:rsidRPr="008F54E8">
        <w:rPr>
          <w:rFonts w:ascii="Times New Roman" w:hAnsi="Times New Roman" w:cs="Times New Roman"/>
          <w:vertAlign w:val="superscript"/>
        </w:rPr>
        <w:t>2</w:t>
      </w:r>
      <w:r w:rsidRPr="008F54E8">
        <w:rPr>
          <w:rFonts w:ascii="Times New Roman" w:hAnsi="Times New Roman" w:cs="Times New Roman"/>
        </w:rPr>
        <w:t>) is a universal geometrical metric for connected pore network in rock or sediment materials. In case of fluid substance to be water, permeability relates to conductivity (</w:t>
      </w:r>
      <w:r w:rsidRPr="008F54E8">
        <w:rPr>
          <w:rFonts w:ascii="Times New Roman" w:hAnsi="Times New Roman" w:cs="Times New Roman"/>
          <w:i/>
        </w:rPr>
        <w:t>K</w:t>
      </w:r>
      <w:r w:rsidRPr="008F54E8">
        <w:rPr>
          <w:rFonts w:ascii="Times New Roman" w:hAnsi="Times New Roman" w:cs="Times New Roman"/>
        </w:rPr>
        <w:t>, m/sec) through water density (</w:t>
      </w:r>
      <w:r w:rsidRPr="008F54E8">
        <w:rPr>
          <w:rFonts w:ascii="Times New Roman" w:hAnsi="Times New Roman" w:cs="Times New Roman"/>
          <w:i/>
        </w:rPr>
        <w:t>ρ</w:t>
      </w:r>
      <w:r w:rsidRPr="008F54E8">
        <w:rPr>
          <w:rFonts w:ascii="Times New Roman" w:hAnsi="Times New Roman" w:cs="Times New Roman"/>
        </w:rPr>
        <w:t>, kg/m</w:t>
      </w:r>
      <w:r w:rsidRPr="008F54E8">
        <w:rPr>
          <w:rFonts w:ascii="Times New Roman" w:hAnsi="Times New Roman" w:cs="Times New Roman"/>
          <w:vertAlign w:val="superscript"/>
        </w:rPr>
        <w:t>3</w:t>
      </w:r>
      <w:r w:rsidRPr="008F54E8">
        <w:rPr>
          <w:rFonts w:ascii="Times New Roman" w:hAnsi="Times New Roman" w:cs="Times New Roman"/>
        </w:rPr>
        <w:t>), Earth gravity constant (</w:t>
      </w:r>
      <w:r w:rsidRPr="008F54E8">
        <w:rPr>
          <w:rFonts w:ascii="Times New Roman" w:hAnsi="Times New Roman" w:cs="Times New Roman"/>
          <w:i/>
        </w:rPr>
        <w:t>g</w:t>
      </w:r>
      <w:r w:rsidRPr="008F54E8">
        <w:rPr>
          <w:rFonts w:ascii="Times New Roman" w:hAnsi="Times New Roman" w:cs="Times New Roman"/>
        </w:rPr>
        <w:t>, kg/m</w:t>
      </w:r>
      <w:r w:rsidRPr="008F54E8">
        <w:rPr>
          <w:rFonts w:ascii="Times New Roman" w:hAnsi="Times New Roman" w:cs="Times New Roman"/>
          <w:vertAlign w:val="superscript"/>
        </w:rPr>
        <w:t>3</w:t>
      </w:r>
      <w:r w:rsidRPr="008F54E8">
        <w:rPr>
          <w:rFonts w:ascii="Times New Roman" w:hAnsi="Times New Roman" w:cs="Times New Roman"/>
        </w:rPr>
        <w:t>), and the dynamic viscosity of water (</w:t>
      </w:r>
      <w:r w:rsidRPr="008F54E8">
        <w:rPr>
          <w:rFonts w:ascii="Times New Roman" w:hAnsi="Times New Roman" w:cs="Times New Roman"/>
          <w:i/>
        </w:rPr>
        <w:t>μ</w:t>
      </w:r>
      <w:r w:rsidRPr="008F54E8">
        <w:rPr>
          <w:rFonts w:ascii="Times New Roman" w:hAnsi="Times New Roman" w:cs="Times New Roman"/>
        </w:rPr>
        <w:t>, kg/(</w:t>
      </w:r>
      <w:proofErr w:type="spellStart"/>
      <w:r w:rsidRPr="008F54E8">
        <w:rPr>
          <w:rFonts w:ascii="Times New Roman" w:hAnsi="Times New Roman" w:cs="Times New Roman"/>
        </w:rPr>
        <w:t>m·sec</w:t>
      </w:r>
      <w:proofErr w:type="spellEnd"/>
      <w:r w:rsidRPr="008F54E8">
        <w:rPr>
          <w:rFonts w:ascii="Times New Roman" w:hAnsi="Times New Roman" w:cs="Times New Roman"/>
        </w:rPr>
        <w:t>)) as following</w:t>
      </w:r>
      <w:r w:rsidR="00DD3A24" w:rsidRPr="008F54E8">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900"/>
      </w:tblGrid>
      <w:tr w:rsidR="00827966" w:rsidRPr="008F54E8" w14:paraId="310B26F6" w14:textId="6F6CA2F7" w:rsidTr="00DD3A24">
        <w:tc>
          <w:tcPr>
            <w:tcW w:w="8460" w:type="dxa"/>
          </w:tcPr>
          <w:p w14:paraId="5188E68D" w14:textId="3D2A3319" w:rsidR="00827966" w:rsidRPr="008F54E8" w:rsidRDefault="00827966" w:rsidP="00F8581A">
            <w:pPr>
              <w:spacing w:after="240"/>
              <w:ind w:left="720"/>
              <w:rPr>
                <w:rFonts w:ascii="Times New Roman" w:hAnsi="Times New Roman"/>
              </w:rPr>
            </w:pPr>
            <m:oMathPara>
              <m:oMathParaPr>
                <m:jc m:val="left"/>
              </m:oMathParaPr>
              <m:oMath>
                <m:r>
                  <w:rPr>
                    <w:rFonts w:ascii="Cambria Math" w:hAnsi="Cambria Math"/>
                  </w:rPr>
                  <m:t>K=P</m:t>
                </m:r>
                <m:f>
                  <m:fPr>
                    <m:ctrlPr>
                      <w:rPr>
                        <w:rFonts w:ascii="Cambria Math" w:hAnsi="Cambria Math"/>
                        <w:i/>
                      </w:rPr>
                    </m:ctrlPr>
                  </m:fPr>
                  <m:num>
                    <m:r>
                      <w:rPr>
                        <w:rFonts w:ascii="Cambria Math" w:hAnsi="Cambria Math"/>
                      </w:rPr>
                      <m:t>ρ</m:t>
                    </m:r>
                    <m:r>
                      <m:rPr>
                        <m:sty m:val="p"/>
                      </m:rPr>
                      <w:rPr>
                        <w:rFonts w:ascii="Cambria Math" w:hAnsi="Cambria Math"/>
                      </w:rPr>
                      <m:t xml:space="preserve"> </m:t>
                    </m:r>
                    <m:r>
                      <w:rPr>
                        <w:rFonts w:ascii="Cambria Math" w:hAnsi="Cambria Math"/>
                      </w:rPr>
                      <m:t>g</m:t>
                    </m:r>
                  </m:num>
                  <m:den>
                    <m:r>
                      <w:rPr>
                        <w:rFonts w:ascii="Cambria Math" w:hAnsi="Cambria Math"/>
                      </w:rPr>
                      <m:t>μ</m:t>
                    </m:r>
                  </m:den>
                </m:f>
              </m:oMath>
            </m:oMathPara>
          </w:p>
        </w:tc>
        <w:tc>
          <w:tcPr>
            <w:tcW w:w="900" w:type="dxa"/>
            <w:vAlign w:val="center"/>
          </w:tcPr>
          <w:p w14:paraId="0C0182FF" w14:textId="4385647B"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9.3-11</w:t>
            </w:r>
            <w:r w:rsidRPr="008F54E8">
              <w:rPr>
                <w:rFonts w:ascii="Times New Roman" w:hAnsi="Times New Roman"/>
              </w:rPr>
              <w:t>)</w:t>
            </w:r>
          </w:p>
        </w:tc>
      </w:tr>
    </w:tbl>
    <w:p w14:paraId="13E2794C" w14:textId="2A6561F5"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In turn, both are known to decease with depth </w:t>
      </w:r>
      <w:r w:rsidRPr="008F54E8">
        <w:rPr>
          <w:rFonts w:ascii="Times New Roman" w:hAnsi="Times New Roman" w:cs="Times New Roman"/>
        </w:rPr>
        <w:fldChar w:fldCharType="begin">
          <w:fldData xml:space="preserve">PEVuZE5vdGU+PENpdGU+PEF1dGhvcj5JbmdlYnJpdHNlbjwvQXV0aG9yPjxZZWFyPjE5OTk8L1ll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PEVuZE5vdGU+PENpdGU+PEF1dGhvcj5JbmdlYnJpdHNlbjwvQXV0aG9yPjxZZWFyPjE5OTk8L1ll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"_ENREF_10" \o "Ingebritsen, 1999 #7216"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exponentially as size and density of pore network tend to decrease with depth. We use formulations of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&lt;EndNote&gt;&lt;Cite&gt;&lt;Author&gt;Miguez-Macho&lt;/Author&gt;&lt;Year&gt;2007&lt;/Year&gt;&lt;RecNum&gt;7190&lt;/RecNum&gt;&lt;DisplayText&gt;[&lt;style face="italic"&gt;Miguez-Macho et al.&lt;/style&gt;, 2007]&lt;/DisplayText&gt;&lt;record&gt;&lt;rec-number&gt;7190&lt;/rec-number&gt;&lt;foreign-keys&gt;&lt;key app="EN" db-id="05xxzddzkszw2qexx20xdvpmvaz0s9rfrpfa"&gt;7190&lt;/key&gt;&lt;/foreign-keys&gt;&lt;ref-type name="Journal Article"&gt;17&lt;/ref-type&gt;&lt;contributors&gt;&lt;authors&gt;&lt;author&gt;Miguez-Macho, G.&lt;/author&gt;&lt;author&gt;Fan, Y.&lt;/author&gt;&lt;author&gt;Weaver, C. P.&lt;/author&gt;&lt;author&gt;Walko, R.&lt;/author&gt;&lt;author&gt;Robock, A.&lt;/author&gt;&lt;/authors&gt;&lt;/contributors&gt;&lt;auth-address&gt;Univ Santiago Compostela, Nonlinear Phys Grp, E-15706 Santiago, Spain&amp;#xD;Rutgers State Univ, Dept Geol Sci, Piscataway, NJ 08854 USA&amp;#xD;Rutgers State Univ, Dept Environm Sci, New Brunswick, NJ 08901 USA&amp;#xD;Duke Univ, Dept Civil Engn, Durham, NC 27708 USA&lt;/auth-address&gt;&lt;titles&gt;&lt;title&gt;Incorporating water table dynamics in climate modeling: 2. Formulation, validation, and soil moisture simulation&lt;/title&gt;&lt;secondary-title&gt;Journal of Geophysical Research-Atmospheres&lt;/secondary-title&gt;&lt;alt-title&gt;J Geophys Res-Atmos&lt;/alt-title&gt;&lt;/titles&gt;&lt;periodical&gt;&lt;full-title&gt;Journal of Geophysical Research-Atmospheres&lt;/full-title&gt;&lt;/periodical&gt;&lt;volume&gt;112&lt;/volume&gt;&lt;number&gt;D13&lt;/number&gt;&lt;keywords&gt;&lt;keyword&gt;hydrology&lt;/keyword&gt;&lt;keyword&gt;groundwater&lt;/keyword&gt;&lt;/keywords&gt;&lt;dates&gt;&lt;year&gt;2007&lt;/year&gt;&lt;pub-dates&gt;&lt;date&gt;Jul 6&lt;/date&gt;&lt;/pub-dates&gt;&lt;/dates&gt;&lt;isbn&gt;2169-897X&lt;/isbn&gt;&lt;accession-num&gt;ISI:000247881300003&lt;/accession-num&gt;&lt;urls&gt;&lt;related-urls&gt;&lt;url&gt;&amp;lt;Go to ISI&amp;gt;://000247881300003&lt;/url&gt;&lt;url&gt;https://agupubs.onlinelibrary.wiley.com/doi/pdf/10.1029/2006JD008112&lt;/url&gt;&lt;/related-urls&gt;&lt;/urls&gt;&lt;electronic-resource-num&gt;Artn D13108&amp;#xD;10.1029/2006jd008112&lt;/electronic-resource-num&gt;&lt;language&gt;English&lt;/language&gt;&lt;/record&gt;&lt;/Cite&gt;&lt;/EndNote&gt;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"_ENREF_13" \o "Miguez-Macho, 2007 #7190" </w:instrText>
      </w:r>
      <w:r w:rsidR="00B4653C">
        <w:fldChar w:fldCharType="separate"/>
      </w:r>
      <w:r>
        <w:rPr>
          <w:b/>
          <w:bCs/>
          <w:lang w:val="en-US"/>
        </w:rPr>
        <w:t xml:space="preserve">Error! Hyperlink </w:t>
      </w:r>
      <w:r>
        <w:rPr>
          <w:b/>
          <w:bCs/>
          <w:lang w:val="en-US"/>
        </w:rPr>
        <w:lastRenderedPageBreak/>
        <w:t>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that use </w:t>
      </w:r>
      <w:r w:rsidRPr="008F54E8">
        <w:rPr>
          <w:rFonts w:ascii="Times New Roman" w:hAnsi="Times New Roman" w:cs="Times New Roman"/>
          <w:i/>
        </w:rPr>
        <w:t>e</w:t>
      </w:r>
      <w:r w:rsidRPr="008F54E8">
        <w:rPr>
          <w:rFonts w:ascii="Times New Roman" w:hAnsi="Times New Roman" w:cs="Times New Roman"/>
        </w:rPr>
        <w:t xml:space="preserve">-folding value, </w:t>
      </w:r>
      <w:r w:rsidRPr="008F54E8">
        <w:rPr>
          <w:rFonts w:ascii="Times New Roman" w:hAnsi="Times New Roman" w:cs="Times New Roman"/>
          <w:i/>
        </w:rPr>
        <w:t>f</w:t>
      </w:r>
      <w:r w:rsidRPr="008F54E8">
        <w:rPr>
          <w:rFonts w:ascii="Times New Roman" w:hAnsi="Times New Roman" w:cs="Times New Roman"/>
        </w:rPr>
        <w:t xml:space="preserve">,  as the exponent factor for the conductivity decrease with depth, </w:t>
      </w:r>
      <w:r w:rsidRPr="008F54E8">
        <w:rPr>
          <w:rFonts w:ascii="Times New Roman" w:hAnsi="Times New Roman" w:cs="Times New Roman"/>
          <w:i/>
        </w:rPr>
        <w:t>z</w:t>
      </w:r>
      <w:r w:rsidRPr="008F54E8">
        <w:rPr>
          <w:rFonts w:ascii="Times New Roman" w:hAnsi="Times New Roman" w:cs="Times New Roman"/>
        </w:rPr>
        <w:t>, as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900"/>
      </w:tblGrid>
      <w:tr w:rsidR="00827966" w:rsidRPr="008F54E8" w14:paraId="6BF46D8B" w14:textId="04246BAA" w:rsidTr="00DD3A24">
        <w:tc>
          <w:tcPr>
            <w:tcW w:w="8460" w:type="dxa"/>
          </w:tcPr>
          <w:p w14:paraId="7254087C" w14:textId="14A81468"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r>
                      <w:rPr>
                        <w:rFonts w:ascii="Cambria Math" w:hAnsi="Cambria Math"/>
                      </w:rPr>
                      <m:t>z</m:t>
                    </m:r>
                  </m:e>
                </m:d>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h</m:t>
                    </m:r>
                  </m:sub>
                  <m:sup>
                    <m:r>
                      <w:rPr>
                        <w:rFonts w:ascii="Cambria Math" w:hAnsi="Cambria Math"/>
                      </w:rPr>
                      <m:t>ref</m:t>
                    </m:r>
                  </m:sup>
                </m:sSub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ref</m:t>
                                </m:r>
                              </m:sub>
                            </m:sSub>
                          </m:e>
                        </m:d>
                      </m:num>
                      <m:den>
                        <m:r>
                          <w:rPr>
                            <w:rFonts w:ascii="Cambria Math" w:hAnsi="Cambria Math"/>
                          </w:rPr>
                          <m:t>f</m:t>
                        </m:r>
                      </m:den>
                    </m:f>
                  </m:sup>
                </m:sSup>
              </m:oMath>
            </m:oMathPara>
          </w:p>
        </w:tc>
        <w:tc>
          <w:tcPr>
            <w:tcW w:w="900" w:type="dxa"/>
            <w:vAlign w:val="center"/>
          </w:tcPr>
          <w:p w14:paraId="1CD67FE0" w14:textId="0D189BFA"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2</w:t>
            </w:r>
            <w:r w:rsidRPr="008F54E8">
              <w:rPr>
                <w:rFonts w:ascii="Times New Roman" w:hAnsi="Times New Roman"/>
              </w:rPr>
              <w:t>)</w:t>
            </w:r>
          </w:p>
        </w:tc>
      </w:tr>
    </w:tbl>
    <w:p w14:paraId="1B1B5E0A" w14:textId="29CA5FF2"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proofErr w:type="spellStart"/>
      <w:r w:rsidRPr="008F54E8">
        <w:rPr>
          <w:rFonts w:ascii="Times New Roman" w:hAnsi="Times New Roman" w:cs="Times New Roman"/>
          <w:i/>
        </w:rPr>
        <w:t>K</w:t>
      </w:r>
      <w:r w:rsidRPr="008F54E8">
        <w:rPr>
          <w:rFonts w:ascii="Times New Roman" w:hAnsi="Times New Roman" w:cs="Times New Roman"/>
          <w:i/>
          <w:vertAlign w:val="subscript"/>
        </w:rPr>
        <w:t>h</w:t>
      </w:r>
      <w:r w:rsidRPr="008F54E8">
        <w:rPr>
          <w:rFonts w:ascii="Times New Roman" w:hAnsi="Times New Roman" w:cs="Times New Roman"/>
          <w:i/>
          <w:vertAlign w:val="superscript"/>
        </w:rPr>
        <w:t>ref</w:t>
      </w:r>
      <w:proofErr w:type="spellEnd"/>
      <w:r w:rsidRPr="008F54E8">
        <w:rPr>
          <w:rFonts w:ascii="Times New Roman" w:hAnsi="Times New Roman" w:cs="Times New Roman"/>
        </w:rPr>
        <w:t xml:space="preserve"> is a hydraulic conductivity at the reference depth, </w:t>
      </w:r>
      <w:proofErr w:type="spellStart"/>
      <w:r w:rsidRPr="008F54E8">
        <w:rPr>
          <w:rFonts w:ascii="Times New Roman" w:hAnsi="Times New Roman" w:cs="Times New Roman"/>
          <w:i/>
        </w:rPr>
        <w:t>z</w:t>
      </w:r>
      <w:r w:rsidRPr="008F54E8">
        <w:rPr>
          <w:rFonts w:ascii="Times New Roman" w:hAnsi="Times New Roman" w:cs="Times New Roman"/>
          <w:i/>
          <w:vertAlign w:val="subscript"/>
        </w:rPr>
        <w:t>ref</w:t>
      </w:r>
      <w:proofErr w:type="spellEnd"/>
      <w:r w:rsidRPr="008F54E8">
        <w:rPr>
          <w:rFonts w:ascii="Times New Roman" w:hAnsi="Times New Roman" w:cs="Times New Roman"/>
        </w:rPr>
        <w:t xml:space="preserve">. Surface (zero depth) is most commonly used as the reference depth, so that </w:t>
      </w:r>
      <w:proofErr w:type="spellStart"/>
      <w:r w:rsidRPr="008F54E8">
        <w:rPr>
          <w:rFonts w:ascii="Times New Roman" w:hAnsi="Times New Roman" w:cs="Times New Roman"/>
          <w:i/>
        </w:rPr>
        <w:t>z</w:t>
      </w:r>
      <w:r w:rsidRPr="008F54E8">
        <w:rPr>
          <w:rFonts w:ascii="Times New Roman" w:hAnsi="Times New Roman" w:cs="Times New Roman"/>
          <w:i/>
          <w:vertAlign w:val="subscript"/>
        </w:rPr>
        <w:t>ref</w:t>
      </w:r>
      <w:proofErr w:type="spellEnd"/>
      <w:r w:rsidRPr="008F54E8">
        <w:rPr>
          <w:rFonts w:ascii="Times New Roman" w:hAnsi="Times New Roman" w:cs="Times New Roman"/>
          <w:i/>
        </w:rPr>
        <w:t>=0</w:t>
      </w:r>
      <w:r w:rsidRPr="008F54E8">
        <w:rPr>
          <w:rFonts w:ascii="Times New Roman" w:hAnsi="Times New Roman" w:cs="Times New Roman"/>
        </w:rPr>
        <w:t xml:space="preserve"> which some simplifies the equation (</w:t>
      </w:r>
      <w:r w:rsidR="00DD3A24" w:rsidRPr="008F54E8">
        <w:rPr>
          <w:rFonts w:ascii="Times New Roman" w:hAnsi="Times New Roman" w:cs="Times New Roman"/>
        </w:rPr>
        <w:t>9.3-</w:t>
      </w:r>
      <w:r w:rsidRPr="008F54E8">
        <w:rPr>
          <w:rFonts w:ascii="Times New Roman" w:hAnsi="Times New Roman" w:cs="Times New Roman"/>
        </w:rPr>
        <w:t>1</w:t>
      </w:r>
      <w:r w:rsidR="00DD3A24" w:rsidRPr="008F54E8">
        <w:rPr>
          <w:rFonts w:ascii="Times New Roman" w:hAnsi="Times New Roman" w:cs="Times New Roman"/>
        </w:rPr>
        <w:t>2</w:t>
      </w:r>
      <w:r w:rsidRPr="008F54E8">
        <w:rPr>
          <w:rFonts w:ascii="Times New Roman" w:hAnsi="Times New Roman" w:cs="Times New Roman"/>
        </w:rPr>
        <w:t>).</w:t>
      </w:r>
    </w:p>
    <w:p w14:paraId="03F378E2" w14:textId="316F4B72"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 On Global and regional spatial scales, which is the most common case of WBM applications, a generalized morphology of aquifers is used with relatively thick aquifer layers where variability of hydraulic conductivity can be significant and highly dependent on vertical location of the wetted portion of the layer in the simulation finite volume cell so that the transmissivity equation (</w:t>
      </w:r>
      <w:r w:rsidR="00DD3A24" w:rsidRPr="008F54E8">
        <w:rPr>
          <w:rFonts w:ascii="Times New Roman" w:hAnsi="Times New Roman" w:cs="Times New Roman"/>
        </w:rPr>
        <w:t>9.3-</w:t>
      </w:r>
      <w:r w:rsidRPr="008F54E8">
        <w:rPr>
          <w:rFonts w:ascii="Times New Roman" w:hAnsi="Times New Roman" w:cs="Times New Roman"/>
        </w:rPr>
        <w:t xml:space="preserve">8) becomes inapplicable. That problem can be addressed by using transmissivity integral over the wetted vertical portion of the cell from depth </w:t>
      </w:r>
      <w:r w:rsidRPr="008F54E8">
        <w:rPr>
          <w:rFonts w:ascii="Times New Roman" w:hAnsi="Times New Roman" w:cs="Times New Roman"/>
          <w:i/>
        </w:rPr>
        <w:t>z</w:t>
      </w:r>
      <w:r w:rsidRPr="008F54E8">
        <w:rPr>
          <w:rFonts w:ascii="Times New Roman" w:hAnsi="Times New Roman" w:cs="Times New Roman"/>
          <w:i/>
          <w:vertAlign w:val="subscript"/>
        </w:rPr>
        <w:t>0</w:t>
      </w:r>
      <w:r w:rsidRPr="008F54E8">
        <w:rPr>
          <w:rFonts w:ascii="Times New Roman" w:hAnsi="Times New Roman" w:cs="Times New Roman"/>
        </w:rPr>
        <w:t xml:space="preserve"> to </w:t>
      </w:r>
      <w:r w:rsidRPr="008F54E8">
        <w:rPr>
          <w:rFonts w:ascii="Times New Roman" w:hAnsi="Times New Roman" w:cs="Times New Roman"/>
          <w:i/>
        </w:rPr>
        <w:t>z</w:t>
      </w:r>
      <w:r w:rsidRPr="008F54E8">
        <w:rPr>
          <w:rFonts w:ascii="Times New Roman" w:hAnsi="Times New Roman" w:cs="Times New Roman"/>
          <w:i/>
          <w:vertAlign w:val="subscript"/>
        </w:rPr>
        <w:t>1</w:t>
      </w:r>
      <w:r w:rsidRPr="008F54E8">
        <w:rPr>
          <w:rFonts w:ascii="Times New Roman" w:hAnsi="Times New Roman" w:cs="Times New Roman"/>
        </w:rPr>
        <w:t xml:space="preserve"> (the former is the head depth in case of unconfined aquifer)  as it was done in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Graaf&lt;/Author&gt;&lt;Year&gt;2015&lt;/Year&gt;&lt;RecNum&gt;7162&lt;/RecNum&gt;&lt;DisplayText&gt;[&lt;style face="italic"&gt;de Graaf et al.&lt;/style&gt;, 2015]&lt;/DisplayText&gt;&lt;record&gt;&lt;rec-number&gt;7162&lt;/rec-number&gt;&lt;foreign-keys&gt;&lt;key app="EN" db-id="05xxzddzkszw2qexx20xdvpmvaz0s9rfrpfa"&gt;7162&lt;/key&gt;&lt;/foreign-keys&gt;&lt;ref-type name="Journal Article"&gt;17&lt;/ref-type&gt;&lt;contributors&gt;&lt;authors&gt;&lt;author&gt;de Graaf, I. E. M.&lt;/author&gt;&lt;author&gt;Sutanudjaja, E. H.&lt;/author&gt;&lt;author&gt;van Beek, L. P. H.&lt;/author&gt;&lt;author&gt;Bierkens, M. F. P.&lt;/author&gt;&lt;/authors&gt;&lt;/contributors&gt;&lt;auth-address&gt;Univ Utrecht, Fac Geosci, Dept Phys Geog, Utrecht, Netherlands&amp;#xD;Deltares, Unit Soil &amp;amp; Groundwater Syst, Utrecht, Netherlands&lt;/auth-address&gt;&lt;titles&gt;&lt;title&gt;A high-resolution global-scale groundwater model&lt;/title&gt;&lt;secondary-title&gt;Hydrology and Earth System Sciences&lt;/secondary-title&gt;&lt;alt-title&gt;Hydrol Earth Syst Sc&lt;/alt-title&gt;&lt;/titles&gt;&lt;periodical&gt;&lt;full-title&gt;Hydrology and Earth System Sciences&lt;/full-title&gt;&lt;/periodical&gt;&lt;pages&gt;823-837&lt;/pages&gt;&lt;volume&gt;19&lt;/volume&gt;&lt;number&gt;2&lt;/number&gt;&lt;keywords&gt;&lt;keyword&gt;hydrology&lt;/keyword&gt;&lt;keyword&gt;Groundwater&lt;/keyword&gt;&lt;/keywords&gt;&lt;dates&gt;&lt;year&gt;2015&lt;/year&gt;&lt;/dates&gt;&lt;isbn&gt;1027-5606&lt;/isbn&gt;&lt;accession-num&gt;ISI:000350557400011&lt;/accession-num&gt;&lt;urls&gt;&lt;related-urls&gt;&lt;url&gt;&amp;lt;Go to ISI&amp;gt;://000350557400011&lt;/url&gt;&lt;url&gt;http://www.hydrol-earth-syst-sci.net/19/823/2015/hess-19-823-2015.pdf&lt;/url&gt;&lt;/related-urls&gt;&lt;/urls&gt;&lt;electronic-resource-num&gt;10.5194/hess-19-823-2015&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900"/>
      </w:tblGrid>
      <w:tr w:rsidR="00827966" w:rsidRPr="008F54E8" w14:paraId="4004AF1F" w14:textId="3A69AA86" w:rsidTr="00DD3A24">
        <w:tc>
          <w:tcPr>
            <w:tcW w:w="8460" w:type="dxa"/>
          </w:tcPr>
          <w:p w14:paraId="2E712203" w14:textId="7F4C3EA0" w:rsidR="00827966" w:rsidRPr="008F54E8" w:rsidRDefault="00827966" w:rsidP="00F8581A">
            <w:pPr>
              <w:spacing w:after="240"/>
              <w:ind w:left="720"/>
              <w:rPr>
                <w:rFonts w:ascii="Times New Roman" w:hAnsi="Times New Roman"/>
              </w:rPr>
            </w:pPr>
            <m:oMathPara>
              <m:oMathParaPr>
                <m:jc m:val="left"/>
              </m:oMathParaPr>
              <m:oMath>
                <m:r>
                  <w:rPr>
                    <w:rFonts w:ascii="Cambria Math" w:hAnsi="Cambria Math"/>
                  </w:rPr>
                  <m:t>T=</m:t>
                </m:r>
                <m:nary>
                  <m:naryPr>
                    <m:limLoc m:val="undOvr"/>
                    <m:ctrlPr>
                      <w:rPr>
                        <w:rFonts w:ascii="Cambria Math" w:hAnsi="Cambria Math"/>
                        <w:i/>
                      </w:rPr>
                    </m:ctrlPr>
                  </m:naryPr>
                  <m: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sub>
                  <m: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sup>
                  <m:e>
                    <m:sSubSup>
                      <m:sSubSupPr>
                        <m:ctrlPr>
                          <w:rPr>
                            <w:rFonts w:ascii="Cambria Math" w:hAnsi="Cambria Math"/>
                            <w:i/>
                          </w:rPr>
                        </m:ctrlPr>
                      </m:sSubSupPr>
                      <m:e>
                        <m:r>
                          <w:rPr>
                            <w:rFonts w:ascii="Cambria Math" w:hAnsi="Cambria Math"/>
                          </w:rPr>
                          <m:t>K</m:t>
                        </m:r>
                      </m:e>
                      <m:sub>
                        <m:r>
                          <w:rPr>
                            <w:rFonts w:ascii="Cambria Math" w:hAnsi="Cambria Math"/>
                          </w:rPr>
                          <m:t>h</m:t>
                        </m:r>
                      </m:sub>
                      <m:sup>
                        <m:r>
                          <w:rPr>
                            <w:rFonts w:ascii="Cambria Math" w:hAnsi="Cambria Math"/>
                          </w:rPr>
                          <m:t>ref</m:t>
                        </m:r>
                      </m:sup>
                    </m:sSub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f</m:t>
                            </m:r>
                          </m:den>
                        </m:f>
                      </m:sup>
                    </m:sSup>
                    <m:r>
                      <w:rPr>
                        <w:rFonts w:ascii="Cambria Math" w:hAnsi="Cambria Math"/>
                      </w:rPr>
                      <m:t>dz</m:t>
                    </m:r>
                  </m:e>
                </m:nary>
                <m:r>
                  <w:rPr>
                    <w:rFonts w:ascii="Cambria Math" w:hAnsi="Cambria Math"/>
                  </w:rPr>
                  <m:t xml:space="preserve">,   </m:t>
                </m:r>
                <m:r>
                  <m:rPr>
                    <m:sty m:val="p"/>
                  </m:rPr>
                  <w:rPr>
                    <w:rFonts w:ascii="Cambria Math" w:hAnsi="Cambria Math"/>
                  </w:rPr>
                  <m:t xml:space="preserve">where  </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=0</m:t>
                </m:r>
              </m:oMath>
            </m:oMathPara>
          </w:p>
        </w:tc>
        <w:tc>
          <w:tcPr>
            <w:tcW w:w="900" w:type="dxa"/>
            <w:vAlign w:val="center"/>
          </w:tcPr>
          <w:p w14:paraId="45329180" w14:textId="28E37E1B"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3</w:t>
            </w:r>
            <w:r w:rsidRPr="008F54E8">
              <w:rPr>
                <w:rFonts w:ascii="Times New Roman" w:hAnsi="Times New Roman"/>
              </w:rPr>
              <w:t>)</w:t>
            </w:r>
          </w:p>
        </w:tc>
      </w:tr>
    </w:tbl>
    <w:p w14:paraId="0EBF0704" w14:textId="02BFB2EC" w:rsidR="00827966" w:rsidRPr="008F54E8" w:rsidRDefault="00827966" w:rsidP="00827966">
      <w:pPr>
        <w:jc w:val="both"/>
        <w:rPr>
          <w:rFonts w:ascii="Times New Roman" w:hAnsi="Times New Roman" w:cs="Times New Roman"/>
        </w:rPr>
      </w:pPr>
    </w:p>
    <w:p w14:paraId="517CD442" w14:textId="54809AFA" w:rsidR="00827966" w:rsidRPr="008F54E8" w:rsidRDefault="00827966" w:rsidP="00827966">
      <w:pPr>
        <w:jc w:val="both"/>
        <w:rPr>
          <w:rFonts w:ascii="Times New Roman" w:hAnsi="Times New Roman" w:cs="Times New Roman"/>
        </w:rPr>
      </w:pPr>
      <w:r w:rsidRPr="008F54E8">
        <w:rPr>
          <w:rFonts w:ascii="Times New Roman" w:hAnsi="Times New Roman" w:cs="Times New Roman"/>
          <w:i/>
          <w:u w:val="single"/>
        </w:rPr>
        <w:t>e</w:t>
      </w:r>
      <w:r w:rsidRPr="008F54E8">
        <w:rPr>
          <w:rFonts w:ascii="Times New Roman" w:hAnsi="Times New Roman" w:cs="Times New Roman"/>
          <w:u w:val="single"/>
        </w:rPr>
        <w:t>-folding factor</w:t>
      </w:r>
      <w:r w:rsidRPr="008F54E8">
        <w:rPr>
          <w:rFonts w:ascii="Times New Roman" w:hAnsi="Times New Roman" w:cs="Times New Roman"/>
        </w:rPr>
        <w:t xml:space="preserve">: </w:t>
      </w:r>
      <w:r w:rsidRPr="008F54E8">
        <w:rPr>
          <w:rFonts w:ascii="Times New Roman" w:hAnsi="Times New Roman" w:cs="Times New Roman"/>
          <w:i/>
        </w:rPr>
        <w:t>e</w:t>
      </w:r>
      <w:r w:rsidRPr="008F54E8">
        <w:rPr>
          <w:rFonts w:ascii="Times New Roman" w:hAnsi="Times New Roman" w:cs="Times New Roman"/>
        </w:rPr>
        <w:t xml:space="preserve">-folding factor, </w:t>
      </w:r>
      <w:r w:rsidRPr="008F54E8">
        <w:rPr>
          <w:rFonts w:ascii="Times New Roman" w:hAnsi="Times New Roman" w:cs="Times New Roman"/>
          <w:i/>
        </w:rPr>
        <w:t>f</w:t>
      </w:r>
      <w:r w:rsidRPr="008F54E8">
        <w:rPr>
          <w:rFonts w:ascii="Times New Roman" w:hAnsi="Times New Roman" w:cs="Times New Roman"/>
        </w:rPr>
        <w:t xml:space="preserve">, is assumed to be an inverse function of surface roughness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&lt;EndNote&gt;&lt;Cite&gt;&lt;Author&gt;Fan&lt;/Author&gt;&lt;Year&gt;2007&lt;/Year&gt;&lt;RecNum&gt;7191&lt;/RecNum&gt;&lt;DisplayText&gt;[&lt;style face="italic"&gt;Fan et al.&lt;/style&gt;, 2007]&lt;/DisplayText&gt;&lt;record&gt;&lt;rec-number&gt;7191&lt;/rec-number&gt;&lt;foreign-keys&gt;&lt;key app="EN" db-id="05xxzddzkszw2qexx20xdvpmvaz0s9rfrpfa"&gt;7191&lt;/key&gt;&lt;/foreign-keys&gt;&lt;ref-type name="Journal Article"&gt;17&lt;/ref-type&gt;&lt;contributors&gt;&lt;authors&gt;&lt;author&gt;Fan, Y.&lt;/author&gt;&lt;author&gt;Miguez-Macho, G.&lt;/author&gt;&lt;author&gt;Weaver, C. P.&lt;/author&gt;&lt;author&gt;Walko, R.&lt;/author&gt;&lt;author&gt;Robock, A.&lt;/author&gt;&lt;/authors&gt;&lt;/contributors&gt;&lt;auth-address&gt;Rutgers State Univ, Dept Geol Sci, Piscataway, NJ 08854 USA&amp;#xD;Univ Santiago Compostela, Nonlinear Phys Grp, E-15706 Santiago, Spain&amp;#xD;Rutgers State Univ, Dept Environm Sci, New Brunswick, NJ 08901 USA&amp;#xD;Duke Univ, Dept Civil Engn, Durham, NC 27708 USA&lt;/auth-address&gt;&lt;titles&gt;&lt;title&gt;Incorporating water table dynamics in climate modeling: 1. Water table observations and equilibrium water table simulations&lt;/title&gt;&lt;secondary-title&gt;Journal of Geophysical Research-Atmospheres&lt;/secondary-title&gt;&lt;alt-title&gt;J Geophys Res-Atmos&lt;/alt-title&gt;&lt;/titles&gt;&lt;periodical&gt;&lt;full-title&gt;Journal of Geophysical Research-Atmospheres&lt;/full-title&gt;&lt;/periodical&gt;&lt;volume&gt;112&lt;/volume&gt;&lt;number&gt;D10&lt;/number&gt;&lt;keywords&gt;&lt;keyword&gt;hydrology&lt;/keyword&gt;&lt;keyword&gt;groundwater&lt;/keyword&gt;&lt;/keywords&gt;&lt;dates&gt;&lt;year&gt;2007&lt;/year&gt;&lt;pub-dates&gt;&lt;date&gt;May 31&lt;/date&gt;&lt;/pub-dates&gt;&lt;/dates&gt;&lt;isbn&gt;0148-0227&lt;/isbn&gt;&lt;accession-num&gt;ISI:000246942100002&lt;/accession-num&gt;&lt;urls&gt;&lt;related-urls&gt;&lt;url&gt;&amp;lt;Go to ISI&amp;gt;://000246942100002&lt;/url&gt;&lt;url&gt;https://agupubs.onlinelibrary.wiley.com/doi/pdf/10.1029/2006JD008111&lt;/url&gt;&lt;/related-urls&gt;&lt;/urls&gt;&lt;electronic-resource-num&gt;Artn D10125&amp;#xD;10.1029/2006jd008111&lt;/electronic-resource-num&gt;&lt;language&gt;English&lt;/language&gt;&lt;/record&gt;&lt;/Cite&gt;&lt;/EndNote&gt;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"_ENREF_5" \o "Fan, 2007 #7191"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expressed as average tangent slope, </w:t>
      </w:r>
      <w:r w:rsidRPr="008F54E8">
        <w:rPr>
          <w:rFonts w:ascii="Times New Roman" w:hAnsi="Times New Roman" w:cs="Times New Roman"/>
          <w:i/>
        </w:rPr>
        <w:sym w:font="Symbol" w:char="F062"/>
      </w:r>
      <w:r w:rsidRPr="008F54E8">
        <w:rPr>
          <w:rFonts w:ascii="Times New Roman" w:hAnsi="Times New Roman" w:cs="Times New Roman"/>
        </w:rPr>
        <w:t xml:space="preserve">, of the terrain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900"/>
      </w:tblGrid>
      <w:tr w:rsidR="00827966" w:rsidRPr="008F54E8" w14:paraId="75DE094F" w14:textId="6A17DE77" w:rsidTr="00DD3A24">
        <w:tc>
          <w:tcPr>
            <w:tcW w:w="8460" w:type="dxa"/>
          </w:tcPr>
          <w:p w14:paraId="3CE7BD78" w14:textId="2DF3F9B4" w:rsidR="00827966" w:rsidRPr="008F54E8" w:rsidRDefault="00827966" w:rsidP="00F8581A">
            <w:pPr>
              <w:spacing w:after="240"/>
              <w:ind w:left="720"/>
              <w:rPr>
                <w:rFonts w:ascii="Times New Roman" w:hAnsi="Times New Roman"/>
              </w:rPr>
            </w:pPr>
            <m:oMathPara>
              <m:oMathParaPr>
                <m:jc m:val="left"/>
              </m:oMathParaPr>
              <m:oMath>
                <m:r>
                  <w:rPr>
                    <w:rFonts w:ascii="Cambria Math" w:hAnsi="Cambria Math"/>
                  </w:rPr>
                  <m:t>f=</m:t>
                </m:r>
                <m:f>
                  <m:fPr>
                    <m:ctrlPr>
                      <w:rPr>
                        <w:rFonts w:ascii="Cambria Math" w:hAnsi="Cambria Math"/>
                        <w:i/>
                      </w:rPr>
                    </m:ctrlPr>
                  </m:fPr>
                  <m:num>
                    <m:r>
                      <w:rPr>
                        <w:rFonts w:ascii="Cambria Math" w:hAnsi="Cambria Math"/>
                      </w:rPr>
                      <m:t>a</m:t>
                    </m:r>
                  </m:num>
                  <m:den>
                    <m:r>
                      <w:rPr>
                        <w:rFonts w:ascii="Cambria Math" w:hAnsi="Cambria Math"/>
                      </w:rPr>
                      <m:t>1+bβ</m:t>
                    </m:r>
                  </m:den>
                </m:f>
                <m:r>
                  <w:rPr>
                    <w:rFonts w:ascii="Cambria Math" w:hAnsi="Cambria Math"/>
                  </w:rPr>
                  <m:t xml:space="preserve">  </m:t>
                </m:r>
                <m:r>
                  <m:rPr>
                    <m:sty m:val="p"/>
                  </m:rPr>
                  <w:rPr>
                    <w:rFonts w:ascii="Cambria Math" w:hAnsi="Cambria Math"/>
                  </w:rPr>
                  <m:t xml:space="preserve">for </m:t>
                </m:r>
                <m:r>
                  <w:rPr>
                    <w:rFonts w:ascii="Cambria Math" w:hAnsi="Cambria Math"/>
                  </w:rPr>
                  <m:t xml:space="preserve"> β≤0.16;   f=5 m  </m:t>
                </m:r>
                <m:r>
                  <m:rPr>
                    <m:sty m:val="p"/>
                  </m:rPr>
                  <w:rPr>
                    <w:rFonts w:ascii="Cambria Math" w:hAnsi="Cambria Math"/>
                  </w:rPr>
                  <m:t>for</m:t>
                </m:r>
                <m:r>
                  <w:rPr>
                    <w:rFonts w:ascii="Cambria Math" w:hAnsi="Cambria Math"/>
                  </w:rPr>
                  <m:t xml:space="preserve">  β&gt;0.16</m:t>
                </m:r>
              </m:oMath>
            </m:oMathPara>
          </w:p>
        </w:tc>
        <w:tc>
          <w:tcPr>
            <w:tcW w:w="900" w:type="dxa"/>
            <w:vAlign w:val="center"/>
          </w:tcPr>
          <w:p w14:paraId="215C881A" w14:textId="7B543F93"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4</w:t>
            </w:r>
            <w:r w:rsidRPr="008F54E8">
              <w:rPr>
                <w:rFonts w:ascii="Times New Roman" w:hAnsi="Times New Roman"/>
              </w:rPr>
              <w:t>)</w:t>
            </w:r>
          </w:p>
        </w:tc>
      </w:tr>
    </w:tbl>
    <w:p w14:paraId="621820EC" w14:textId="1F28E25D"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The values of coefficients </w:t>
      </w:r>
      <w:r w:rsidRPr="008F54E8">
        <w:rPr>
          <w:rFonts w:ascii="Times New Roman" w:hAnsi="Times New Roman" w:cs="Times New Roman"/>
          <w:i/>
        </w:rPr>
        <w:t>a</w:t>
      </w:r>
      <w:r w:rsidRPr="008F54E8">
        <w:rPr>
          <w:rFonts w:ascii="Times New Roman" w:hAnsi="Times New Roman" w:cs="Times New Roman"/>
        </w:rPr>
        <w:t xml:space="preserve"> and </w:t>
      </w:r>
      <w:r w:rsidRPr="008F54E8">
        <w:rPr>
          <w:rFonts w:ascii="Times New Roman" w:hAnsi="Times New Roman" w:cs="Times New Roman"/>
          <w:i/>
        </w:rPr>
        <w:t>b</w:t>
      </w:r>
      <w:r w:rsidRPr="008F54E8">
        <w:rPr>
          <w:rFonts w:ascii="Times New Roman" w:hAnsi="Times New Roman" w:cs="Times New Roman"/>
        </w:rPr>
        <w:t xml:space="preserve"> depend on the sediment or bedrock type. In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&lt;EndNote&gt;&lt;Cite&gt;&lt;Author&gt;Fan&lt;/Author&gt;&lt;Year&gt;2007&lt;/Year&gt;&lt;RecNum&gt;7191&lt;/RecNum&gt;&lt;DisplayText&gt;[&lt;style face="italic"&gt;Fan et al.&lt;/style&gt;, 2007]&lt;/DisplayText&gt;&lt;record&gt;&lt;rec-number&gt;7191&lt;/rec-number&gt;&lt;foreign-keys&gt;&lt;key app="EN" db-id="05xxzddzkszw2qexx20xdvpmvaz0s9rfrpfa"&gt;7191&lt;/key&gt;&lt;/foreign-keys&gt;&lt;ref-type name="Journal Article"&gt;17&lt;/ref-type&gt;&lt;contributors&gt;&lt;authors&gt;&lt;author&gt;Fan, Y.&lt;/author&gt;&lt;author&gt;Miguez-Macho, G.&lt;/author&gt;&lt;author&gt;Weaver, C. P.&lt;/author&gt;&lt;author&gt;Walko, R.&lt;/author&gt;&lt;author&gt;Robock, A.&lt;/author&gt;&lt;/authors&gt;&lt;/contributors&gt;&lt;auth-address&gt;Rutgers State Univ, Dept Geol Sci, Piscataway, NJ 08854 USA&amp;#xD;Univ Santiago Compostela, Nonlinear Phys Grp, E-15706 Santiago, Spain&amp;#xD;Rutgers State Univ, Dept Environm Sci, New Brunswick, NJ 08901 USA&amp;#xD;Duke Univ, Dept Civil Engn, Durham, NC 27708 USA&lt;/auth-address&gt;&lt;titles&gt;&lt;title&gt;Incorporating water table dynamics in climate modeling: 1. Water table observations and equilibrium water table simulations&lt;/title&gt;&lt;secondary-title&gt;Journal of Geophysical Research-Atmospheres&lt;/secondary-title&gt;&lt;alt-title&gt;J Geophys Res-Atmos&lt;/alt-title&gt;&lt;/titles&gt;&lt;periodical&gt;&lt;full-title&gt;Journal of Geophysical Research-Atmospheres&lt;/full-title&gt;&lt;/periodical&gt;&lt;volume&gt;112&lt;/volume&gt;&lt;number&gt;D10&lt;/number&gt;&lt;keywords&gt;&lt;keyword&gt;hydrology&lt;/keyword&gt;&lt;keyword&gt;groundwater&lt;/keyword&gt;&lt;/keywords&gt;&lt;dates&gt;&lt;year&gt;2007&lt;/year&gt;&lt;pub-dates&gt;&lt;date&gt;May 31&lt;/date&gt;&lt;/pub-dates&gt;&lt;/dates&gt;&lt;isbn&gt;0148-0227&lt;/isbn&gt;&lt;accession-num&gt;ISI:000246942100002&lt;/accession-num&gt;&lt;urls&gt;&lt;related-urls&gt;&lt;url&gt;&amp;lt;Go to ISI&amp;gt;://000246942100002&lt;/url&gt;&lt;url&gt;https://agupubs.onlinelibrary.wiley.com/doi/pdf/10.1029/2006JD008111&lt;/url&gt;&lt;/related-urls&gt;&lt;/urls&gt;&lt;electronic-resource-num&gt;Artn D10125&amp;#xD;10.1029/2006jd008111&lt;/electronic-resource-num&gt;&lt;language&gt;English&lt;/language&gt;&lt;/record&gt;&lt;/Cite&gt;&lt;/EndNote&gt;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"_ENREF_5" \o "Fan, 2007 #7191"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these are</w:t>
      </w:r>
    </w:p>
    <w:p w14:paraId="52B3D613" w14:textId="5E0D9AEE" w:rsidR="00827966" w:rsidRPr="008F54E8" w:rsidRDefault="00827966" w:rsidP="00827966">
      <w:pPr>
        <w:jc w:val="both"/>
        <w:rPr>
          <w:rFonts w:ascii="Times New Roman" w:hAnsi="Times New Roman" w:cs="Times New Roman"/>
        </w:rPr>
      </w:pPr>
      <w:r w:rsidRPr="008F54E8">
        <w:rPr>
          <w:rFonts w:ascii="Times New Roman" w:hAnsi="Times New Roman" w:cs="Times New Roman"/>
        </w:rPr>
        <w:tab/>
        <w:t>Regolith:</w:t>
      </w:r>
      <w:r w:rsidRPr="008F54E8">
        <w:rPr>
          <w:rFonts w:ascii="Times New Roman" w:hAnsi="Times New Roman" w:cs="Times New Roman"/>
        </w:rPr>
        <w:tab/>
      </w:r>
      <w:r w:rsidRPr="008F54E8">
        <w:rPr>
          <w:rFonts w:ascii="Times New Roman" w:hAnsi="Times New Roman" w:cs="Times New Roman"/>
          <w:i/>
        </w:rPr>
        <w:t>a</w:t>
      </w:r>
      <w:r w:rsidRPr="008F54E8">
        <w:rPr>
          <w:rFonts w:ascii="Times New Roman" w:hAnsi="Times New Roman" w:cs="Times New Roman"/>
        </w:rPr>
        <w:t xml:space="preserve"> = 120 m and </w:t>
      </w:r>
      <w:r w:rsidRPr="008F54E8">
        <w:rPr>
          <w:rFonts w:ascii="Times New Roman" w:hAnsi="Times New Roman" w:cs="Times New Roman"/>
          <w:i/>
        </w:rPr>
        <w:t>b</w:t>
      </w:r>
      <w:r w:rsidRPr="008F54E8">
        <w:rPr>
          <w:rFonts w:ascii="Times New Roman" w:hAnsi="Times New Roman" w:cs="Times New Roman"/>
        </w:rPr>
        <w:t xml:space="preserve"> = 150</w:t>
      </w:r>
    </w:p>
    <w:p w14:paraId="582876A9" w14:textId="779469C8" w:rsidR="00827966" w:rsidRPr="008F54E8" w:rsidRDefault="00827966" w:rsidP="00827966">
      <w:pPr>
        <w:jc w:val="both"/>
        <w:rPr>
          <w:rFonts w:ascii="Times New Roman" w:hAnsi="Times New Roman" w:cs="Times New Roman"/>
        </w:rPr>
      </w:pPr>
      <w:r w:rsidRPr="008F54E8">
        <w:rPr>
          <w:rFonts w:ascii="Times New Roman" w:hAnsi="Times New Roman" w:cs="Times New Roman"/>
        </w:rPr>
        <w:tab/>
        <w:t>Bedrock:</w:t>
      </w:r>
      <w:r w:rsidRPr="008F54E8">
        <w:rPr>
          <w:rFonts w:ascii="Times New Roman" w:hAnsi="Times New Roman" w:cs="Times New Roman"/>
        </w:rPr>
        <w:tab/>
      </w:r>
      <w:r w:rsidRPr="008F54E8">
        <w:rPr>
          <w:rFonts w:ascii="Times New Roman" w:hAnsi="Times New Roman" w:cs="Times New Roman"/>
          <w:i/>
        </w:rPr>
        <w:t>a</w:t>
      </w:r>
      <w:r w:rsidRPr="008F54E8">
        <w:rPr>
          <w:rFonts w:ascii="Times New Roman" w:hAnsi="Times New Roman" w:cs="Times New Roman"/>
        </w:rPr>
        <w:t xml:space="preserve"> = 20 m and </w:t>
      </w:r>
      <w:r w:rsidRPr="008F54E8">
        <w:rPr>
          <w:rFonts w:ascii="Times New Roman" w:hAnsi="Times New Roman" w:cs="Times New Roman"/>
          <w:i/>
        </w:rPr>
        <w:t>b</w:t>
      </w:r>
      <w:r w:rsidRPr="008F54E8">
        <w:rPr>
          <w:rFonts w:ascii="Times New Roman" w:hAnsi="Times New Roman" w:cs="Times New Roman"/>
        </w:rPr>
        <w:t xml:space="preserve"> = 125</w:t>
      </w:r>
    </w:p>
    <w:p w14:paraId="235D107B" w14:textId="5EEF69BB"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Averaged values used in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Graaf&lt;/Author&gt;&lt;Year&gt;2015&lt;/Year&gt;&lt;RecNum&gt;7162&lt;/RecNum&gt;&lt;DisplayText&gt;[&lt;style face="italic"&gt;de Graaf et al.&lt;/style&gt;, 2015]&lt;/DisplayText&gt;&lt;record&gt;&lt;rec-number&gt;7162&lt;/rec-number&gt;&lt;foreign-keys&gt;&lt;key app="EN" db-id="05xxzddzkszw2qexx20xdvpmvaz0s9rfrpfa"&gt;7162&lt;/key&gt;&lt;/foreign-keys&gt;&lt;ref-type name="Journal Article"&gt;17&lt;/ref-type&gt;&lt;contributors&gt;&lt;authors&gt;&lt;author&gt;de Graaf, I. E. M.&lt;/author&gt;&lt;author&gt;Sutanudjaja, E. H.&lt;/author&gt;&lt;author&gt;van Beek, L. P. H.&lt;/author&gt;&lt;author&gt;Bierkens, M. F. P.&lt;/author&gt;&lt;/authors&gt;&lt;/contributors&gt;&lt;auth-address&gt;Univ Utrecht, Fac Geosci, Dept Phys Geog, Utrecht, Netherlands&amp;#xD;Deltares, Unit Soil &amp;amp; Groundwater Syst, Utrecht, Netherlands&lt;/auth-address&gt;&lt;titles&gt;&lt;title&gt;A high-resolution global-scale groundwater model&lt;/title&gt;&lt;secondary-title&gt;Hydrology and Earth System Sciences&lt;/secondary-title&gt;&lt;alt-title&gt;Hydrol Earth Syst Sc&lt;/alt-title&gt;&lt;/titles&gt;&lt;periodical&gt;&lt;full-title&gt;Hydrology and Earth System Sciences&lt;/full-title&gt;&lt;/periodical&gt;&lt;pages&gt;823-837&lt;/pages&gt;&lt;volume&gt;19&lt;/volume&gt;&lt;number&gt;2&lt;/number&gt;&lt;keywords&gt;&lt;keyword&gt;hydrology&lt;/keyword&gt;&lt;keyword&gt;Groundwater&lt;/keyword&gt;&lt;/keywords&gt;&lt;dates&gt;&lt;year&gt;2015&lt;/year&gt;&lt;/dates&gt;&lt;isbn&gt;1027-5606&lt;/isbn&gt;&lt;accession-num&gt;ISI:000350557400011&lt;/accession-num&gt;&lt;urls&gt;&lt;related-urls&gt;&lt;url&gt;&amp;lt;Go to ISI&amp;gt;://000350557400011&lt;/url&gt;&lt;url&gt;http://www.hydrol-earth-syst-sci.net/19/823/2015/hess-19-823-2015.pdf&lt;/url&gt;&lt;/related-urls&gt;&lt;/urls&gt;&lt;electronic-resource-num&gt;10.5194/hess-19-823-2015&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are</w:t>
      </w:r>
    </w:p>
    <w:p w14:paraId="444E056A" w14:textId="7A2B35B4" w:rsidR="00827966" w:rsidRPr="008F54E8" w:rsidRDefault="00827966" w:rsidP="00827966">
      <w:pPr>
        <w:jc w:val="both"/>
        <w:rPr>
          <w:rFonts w:ascii="Times New Roman" w:hAnsi="Times New Roman" w:cs="Times New Roman"/>
        </w:rPr>
      </w:pPr>
      <w:r w:rsidRPr="008F54E8">
        <w:rPr>
          <w:rFonts w:ascii="Times New Roman" w:hAnsi="Times New Roman" w:cs="Times New Roman"/>
        </w:rPr>
        <w:tab/>
        <w:t>Averaged:</w:t>
      </w:r>
      <w:r w:rsidRPr="008F54E8">
        <w:rPr>
          <w:rFonts w:ascii="Times New Roman" w:hAnsi="Times New Roman" w:cs="Times New Roman"/>
        </w:rPr>
        <w:tab/>
      </w:r>
      <w:r w:rsidRPr="008F54E8">
        <w:rPr>
          <w:rFonts w:ascii="Times New Roman" w:hAnsi="Times New Roman" w:cs="Times New Roman"/>
          <w:i/>
        </w:rPr>
        <w:t>a</w:t>
      </w:r>
      <w:r w:rsidRPr="008F54E8">
        <w:rPr>
          <w:rFonts w:ascii="Times New Roman" w:hAnsi="Times New Roman" w:cs="Times New Roman"/>
        </w:rPr>
        <w:t xml:space="preserve"> = 100 m and </w:t>
      </w:r>
      <w:r w:rsidRPr="008F54E8">
        <w:rPr>
          <w:rFonts w:ascii="Times New Roman" w:hAnsi="Times New Roman" w:cs="Times New Roman"/>
          <w:i/>
        </w:rPr>
        <w:t>b</w:t>
      </w:r>
      <w:r w:rsidRPr="008F54E8">
        <w:rPr>
          <w:rFonts w:ascii="Times New Roman" w:hAnsi="Times New Roman" w:cs="Times New Roman"/>
        </w:rPr>
        <w:t xml:space="preserve"> = 150</w:t>
      </w:r>
    </w:p>
    <w:p w14:paraId="5843285D" w14:textId="66B8229D" w:rsidR="00DD3A24" w:rsidRPr="008F54E8" w:rsidRDefault="00DD3A24" w:rsidP="00827966">
      <w:pPr>
        <w:jc w:val="both"/>
        <w:rPr>
          <w:rFonts w:ascii="Times New Roman" w:hAnsi="Times New Roman" w:cs="Times New Roman"/>
        </w:rPr>
      </w:pPr>
    </w:p>
    <w:p w14:paraId="00329F55" w14:textId="0461ABB6" w:rsidR="00827966" w:rsidRPr="008F54E8" w:rsidRDefault="00827966" w:rsidP="00827966">
      <w:pPr>
        <w:jc w:val="both"/>
        <w:rPr>
          <w:rFonts w:ascii="Times New Roman" w:hAnsi="Times New Roman" w:cs="Times New Roman"/>
        </w:rPr>
      </w:pPr>
      <w:r w:rsidRPr="008F54E8">
        <w:rPr>
          <w:rFonts w:ascii="Times New Roman" w:hAnsi="Times New Roman" w:cs="Times New Roman"/>
          <w:u w:val="single"/>
        </w:rPr>
        <w:t>Hydraulic conductivity at the surface and storage coefficient</w:t>
      </w:r>
      <w:r w:rsidRPr="008F54E8">
        <w:rPr>
          <w:rFonts w:ascii="Times New Roman" w:hAnsi="Times New Roman" w:cs="Times New Roman"/>
        </w:rPr>
        <w:t xml:space="preserve">: The parameters </w:t>
      </w:r>
      <w:proofErr w:type="spellStart"/>
      <w:r w:rsidRPr="008F54E8">
        <w:rPr>
          <w:rFonts w:ascii="Times New Roman" w:hAnsi="Times New Roman" w:cs="Times New Roman"/>
          <w:i/>
        </w:rPr>
        <w:t>K</w:t>
      </w:r>
      <w:r w:rsidRPr="008F54E8">
        <w:rPr>
          <w:rFonts w:ascii="Times New Roman" w:hAnsi="Times New Roman" w:cs="Times New Roman"/>
          <w:i/>
          <w:vertAlign w:val="subscript"/>
        </w:rPr>
        <w:t>h</w:t>
      </w:r>
      <w:r w:rsidRPr="008F54E8">
        <w:rPr>
          <w:rFonts w:ascii="Times New Roman" w:hAnsi="Times New Roman" w:cs="Times New Roman"/>
          <w:i/>
          <w:vertAlign w:val="superscript"/>
        </w:rPr>
        <w:t>ref</w:t>
      </w:r>
      <w:proofErr w:type="spellEnd"/>
      <w:r w:rsidRPr="008F54E8">
        <w:rPr>
          <w:rFonts w:ascii="Times New Roman" w:hAnsi="Times New Roman" w:cs="Times New Roman"/>
        </w:rPr>
        <w:t xml:space="preserve">  and </w:t>
      </w:r>
      <w:r w:rsidRPr="008F54E8">
        <w:rPr>
          <w:rFonts w:ascii="Times New Roman" w:hAnsi="Times New Roman" w:cs="Times New Roman"/>
          <w:i/>
        </w:rPr>
        <w:t>S</w:t>
      </w:r>
      <w:r w:rsidRPr="008F54E8">
        <w:rPr>
          <w:rFonts w:ascii="Times New Roman" w:hAnsi="Times New Roman" w:cs="Times New Roman"/>
          <w:i/>
          <w:vertAlign w:val="subscript"/>
        </w:rPr>
        <w:t>y</w:t>
      </w:r>
      <w:r w:rsidRPr="008F54E8">
        <w:rPr>
          <w:rFonts w:ascii="Times New Roman" w:hAnsi="Times New Roman" w:cs="Times New Roman"/>
        </w:rPr>
        <w:t xml:space="preserve">  in 5 arc degree resolution for Global and regional simulations is reported in </w: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 xml:space="preserve">; </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where it is, in turn, derived from the Global lithological map (</w:t>
      </w:r>
      <w:proofErr w:type="spellStart"/>
      <w:r w:rsidRPr="008F54E8">
        <w:rPr>
          <w:rFonts w:ascii="Times New Roman" w:hAnsi="Times New Roman" w:cs="Times New Roman"/>
        </w:rPr>
        <w:t>GLiM</w:t>
      </w:r>
      <w:proofErr w:type="spellEnd"/>
      <w:r w:rsidRPr="008F54E8">
        <w:rPr>
          <w:rFonts w:ascii="Times New Roman" w:hAnsi="Times New Roman" w:cs="Times New Roman"/>
        </w:rPr>
        <w:t xml:space="preserve">)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&lt;EndNote&gt;&lt;Cite&gt;&lt;Author&gt;Hartmann&lt;/Author&gt;&lt;Year&gt;2012&lt;/Year&gt;&lt;RecNum&gt;7164&lt;/RecNum&gt;&lt;DisplayText&gt;[&lt;style face="italic"&gt;Hartmann and Moosdorf&lt;/style&gt;, 2012]&lt;/DisplayText&gt;&lt;record&gt;&lt;rec-number&gt;7164&lt;/rec-number&gt;&lt;foreign-keys&gt;&lt;key app="EN" db-id="05xxzddzkszw2qexx20xdvpmvaz0s9rfrpfa"&gt;7164&lt;/key&gt;&lt;/foreign-keys&gt;&lt;ref-type name="Journal Article"&gt;17&lt;/ref-type&gt;&lt;contributors&gt;&lt;authors&gt;&lt;author&gt;Hartmann, Jens&lt;/author&gt;&lt;author&gt;Moosdorf, Nils&lt;/author&gt;&lt;/authors&gt;&lt;/contributors&gt;&lt;titles&gt;&lt;title&gt;The new global lithological map database GLiM: A representation of rock properties at the Earth surface&lt;/title&gt;&lt;secondary-title&gt;Geochemistry, Geophysics, Geosystems&lt;/secondary-title&gt;&lt;/titles&gt;&lt;periodical&gt;&lt;full-title&gt;Geochemistry, Geophysics, Geosystems&lt;/full-title&gt;&lt;abbr-1&gt;Geochem. Geophys. Geosys.&lt;/abbr-1&gt;&lt;/periodical&gt;&lt;volume&gt;13&lt;/volume&gt;&lt;number&gt;12&lt;/number&gt;&lt;keywords&gt;&lt;keyword&gt;hydrology&lt;/keyword&gt;&lt;/keywords&gt;&lt;dates&gt;&lt;year&gt;2012&lt;/year&gt;&lt;/dates&gt;&lt;isbn&gt;1525-2027&lt;/isbn&gt;&lt;urls&gt;&lt;related-urls&gt;&lt;url&gt;http://dx.doi.org/10.1029/2012GC004370&lt;/url&gt;&lt;url&gt;http://onlinelibrary.wiley.com/store/10.1029/2012GC004370/asset/ggge2352.pdf?v=1&amp;amp;t=j5cn8mcf&amp;amp;s=cd03d3b5e413327718067141efd83deaac7a8af9&lt;/url&gt;&lt;/related-urls&gt;&lt;/urls&gt;&lt;electronic-resource-num&gt;10.1029/2012gc004370&lt;/electronic-resource-num&gt;&lt;modified-date&gt;Q12004&lt;/modified-dat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"_ENREF_8" \o "Hartmann, 2012 #7164"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p>
    <w:p w14:paraId="311741F8" w14:textId="1D829A04" w:rsidR="00827966" w:rsidRPr="008F54E8" w:rsidRDefault="00DD3A24" w:rsidP="00DD3A24">
      <w:pPr>
        <w:spacing w:before="480"/>
        <w:ind w:left="720"/>
        <w:rPr>
          <w:rFonts w:ascii="Times New Roman" w:hAnsi="Times New Roman" w:cs="Times New Roman"/>
          <w:b/>
          <w:sz w:val="28"/>
        </w:rPr>
      </w:pPr>
      <w:r w:rsidRPr="008F54E8">
        <w:rPr>
          <w:rFonts w:ascii="Times New Roman" w:hAnsi="Times New Roman" w:cs="Times New Roman"/>
          <w:b/>
          <w:sz w:val="28"/>
        </w:rPr>
        <w:t xml:space="preserve">9.3.2 </w:t>
      </w:r>
      <w:r w:rsidR="00827966" w:rsidRPr="008F54E8">
        <w:rPr>
          <w:rFonts w:ascii="Times New Roman" w:hAnsi="Times New Roman" w:cs="Times New Roman"/>
          <w:b/>
          <w:sz w:val="28"/>
        </w:rPr>
        <w:t xml:space="preserve">Numerical solution for the </w:t>
      </w:r>
      <w:r w:rsidR="00F05450" w:rsidRPr="008F54E8">
        <w:rPr>
          <w:rFonts w:ascii="Times New Roman" w:hAnsi="Times New Roman" w:cs="Times New Roman"/>
          <w:b/>
          <w:sz w:val="28"/>
        </w:rPr>
        <w:t xml:space="preserve">MODFLOW </w:t>
      </w:r>
      <w:r w:rsidR="00827966" w:rsidRPr="008F54E8">
        <w:rPr>
          <w:rFonts w:ascii="Times New Roman" w:hAnsi="Times New Roman" w:cs="Times New Roman"/>
          <w:b/>
          <w:sz w:val="28"/>
        </w:rPr>
        <w:t>groundwater flow in WBM using EFDM solver</w:t>
      </w:r>
    </w:p>
    <w:p w14:paraId="644A8283" w14:textId="1FB8AA52" w:rsidR="00827966" w:rsidRPr="008F54E8" w:rsidRDefault="00827966" w:rsidP="00827966">
      <w:pPr>
        <w:jc w:val="both"/>
        <w:rPr>
          <w:rFonts w:ascii="Times New Roman" w:hAnsi="Times New Roman" w:cs="Times New Roman"/>
        </w:rPr>
      </w:pPr>
      <w:r w:rsidRPr="008F54E8">
        <w:rPr>
          <w:rFonts w:ascii="Times New Roman" w:hAnsi="Times New Roman" w:cs="Times New Roman"/>
        </w:rPr>
        <w:t>The flow equation (</w:t>
      </w:r>
      <w:r w:rsidR="00DD3A24" w:rsidRPr="008F54E8">
        <w:rPr>
          <w:rFonts w:ascii="Times New Roman" w:hAnsi="Times New Roman" w:cs="Times New Roman"/>
        </w:rPr>
        <w:t>9.3-</w:t>
      </w:r>
      <w:r w:rsidRPr="008F54E8">
        <w:rPr>
          <w:rFonts w:ascii="Times New Roman" w:hAnsi="Times New Roman" w:cs="Times New Roman"/>
        </w:rPr>
        <w:t>1) with variable coefficients decomposed for finite volumes for the numerical solution (e.g. in the re-arranged form of eq. (</w:t>
      </w:r>
      <w:r w:rsidR="00DD3A24" w:rsidRPr="008F54E8">
        <w:rPr>
          <w:rFonts w:ascii="Times New Roman" w:hAnsi="Times New Roman" w:cs="Times New Roman"/>
        </w:rPr>
        <w:t>9.3-</w:t>
      </w:r>
      <w:r w:rsidRPr="008F54E8">
        <w:rPr>
          <w:rFonts w:ascii="Times New Roman" w:hAnsi="Times New Roman" w:cs="Times New Roman"/>
        </w:rPr>
        <w:t xml:space="preserve">6)) becomes a well know system of second order partial differential equations (PDF) which presently do not have explicit solution for relatively large spatial domains (&gt; N*100 cells) using existing computing resources and technologies. USGS groundwater software package MODFLOW has few choices of implicit backward difference method (IBDM) for the PDF including the most advanced Newtonian solver/method which strength is in ability to work with asymmetric matrix option that often result from boundary condition constraints. The core formulation of </w:t>
      </w:r>
      <w:r w:rsidRPr="008F54E8">
        <w:rPr>
          <w:rFonts w:ascii="Times New Roman" w:hAnsi="Times New Roman" w:cs="Times New Roman"/>
        </w:rPr>
        <w:lastRenderedPageBreak/>
        <w:t xml:space="preserve">the IBDM methods comes to composing a vector equation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&lt;EndNote&gt;&lt;Cite&gt;&lt;Author&gt;Harbaugh&lt;/Author&gt;&lt;Year&gt;2000&lt;/Year&gt;&lt;RecNum&gt;7218&lt;/RecNum&gt;&lt;DisplayText&gt;[&lt;style face="italic"&gt;Harbaugh et al.&lt;/style&gt;, 2000]&lt;/DisplayText&gt;&lt;record&gt;&lt;rec-number&gt;7218&lt;/rec-number&gt;&lt;foreign-keys&gt;&lt;key app="EN" db-id="05xxzddzkszw2qexx20xdvpmvaz0s9rfrpfa"&gt;7218&lt;/key&gt;&lt;/foreign-keys&gt;&lt;ref-type name="Report"&gt;27&lt;/ref-type&gt;&lt;contributors&gt;&lt;authors&gt;&lt;author&gt;Harbaugh, Arlen W.&lt;/author&gt;&lt;author&gt;Banta, Edward R.&lt;/author&gt;&lt;author&gt;Hill, Mary C.&lt;/author&gt;&lt;author&gt;McDonald, Michael G.&lt;/author&gt;&lt;/authors&gt;&lt;tertiary-authors&gt;&lt;author&gt;Geological, Survey&lt;/author&gt;&lt;/tertiary-authors&gt;&lt;/contributors&gt;&lt;titles&gt;&lt;title&gt;MODFLOW-2000, The U.S. Geological Survey Modular Ground-Water Model - User Guide to Modularization Concepts and the Ground-Water Flow Process&lt;/title&gt;&lt;secondary-title&gt;Open-File Report&lt;/secondary-title&gt;&lt;/titles&gt;&lt;edition&gt;-&lt;/edition&gt;&lt;keywords&gt;&lt;keyword&gt;hydrology&lt;/keyword&gt;&lt;keyword&gt;groundwater&lt;/keyword&gt;&lt;keyword&gt;MODFLOW&lt;/keyword&gt;&lt;/keywords&gt;&lt;dates&gt;&lt;year&gt;2000&lt;/year&gt;&lt;/dates&gt;&lt;isbn&gt;2000-92&lt;/isbn&gt;&lt;work-type&gt;Report&lt;/work-type&gt;&lt;urls&gt;&lt;related-urls&gt;&lt;url&gt;http://pubs.er.usgs.gov/publication/ofr200092&lt;/url&gt;&lt;/related-urls&gt;&lt;/urls&gt;&lt;electronic-resource-num&gt;10.3133/ofr200092&lt;/electronic-resource-num&gt;&lt;remote-database-name&gt;USGS Publications Warehouse&lt;/remote-database-name&gt;&lt;language&gt;English&lt;/language&gt;&lt;/record&gt;&lt;/Cite&gt;&lt;/EndNote&gt;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"_ENREF_7" \o "Harbaugh, 2000 #7218"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to be solved iteratively until the precision (delta) of the approximate solution is reached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gridCol w:w="910"/>
      </w:tblGrid>
      <w:tr w:rsidR="00FF7532" w:rsidRPr="008F54E8" w14:paraId="7CC29423" w14:textId="77777777" w:rsidTr="00F8581A">
        <w:tc>
          <w:tcPr>
            <w:tcW w:w="8658" w:type="dxa"/>
          </w:tcPr>
          <w:p w14:paraId="197DC564" w14:textId="68BE81AD" w:rsidR="00827966" w:rsidRPr="008F54E8" w:rsidRDefault="00000000" w:rsidP="00F8581A">
            <w:pPr>
              <w:spacing w:after="240"/>
              <w:ind w:left="720"/>
              <w:rPr>
                <w:rFonts w:ascii="Times New Roman" w:hAnsi="Times New Roman"/>
              </w:rPr>
            </w:pPr>
            <m:oMathPara>
              <m:oMathParaPr>
                <m:jc m:val="left"/>
              </m:oMathParaPr>
              <m:oMath>
                <m:d>
                  <m:dPr>
                    <m:begChr m:val="["/>
                    <m:endChr m:val="]"/>
                    <m:ctrlPr>
                      <w:rPr>
                        <w:rFonts w:ascii="Cambria Math" w:hAnsi="Cambria Math"/>
                        <w:i/>
                      </w:rPr>
                    </m:ctrlPr>
                  </m:dPr>
                  <m:e>
                    <m:r>
                      <m:rPr>
                        <m:sty m:val="bi"/>
                      </m:rPr>
                      <w:rPr>
                        <w:rFonts w:ascii="Cambria Math" w:hAnsi="Cambria Math"/>
                      </w:rPr>
                      <m:t>A</m:t>
                    </m:r>
                  </m:e>
                </m:d>
                <m:d>
                  <m:dPr>
                    <m:begChr m:val="{"/>
                    <m:endChr m:val="}"/>
                    <m:ctrlPr>
                      <w:rPr>
                        <w:rFonts w:ascii="Cambria Math" w:hAnsi="Cambria Math"/>
                        <w:i/>
                      </w:rPr>
                    </m:ctrlPr>
                  </m:dPr>
                  <m:e>
                    <m:r>
                      <m:rPr>
                        <m:sty m:val="bi"/>
                      </m:rPr>
                      <w:rPr>
                        <w:rFonts w:ascii="Cambria Math" w:hAnsi="Cambria Math"/>
                      </w:rPr>
                      <m:t>h</m:t>
                    </m:r>
                  </m:e>
                </m:d>
                <m:r>
                  <w:rPr>
                    <w:rFonts w:ascii="Cambria Math" w:hAnsi="Cambria Math"/>
                  </w:rPr>
                  <m:t>=</m:t>
                </m:r>
                <m:d>
                  <m:dPr>
                    <m:begChr m:val="{"/>
                    <m:endChr m:val="}"/>
                    <m:ctrlPr>
                      <w:rPr>
                        <w:rFonts w:ascii="Cambria Math" w:hAnsi="Cambria Math"/>
                        <w:i/>
                      </w:rPr>
                    </m:ctrlPr>
                  </m:dPr>
                  <m:e>
                    <m:r>
                      <m:rPr>
                        <m:sty m:val="bi"/>
                      </m:rPr>
                      <w:rPr>
                        <w:rFonts w:ascii="Cambria Math" w:hAnsi="Cambria Math"/>
                      </w:rPr>
                      <m:t>q</m:t>
                    </m:r>
                  </m:e>
                </m:d>
              </m:oMath>
            </m:oMathPara>
          </w:p>
        </w:tc>
        <w:tc>
          <w:tcPr>
            <w:tcW w:w="918" w:type="dxa"/>
            <w:vAlign w:val="center"/>
          </w:tcPr>
          <w:p w14:paraId="090A5317" w14:textId="1E8CA2BC"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5</w:t>
            </w:r>
            <w:r w:rsidRPr="008F54E8">
              <w:rPr>
                <w:rFonts w:ascii="Times New Roman" w:hAnsi="Times New Roman"/>
              </w:rPr>
              <w:t>)</w:t>
            </w:r>
          </w:p>
        </w:tc>
      </w:tr>
    </w:tbl>
    <w:p w14:paraId="7B8871EF" w14:textId="455CE551"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w:r w:rsidRPr="008F54E8">
        <w:rPr>
          <w:rFonts w:ascii="Times New Roman" w:hAnsi="Times New Roman" w:cs="Times New Roman"/>
          <w:b/>
        </w:rPr>
        <w:t>[</w:t>
      </w:r>
      <w:r w:rsidRPr="008F54E8">
        <w:rPr>
          <w:rFonts w:ascii="Times New Roman" w:hAnsi="Times New Roman" w:cs="Times New Roman"/>
          <w:b/>
          <w:i/>
        </w:rPr>
        <w:t>A</w:t>
      </w:r>
      <w:r w:rsidRPr="008F54E8">
        <w:rPr>
          <w:rFonts w:ascii="Times New Roman" w:hAnsi="Times New Roman" w:cs="Times New Roman"/>
          <w:b/>
        </w:rPr>
        <w:t>]</w:t>
      </w:r>
      <w:r w:rsidRPr="008F54E8">
        <w:rPr>
          <w:rFonts w:ascii="Times New Roman" w:hAnsi="Times New Roman" w:cs="Times New Roman"/>
        </w:rPr>
        <w:t xml:space="preserve"> is a (</w:t>
      </w:r>
      <w:r w:rsidRPr="008F54E8">
        <w:rPr>
          <w:rFonts w:ascii="Times New Roman" w:hAnsi="Times New Roman" w:cs="Times New Roman"/>
          <w:i/>
        </w:rPr>
        <w:t>N</w:t>
      </w:r>
      <w:r w:rsidRPr="008F54E8">
        <w:rPr>
          <w:rFonts w:ascii="Times New Roman" w:hAnsi="Times New Roman" w:cs="Times New Roman"/>
        </w:rPr>
        <w:t xml:space="preserve"> x </w:t>
      </w:r>
      <w:r w:rsidRPr="008F54E8">
        <w:rPr>
          <w:rFonts w:ascii="Times New Roman" w:hAnsi="Times New Roman" w:cs="Times New Roman"/>
          <w:i/>
        </w:rPr>
        <w:t>N</w:t>
      </w:r>
      <w:r w:rsidRPr="008F54E8">
        <w:rPr>
          <w:rFonts w:ascii="Times New Roman" w:hAnsi="Times New Roman" w:cs="Times New Roman"/>
        </w:rPr>
        <w:t xml:space="preserve">) matrix of the PDF coefficients, </w:t>
      </w:r>
      <w:r w:rsidRPr="008F54E8">
        <w:rPr>
          <w:rFonts w:ascii="Times New Roman" w:hAnsi="Times New Roman" w:cs="Times New Roman"/>
          <w:b/>
        </w:rPr>
        <w:t>{</w:t>
      </w:r>
      <w:r w:rsidRPr="008F54E8">
        <w:rPr>
          <w:rFonts w:ascii="Times New Roman" w:hAnsi="Times New Roman" w:cs="Times New Roman"/>
          <w:b/>
          <w:i/>
        </w:rPr>
        <w:t>h</w:t>
      </w:r>
      <w:r w:rsidRPr="008F54E8">
        <w:rPr>
          <w:rFonts w:ascii="Times New Roman" w:hAnsi="Times New Roman" w:cs="Times New Roman"/>
          <w:b/>
        </w:rPr>
        <w:t>}</w:t>
      </w:r>
      <w:r w:rsidRPr="008F54E8">
        <w:rPr>
          <w:rFonts w:ascii="Times New Roman" w:hAnsi="Times New Roman" w:cs="Times New Roman"/>
        </w:rPr>
        <w:t xml:space="preserve"> and </w:t>
      </w:r>
      <w:r w:rsidRPr="008F54E8">
        <w:rPr>
          <w:rFonts w:ascii="Times New Roman" w:hAnsi="Times New Roman" w:cs="Times New Roman"/>
          <w:b/>
        </w:rPr>
        <w:t>{</w:t>
      </w:r>
      <w:r w:rsidRPr="008F54E8">
        <w:rPr>
          <w:rFonts w:ascii="Times New Roman" w:hAnsi="Times New Roman" w:cs="Times New Roman"/>
          <w:b/>
          <w:i/>
        </w:rPr>
        <w:t>q</w:t>
      </w:r>
      <w:r w:rsidRPr="008F54E8">
        <w:rPr>
          <w:rFonts w:ascii="Times New Roman" w:hAnsi="Times New Roman" w:cs="Times New Roman"/>
          <w:b/>
        </w:rPr>
        <w:t>}</w:t>
      </w:r>
      <w:r w:rsidRPr="008F54E8">
        <w:rPr>
          <w:rFonts w:ascii="Times New Roman" w:hAnsi="Times New Roman" w:cs="Times New Roman"/>
        </w:rPr>
        <w:t xml:space="preserve"> are </w:t>
      </w:r>
      <w:r w:rsidRPr="008F54E8">
        <w:rPr>
          <w:rFonts w:ascii="Times New Roman" w:hAnsi="Times New Roman" w:cs="Times New Roman"/>
          <w:i/>
        </w:rPr>
        <w:t>N</w:t>
      </w:r>
      <w:r w:rsidRPr="008F54E8">
        <w:rPr>
          <w:rFonts w:ascii="Times New Roman" w:hAnsi="Times New Roman" w:cs="Times New Roman"/>
        </w:rPr>
        <w:t xml:space="preserve"> vectors of cell heads and cell fluxes accordingly. </w:t>
      </w:r>
      <w:r w:rsidRPr="008F54E8">
        <w:rPr>
          <w:rFonts w:ascii="Times New Roman" w:hAnsi="Times New Roman" w:cs="Times New Roman"/>
          <w:i/>
        </w:rPr>
        <w:t>N</w:t>
      </w:r>
      <w:r w:rsidRPr="008F54E8">
        <w:rPr>
          <w:rFonts w:ascii="Times New Roman" w:hAnsi="Times New Roman" w:cs="Times New Roman"/>
        </w:rPr>
        <w:t xml:space="preserve"> is number of cells in the simulation domain (2D or 3D).</w:t>
      </w:r>
    </w:p>
    <w:p w14:paraId="3C87E12D" w14:textId="54259066"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Main advantage of using IBDM solvers is their stability for a wide range and variability of the flow parameters, spatial domain resolutions, and steady-state and transient cases including coarse time steps. Unfortunately, despite all aforementioned advantages the IBDM solvers are resource prohibitive and cannot be used for groundwater flow simulations coupled with WBM because these are very computationally intensive that require sub-hour clock time to be solved for each time step of transient simulations on a high end multicore server for an average size spatial domain of 100k cells or higher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&lt;EndNote&gt;&lt;Cite&gt;&lt;Author&gt;Hughes&lt;/Author&gt;&lt;Year&gt;2013&lt;/Year&gt;&lt;RecNum&gt;7217&lt;/RecNum&gt;&lt;DisplayText&gt;[&lt;style face="italic"&gt;Hughes and White&lt;/style&gt;, 2013]&lt;/DisplayText&gt;&lt;record&gt;&lt;rec-number&gt;7217&lt;/rec-number&gt;&lt;foreign-keys&gt;&lt;key app="EN" db-id="05xxzddzkszw2qexx20xdvpmvaz0s9rfrpfa"&gt;7217&lt;/key&gt;&lt;/foreign-keys&gt;&lt;ref-type name="Journal Article"&gt;17&lt;/ref-type&gt;&lt;contributors&gt;&lt;authors&gt;&lt;author&gt;Hughes, Joseph D.&lt;/author&gt;&lt;author&gt;White, Jeremy T.&lt;/author&gt;&lt;/authors&gt;&lt;/contributors&gt;&lt;titles&gt;&lt;title&gt;Use of General Purpose Graphics Processing Units with MODFLOW&lt;/title&gt;&lt;secondary-title&gt;Groundwater&lt;/secondary-title&gt;&lt;/titles&gt;&lt;pages&gt;833-846&lt;/pages&gt;&lt;volume&gt;51&lt;/volume&gt;&lt;number&gt;6&lt;/number&gt;&lt;keywords&gt;&lt;keyword&gt;hydrology&lt;/keyword&gt;&lt;keyword&gt;Groundwater&lt;/keyword&gt;&lt;/keywords&gt;&lt;dates&gt;&lt;year&gt;2013&lt;/year&gt;&lt;/dates&gt;&lt;urls&gt;&lt;related-urls&gt;&lt;url&gt;https://onlinelibrary.wiley.com/doi/abs/10.1111/gwat.12004&lt;/url&gt;&lt;url&gt;https://www.onlinelibrary.wiley.com/doi/pdf/10.1111/gwat.12004&lt;/url&gt;&lt;/related-urls&gt;&lt;/urls&gt;&lt;electronic-resource-num&gt;doi:10.1111/gwat.12004&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"_ENREF_9" \o "Hughes, 2013 #7217"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p>
    <w:p w14:paraId="43D63EDC" w14:textId="2A80720A"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Another alternative to solve PDF is the </w:t>
      </w:r>
      <w:r w:rsidRPr="008F54E8">
        <w:rPr>
          <w:rFonts w:ascii="Times New Roman" w:hAnsi="Times New Roman" w:cs="Times New Roman"/>
          <w:b/>
          <w:i/>
        </w:rPr>
        <w:t>explicit forward difference method</w:t>
      </w:r>
      <w:r w:rsidRPr="008F54E8">
        <w:rPr>
          <w:rFonts w:ascii="Times New Roman" w:hAnsi="Times New Roman" w:cs="Times New Roman"/>
        </w:rPr>
        <w:t xml:space="preserve"> (EFDM) which main limitations are in stability resulting in strict constraints mostly relevant to a cell size (needs to be relatively large), transient simulation time steps (need to be relatively small), and inability of this method to solve steady state problem. But the main advantage of this method is small computational load, and so speed and CPU efficiency. The validity of the EFDM solution can be predicted using the Frederick’s stability criteria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&lt;EndNote&gt;&lt;Cite&gt;&lt;Author&gt;Crank&lt;/Author&gt;&lt;Year&gt;1975&lt;/Year&gt;&lt;RecNum&gt;6903&lt;/RecNum&gt;&lt;DisplayText&gt;[&lt;style face="italic"&gt;Crank&lt;/style&gt;, 1975]&lt;/DisplayText&gt;&lt;record&gt;&lt;rec-number&gt;6903&lt;/rec-number&gt;&lt;foreign-keys&gt;&lt;key app="EN" db-id="05xxzddzkszw2qexx20xdvpmvaz0s9rfrpfa"&gt;6903&lt;/key&gt;&lt;/foreign-keys&gt;&lt;ref-type name="Book"&gt;6&lt;/ref-type&gt;&lt;contributors&gt;&lt;authors&gt;&lt;author&gt;Crank, John&lt;/author&gt;&lt;/authors&gt;&lt;/contributors&gt;&lt;titles&gt;&lt;title&gt;The mathematics of diffusion&lt;/title&gt;&lt;/titles&gt;&lt;pages&gt;viii, 414 p.&lt;/pages&gt;&lt;edition&gt;2d&lt;/edition&gt;&lt;keywords&gt;&lt;keyword&gt;diffusion&lt;/keyword&gt;&lt;keyword&gt;volcanology&lt;/keyword&gt;&lt;/keywords&gt;&lt;dates&gt;&lt;year&gt;1975&lt;/year&gt;&lt;/dates&gt;&lt;pub-location&gt;Oxford, Eng&lt;/pub-location&gt;&lt;publisher&gt;Clarendon Press&lt;/publisher&gt;&lt;isbn&gt;0198533446&lt;/isbn&gt;&lt;accession-num&gt;2221199&lt;/accession-num&gt;&lt;call-num&gt;Jefferson or Adams Building Reading Rooms - STORED OFFSITE QD543 .C77 1975&lt;/call-num&gt;&lt;urls&gt;&lt;/urls&gt;&lt;/record&gt;&lt;/Cite&gt;&lt;/EndNote&gt;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 \o "Crank, 1975 #6903"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which has to be less than 1/2. We found, typical WBM spatial and temporal domains used in very much all our simulations satisfy the Frederick’s stability criteria that in our formulation can be expressed as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09501E4B" w14:textId="77777777" w:rsidTr="00F8581A">
        <w:tc>
          <w:tcPr>
            <w:tcW w:w="8658" w:type="dxa"/>
          </w:tcPr>
          <w:p w14:paraId="0D364AA7" w14:textId="6F94638D" w:rsidR="00827966" w:rsidRPr="008F54E8" w:rsidRDefault="00827966" w:rsidP="00F8581A">
            <w:pPr>
              <w:spacing w:after="240"/>
              <w:ind w:left="720"/>
              <w:rPr>
                <w:rFonts w:ascii="Times New Roman" w:hAnsi="Times New Roman"/>
              </w:rPr>
            </w:pPr>
            <m:oMathPara>
              <m:oMathParaPr>
                <m:jc m:val="left"/>
              </m:oMathParaPr>
              <m:oMath>
                <m:r>
                  <w:rPr>
                    <w:rFonts w:ascii="Cambria Math" w:hAnsi="Cambria Math"/>
                  </w:rPr>
                  <m:t>r=</m:t>
                </m:r>
                <m:f>
                  <m:fPr>
                    <m:ctrlPr>
                      <w:rPr>
                        <w:rFonts w:ascii="Cambria Math" w:hAnsi="Cambria Math"/>
                        <w:i/>
                      </w:rPr>
                    </m:ctrlPr>
                  </m:fPr>
                  <m:num>
                    <m:bar>
                      <m:barPr>
                        <m:pos m:val="top"/>
                        <m:ctrlPr>
                          <w:rPr>
                            <w:rFonts w:ascii="Cambria Math" w:hAnsi="Cambria Math"/>
                            <w:i/>
                          </w:rPr>
                        </m:ctrlPr>
                      </m:barPr>
                      <m:e>
                        <m:r>
                          <w:rPr>
                            <w:rFonts w:ascii="Cambria Math" w:hAnsi="Cambria Math"/>
                          </w:rPr>
                          <m:t>T</m:t>
                        </m:r>
                      </m:e>
                    </m:bar>
                    <m:r>
                      <w:rPr>
                        <w:rFonts w:ascii="Cambria Math" w:hAnsi="Cambria Math"/>
                      </w:rPr>
                      <m:t xml:space="preserve"> ∆t</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≈0.000004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for  6" and</m:t>
                </m:r>
                <m:r>
                  <w:rPr>
                    <w:rFonts w:ascii="Cambria Math" w:hAnsi="Cambria Math"/>
                  </w:rPr>
                  <m:t xml:space="preserve">  ≈0.0004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for  1 km grids</m:t>
                </m:r>
              </m:oMath>
            </m:oMathPara>
          </w:p>
        </w:tc>
        <w:tc>
          <w:tcPr>
            <w:tcW w:w="918" w:type="dxa"/>
            <w:vAlign w:val="center"/>
          </w:tcPr>
          <w:p w14:paraId="76DA9C24" w14:textId="6BBE5356"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6</w:t>
            </w:r>
            <w:r w:rsidRPr="008F54E8">
              <w:rPr>
                <w:rFonts w:ascii="Times New Roman" w:hAnsi="Times New Roman"/>
              </w:rPr>
              <w:t>)</w:t>
            </w:r>
          </w:p>
        </w:tc>
      </w:tr>
    </w:tbl>
    <w:p w14:paraId="455B7713" w14:textId="427AACAF"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w:t>
      </w:r>
      <m:oMath>
        <m:bar>
          <m:barPr>
            <m:pos m:val="top"/>
            <m:ctrlPr>
              <w:rPr>
                <w:rFonts w:ascii="Cambria Math" w:hAnsi="Cambria Math" w:cs="Times New Roman"/>
                <w:i/>
              </w:rPr>
            </m:ctrlPr>
          </m:barPr>
          <m:e>
            <m:r>
              <w:rPr>
                <w:rFonts w:ascii="Cambria Math" w:hAnsi="Cambria Math" w:cs="Times New Roman"/>
              </w:rPr>
              <m:t>T</m:t>
            </m:r>
          </m:e>
        </m:ba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den>
        </m:f>
      </m:oMath>
      <w:r w:rsidRPr="008F54E8">
        <w:rPr>
          <w:rFonts w:ascii="Times New Roman" w:hAnsi="Times New Roman" w:cs="Times New Roman"/>
        </w:rPr>
        <w:t xml:space="preserve"> and </w:t>
      </w:r>
      <w:r w:rsidRPr="008F54E8">
        <w:rPr>
          <w:rFonts w:ascii="Times New Roman" w:hAnsi="Times New Roman" w:cs="Times New Roman"/>
          <w:i/>
        </w:rPr>
        <w:t>L</w:t>
      </w:r>
      <w:r w:rsidRPr="008F54E8">
        <w:rPr>
          <w:rFonts w:ascii="Times New Roman" w:hAnsi="Times New Roman" w:cs="Times New Roman"/>
        </w:rPr>
        <w:t xml:space="preserve"> is a linear scale of cells (size).</w:t>
      </w:r>
    </w:p>
    <w:p w14:paraId="60F3F010" w14:textId="5B09B6B2"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The “forward difference” of EFDM method assumes that the head vector </w:t>
      </w:r>
      <w:r w:rsidRPr="008F54E8">
        <w:rPr>
          <w:rFonts w:ascii="Times New Roman" w:hAnsi="Times New Roman" w:cs="Times New Roman"/>
          <w:b/>
        </w:rPr>
        <w:t>{</w:t>
      </w:r>
      <w:r w:rsidRPr="008F54E8">
        <w:rPr>
          <w:rFonts w:ascii="Times New Roman" w:hAnsi="Times New Roman" w:cs="Times New Roman"/>
          <w:b/>
          <w:i/>
        </w:rPr>
        <w:t>h</w:t>
      </w:r>
      <w:r w:rsidRPr="008F54E8">
        <w:rPr>
          <w:rFonts w:ascii="Times New Roman" w:hAnsi="Times New Roman" w:cs="Times New Roman"/>
          <w:b/>
        </w:rPr>
        <w:t>}</w:t>
      </w:r>
      <w:r w:rsidRPr="008F54E8">
        <w:rPr>
          <w:rFonts w:ascii="Times New Roman" w:hAnsi="Times New Roman" w:cs="Times New Roman"/>
        </w:rPr>
        <w:t xml:space="preserve"> and matrix of coefficients </w:t>
      </w:r>
      <w:r w:rsidRPr="008F54E8">
        <w:rPr>
          <w:rFonts w:ascii="Times New Roman" w:hAnsi="Times New Roman" w:cs="Times New Roman"/>
          <w:b/>
        </w:rPr>
        <w:t>[</w:t>
      </w:r>
      <w:r w:rsidRPr="008F54E8">
        <w:rPr>
          <w:rFonts w:ascii="Times New Roman" w:hAnsi="Times New Roman" w:cs="Times New Roman"/>
          <w:b/>
          <w:i/>
        </w:rPr>
        <w:t>A</w:t>
      </w:r>
      <w:r w:rsidRPr="008F54E8">
        <w:rPr>
          <w:rFonts w:ascii="Times New Roman" w:hAnsi="Times New Roman" w:cs="Times New Roman"/>
          <w:b/>
        </w:rPr>
        <w:t>]</w:t>
      </w:r>
      <w:r w:rsidRPr="008F54E8">
        <w:rPr>
          <w:rFonts w:ascii="Times New Roman" w:hAnsi="Times New Roman" w:cs="Times New Roman"/>
        </w:rPr>
        <w:t xml:space="preserve"> represents state of the previous time step, </w:t>
      </w:r>
      <w:r w:rsidRPr="008F54E8">
        <w:rPr>
          <w:rFonts w:ascii="Times New Roman" w:hAnsi="Times New Roman" w:cs="Times New Roman"/>
          <w:i/>
        </w:rPr>
        <w:t>n-1</w:t>
      </w:r>
      <w:r w:rsidRPr="008F54E8">
        <w:rPr>
          <w:rFonts w:ascii="Times New Roman" w:hAnsi="Times New Roman" w:cs="Times New Roman"/>
        </w:rPr>
        <w:t xml:space="preserve">, of the computational stencil and a resulting flux vector </w:t>
      </w:r>
      <w:r w:rsidRPr="008F54E8">
        <w:rPr>
          <w:rFonts w:ascii="Times New Roman" w:hAnsi="Times New Roman" w:cs="Times New Roman"/>
          <w:b/>
        </w:rPr>
        <w:t>{</w:t>
      </w:r>
      <w:r w:rsidRPr="008F54E8">
        <w:rPr>
          <w:rFonts w:ascii="Times New Roman" w:hAnsi="Times New Roman" w:cs="Times New Roman"/>
          <w:b/>
          <w:i/>
        </w:rPr>
        <w:t>q</w:t>
      </w:r>
      <w:r w:rsidRPr="008F54E8">
        <w:rPr>
          <w:rFonts w:ascii="Times New Roman" w:hAnsi="Times New Roman" w:cs="Times New Roman"/>
          <w:b/>
        </w:rPr>
        <w:t>}</w:t>
      </w:r>
      <w:r w:rsidRPr="008F54E8">
        <w:rPr>
          <w:rFonts w:ascii="Times New Roman" w:hAnsi="Times New Roman" w:cs="Times New Roman"/>
        </w:rPr>
        <w:t xml:space="preserve"> is projected “forward” on the time scale as it represents current time step, </w:t>
      </w:r>
      <w:r w:rsidRPr="008F54E8">
        <w:rPr>
          <w:rFonts w:ascii="Times New Roman" w:hAnsi="Times New Roman" w:cs="Times New Roman"/>
          <w:i/>
        </w:rPr>
        <w:t>n</w:t>
      </w:r>
      <w:r w:rsidRPr="008F54E8">
        <w:rPr>
          <w:rFonts w:ascii="Times New Roman" w:hAnsi="Times New Roman" w:cs="Times New Roman"/>
        </w:rPr>
        <w:t>. And, finally, “explicit” term of the method refers to the temporal relation between left- and ring-hand vectors of eq. (1</w:t>
      </w:r>
      <w:r w:rsidR="00DD3A24" w:rsidRPr="008F54E8">
        <w:rPr>
          <w:rFonts w:ascii="Times New Roman" w:hAnsi="Times New Roman" w:cs="Times New Roman"/>
        </w:rPr>
        <w:t>5</w:t>
      </w:r>
      <w:r w:rsidRPr="008F54E8">
        <w:rPr>
          <w:rFonts w:ascii="Times New Roman" w:hAnsi="Times New Roman" w:cs="Times New Roman"/>
        </w:rPr>
        <w:t>) which are not on the same time temporal (time step) point and, so, are “explicit” (direct) approximate solution not requiring iterations to solve. These assumptions for the EFDM method can be expressed by modified equation (</w:t>
      </w:r>
      <w:r w:rsidR="00DD3A24" w:rsidRPr="008F54E8">
        <w:rPr>
          <w:rFonts w:ascii="Times New Roman" w:hAnsi="Times New Roman" w:cs="Times New Roman"/>
        </w:rPr>
        <w:t>9.3-</w:t>
      </w:r>
      <w:r w:rsidRPr="008F54E8">
        <w:rPr>
          <w:rFonts w:ascii="Times New Roman" w:hAnsi="Times New Roman" w:cs="Times New Roman"/>
        </w:rPr>
        <w:t>1</w:t>
      </w:r>
      <w:r w:rsidR="00DD3A24" w:rsidRPr="008F54E8">
        <w:rPr>
          <w:rFonts w:ascii="Times New Roman" w:hAnsi="Times New Roman" w:cs="Times New Roman"/>
        </w:rPr>
        <w:t>5</w:t>
      </w:r>
      <w:r w:rsidRPr="008F54E8">
        <w:rPr>
          <w:rFonts w:ascii="Times New Roman" w:hAnsi="Times New Roman" w:cs="Times New Roman"/>
        </w:rPr>
        <w:t>) for the approximate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6144CD34" w14:textId="77777777" w:rsidTr="00F8581A">
        <w:tc>
          <w:tcPr>
            <w:tcW w:w="8658" w:type="dxa"/>
          </w:tcPr>
          <w:p w14:paraId="094D7FB1" w14:textId="00696EEE" w:rsidR="00827966" w:rsidRPr="008F54E8" w:rsidRDefault="00000000" w:rsidP="00F8581A">
            <w:pPr>
              <w:spacing w:after="240"/>
              <w:ind w:left="720"/>
              <w:rPr>
                <w:rFonts w:ascii="Times New Roman" w:hAnsi="Times New Roman"/>
              </w:rPr>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A</m:t>
                        </m:r>
                      </m:e>
                    </m:d>
                  </m:e>
                  <m:sup>
                    <m:r>
                      <w:rPr>
                        <w:rFonts w:ascii="Cambria Math" w:hAnsi="Cambria Math"/>
                      </w:rPr>
                      <m:t>n-1</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h</m:t>
                        </m:r>
                      </m:e>
                    </m:d>
                  </m:e>
                  <m:sup>
                    <m:r>
                      <w:rPr>
                        <w:rFonts w:ascii="Cambria Math" w:hAnsi="Cambria Math"/>
                      </w:rPr>
                      <m:t>n-1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q</m:t>
                        </m:r>
                      </m:e>
                    </m:d>
                  </m:e>
                  <m:sup>
                    <m:r>
                      <w:rPr>
                        <w:rFonts w:ascii="Cambria Math" w:hAnsi="Cambria Math"/>
                      </w:rPr>
                      <m:t>n</m:t>
                    </m:r>
                  </m:sup>
                </m:sSup>
              </m:oMath>
            </m:oMathPara>
          </w:p>
        </w:tc>
        <w:tc>
          <w:tcPr>
            <w:tcW w:w="918" w:type="dxa"/>
            <w:vAlign w:val="center"/>
          </w:tcPr>
          <w:p w14:paraId="7D284FA9" w14:textId="0CD9F0A2"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7</w:t>
            </w:r>
            <w:r w:rsidRPr="008F54E8">
              <w:rPr>
                <w:rFonts w:ascii="Times New Roman" w:hAnsi="Times New Roman"/>
              </w:rPr>
              <w:t>)</w:t>
            </w:r>
          </w:p>
        </w:tc>
      </w:tr>
    </w:tbl>
    <w:p w14:paraId="205AED55" w14:textId="72D9F3FD" w:rsidR="00827966" w:rsidRPr="008F54E8" w:rsidRDefault="00827966" w:rsidP="00827966">
      <w:pPr>
        <w:jc w:val="both"/>
        <w:rPr>
          <w:rFonts w:ascii="Times New Roman" w:hAnsi="Times New Roman" w:cs="Times New Roman"/>
        </w:rPr>
      </w:pPr>
      <w:r w:rsidRPr="008F54E8">
        <w:rPr>
          <w:rFonts w:ascii="Times New Roman" w:hAnsi="Times New Roman" w:cs="Times New Roman"/>
        </w:rPr>
        <w:t xml:space="preserve">where superscript </w:t>
      </w:r>
      <w:r w:rsidRPr="008F54E8">
        <w:rPr>
          <w:rFonts w:ascii="Times New Roman" w:hAnsi="Times New Roman" w:cs="Times New Roman"/>
          <w:i/>
        </w:rPr>
        <w:t>n</w:t>
      </w:r>
      <w:r w:rsidRPr="008F54E8">
        <w:rPr>
          <w:rFonts w:ascii="Times New Roman" w:hAnsi="Times New Roman" w:cs="Times New Roman"/>
        </w:rPr>
        <w:t xml:space="preserve"> is a time step of the simulation.</w:t>
      </w:r>
    </w:p>
    <w:p w14:paraId="5B4F8FDF" w14:textId="2F77D0C9" w:rsidR="00827966" w:rsidRPr="008F54E8" w:rsidRDefault="00827966" w:rsidP="00827966">
      <w:pPr>
        <w:jc w:val="both"/>
        <w:rPr>
          <w:rFonts w:ascii="Times New Roman" w:hAnsi="Times New Roman" w:cs="Times New Roman"/>
        </w:rPr>
      </w:pPr>
      <w:r w:rsidRPr="008F54E8">
        <w:rPr>
          <w:rFonts w:ascii="Times New Roman" w:hAnsi="Times New Roman" w:cs="Times New Roman"/>
        </w:rPr>
        <w:t>Equations (</w:t>
      </w:r>
      <w:r w:rsidR="00DD3A24" w:rsidRPr="008F54E8">
        <w:rPr>
          <w:rFonts w:ascii="Times New Roman" w:hAnsi="Times New Roman" w:cs="Times New Roman"/>
        </w:rPr>
        <w:t>9.3-</w:t>
      </w:r>
      <w:r w:rsidRPr="008F54E8">
        <w:rPr>
          <w:rFonts w:ascii="Times New Roman" w:hAnsi="Times New Roman" w:cs="Times New Roman"/>
        </w:rPr>
        <w:t>1</w:t>
      </w:r>
      <w:r w:rsidR="00DD3A24" w:rsidRPr="008F54E8">
        <w:rPr>
          <w:rFonts w:ascii="Times New Roman" w:hAnsi="Times New Roman" w:cs="Times New Roman"/>
        </w:rPr>
        <w:t>7</w:t>
      </w:r>
      <w:r w:rsidRPr="008F54E8">
        <w:rPr>
          <w:rFonts w:ascii="Times New Roman" w:hAnsi="Times New Roman" w:cs="Times New Roman"/>
        </w:rPr>
        <w:t>) combined with stability/convergence criteria (</w:t>
      </w:r>
      <w:r w:rsidR="00DD3A24" w:rsidRPr="008F54E8">
        <w:rPr>
          <w:rFonts w:ascii="Times New Roman" w:hAnsi="Times New Roman" w:cs="Times New Roman"/>
        </w:rPr>
        <w:t>9.3-</w:t>
      </w:r>
      <w:r w:rsidRPr="008F54E8">
        <w:rPr>
          <w:rFonts w:ascii="Times New Roman" w:hAnsi="Times New Roman" w:cs="Times New Roman"/>
        </w:rPr>
        <w:t>1</w:t>
      </w:r>
      <w:r w:rsidR="00DD3A24" w:rsidRPr="008F54E8">
        <w:rPr>
          <w:rFonts w:ascii="Times New Roman" w:hAnsi="Times New Roman" w:cs="Times New Roman"/>
        </w:rPr>
        <w:t>6</w:t>
      </w:r>
      <w:r w:rsidRPr="008F54E8">
        <w:rPr>
          <w:rFonts w:ascii="Times New Roman" w:hAnsi="Times New Roman" w:cs="Times New Roman"/>
        </w:rPr>
        <w:t>) checked on each time step are used as a PDF solver of groundwater flows in WBM.</w:t>
      </w:r>
    </w:p>
    <w:p w14:paraId="164F4E7B" w14:textId="403CDFA2" w:rsidR="00827966" w:rsidRPr="008F54E8" w:rsidRDefault="00827966" w:rsidP="00827966">
      <w:pPr>
        <w:spacing w:before="480"/>
        <w:rPr>
          <w:rFonts w:ascii="Times New Roman" w:hAnsi="Times New Roman" w:cs="Times New Roman"/>
          <w:b/>
          <w:sz w:val="28"/>
        </w:rPr>
      </w:pPr>
      <w:r w:rsidRPr="008F54E8">
        <w:rPr>
          <w:rFonts w:ascii="Times New Roman" w:hAnsi="Times New Roman" w:cs="Times New Roman"/>
          <w:b/>
          <w:sz w:val="28"/>
        </w:rPr>
        <w:t>Boundary and initial conditions</w:t>
      </w:r>
    </w:p>
    <w:p w14:paraId="7B8290CF" w14:textId="4E5AC6A0" w:rsidR="00827966" w:rsidRPr="008F54E8" w:rsidRDefault="00827966" w:rsidP="00827966">
      <w:pPr>
        <w:jc w:val="both"/>
        <w:rPr>
          <w:rFonts w:ascii="Times New Roman" w:hAnsi="Times New Roman" w:cs="Times New Roman"/>
        </w:rPr>
      </w:pPr>
      <w:r w:rsidRPr="008F54E8">
        <w:rPr>
          <w:rFonts w:ascii="Times New Roman" w:hAnsi="Times New Roman" w:cs="Times New Roman"/>
          <w:b/>
          <w:i/>
        </w:rPr>
        <w:t>Boundary conditions</w:t>
      </w:r>
      <w:r w:rsidRPr="008F54E8">
        <w:rPr>
          <w:rFonts w:ascii="Times New Roman" w:hAnsi="Times New Roman" w:cs="Times New Roman"/>
        </w:rPr>
        <w:t xml:space="preserve"> for the WBM </w:t>
      </w:r>
      <w:r w:rsidR="00F05450" w:rsidRPr="008F54E8">
        <w:rPr>
          <w:rFonts w:ascii="Times New Roman" w:hAnsi="Times New Roman" w:cs="Times New Roman"/>
        </w:rPr>
        <w:t xml:space="preserve">MODFLOW </w:t>
      </w:r>
      <w:r w:rsidRPr="008F54E8">
        <w:rPr>
          <w:rFonts w:ascii="Times New Roman" w:hAnsi="Times New Roman" w:cs="Times New Roman"/>
        </w:rPr>
        <w:t>groundwater problem are treated in a much similar manner as in any other fluid dynamics or heat/diffusion transfer numerical problem. Boundary conditions are assessed at each time step of the simulation, and they can be subdivided into two groups relevant to (1) the aquifer geometry, (2) source terms, and (3) special cases-</w:t>
      </w:r>
    </w:p>
    <w:p w14:paraId="5AFA4404" w14:textId="6698F191" w:rsidR="00827966" w:rsidRPr="008F54E8" w:rsidRDefault="00827966" w:rsidP="00827966">
      <w:pPr>
        <w:pStyle w:val="ListParagraph"/>
        <w:numPr>
          <w:ilvl w:val="0"/>
          <w:numId w:val="15"/>
        </w:numPr>
        <w:spacing w:after="100" w:afterAutospacing="1" w:line="240" w:lineRule="auto"/>
        <w:jc w:val="both"/>
        <w:rPr>
          <w:rFonts w:ascii="Times New Roman" w:hAnsi="Times New Roman" w:cs="Times New Roman"/>
        </w:rPr>
      </w:pPr>
      <w:r w:rsidRPr="008F54E8">
        <w:rPr>
          <w:rFonts w:ascii="Times New Roman" w:hAnsi="Times New Roman" w:cs="Times New Roman"/>
          <w:u w:val="single"/>
        </w:rPr>
        <w:t>Geometry boundary conditions</w:t>
      </w:r>
      <w:r w:rsidRPr="008F54E8">
        <w:rPr>
          <w:rFonts w:ascii="Times New Roman" w:hAnsi="Times New Roman" w:cs="Times New Roman"/>
        </w:rPr>
        <w:t>:</w:t>
      </w:r>
    </w:p>
    <w:p w14:paraId="4E10402B" w14:textId="14783B11" w:rsidR="00827966" w:rsidRPr="008F54E8" w:rsidRDefault="00827966" w:rsidP="00827966">
      <w:pPr>
        <w:pStyle w:val="ListParagraph"/>
        <w:jc w:val="both"/>
        <w:rPr>
          <w:rFonts w:ascii="Times New Roman" w:hAnsi="Times New Roman" w:cs="Times New Roman"/>
        </w:rPr>
      </w:pPr>
    </w:p>
    <w:p w14:paraId="607A8EFB" w14:textId="122C5E3C" w:rsidR="00827966" w:rsidRPr="008F54E8" w:rsidRDefault="00827966" w:rsidP="00827966">
      <w:pPr>
        <w:pStyle w:val="ListParagraph"/>
        <w:numPr>
          <w:ilvl w:val="1"/>
          <w:numId w:val="15"/>
        </w:numPr>
        <w:tabs>
          <w:tab w:val="left" w:pos="2520"/>
        </w:tabs>
        <w:spacing w:after="100" w:afterAutospacing="1" w:line="240" w:lineRule="auto"/>
        <w:jc w:val="both"/>
        <w:rPr>
          <w:rFonts w:ascii="Times New Roman" w:hAnsi="Times New Roman" w:cs="Times New Roman"/>
        </w:rPr>
      </w:pPr>
      <w:r w:rsidRPr="008F54E8">
        <w:rPr>
          <w:rFonts w:ascii="Times New Roman" w:hAnsi="Times New Roman" w:cs="Times New Roman"/>
        </w:rPr>
        <w:t>Each aquifer vertical layer is masked by nodata value in each cell where its thickness is equal to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0DDCC37C" w14:textId="77777777" w:rsidTr="00F8581A">
        <w:tc>
          <w:tcPr>
            <w:tcW w:w="8658" w:type="dxa"/>
          </w:tcPr>
          <w:p w14:paraId="58CC1976" w14:textId="0DAF03B1"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C,W,h,q</m:t>
                        </m:r>
                      </m:e>
                    </m:d>
                  </m:e>
                  <m:sub>
                    <m:r>
                      <w:rPr>
                        <w:rFonts w:ascii="Cambria Math" w:hAnsi="Cambria Math"/>
                      </w:rPr>
                      <m:t>i,j,k</m:t>
                    </m:r>
                  </m:sub>
                </m:sSub>
                <m:r>
                  <w:rPr>
                    <w:rFonts w:ascii="Cambria Math" w:hAnsi="Cambria Math"/>
                  </w:rPr>
                  <m:t xml:space="preserve">=∅  </m:t>
                </m:r>
                <m:r>
                  <m:rPr>
                    <m:sty m:val="p"/>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i,j,k</m:t>
                    </m:r>
                  </m:sub>
                </m:sSub>
                <m:r>
                  <w:rPr>
                    <w:rFonts w:ascii="Cambria Math" w:hAnsi="Cambria Math"/>
                  </w:rPr>
                  <m:t>=0</m:t>
                </m:r>
              </m:oMath>
            </m:oMathPara>
          </w:p>
        </w:tc>
        <w:tc>
          <w:tcPr>
            <w:tcW w:w="918" w:type="dxa"/>
            <w:vAlign w:val="center"/>
          </w:tcPr>
          <w:p w14:paraId="28F99B63" w14:textId="04943D73"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8</w:t>
            </w:r>
            <w:r w:rsidRPr="008F54E8">
              <w:rPr>
                <w:rFonts w:ascii="Times New Roman" w:hAnsi="Times New Roman"/>
              </w:rPr>
              <w:t>)</w:t>
            </w:r>
          </w:p>
        </w:tc>
      </w:tr>
    </w:tbl>
    <w:p w14:paraId="23C42E61" w14:textId="65F9F101" w:rsidR="00827966" w:rsidRPr="008F54E8" w:rsidRDefault="00827966" w:rsidP="00827966">
      <w:pPr>
        <w:pStyle w:val="ListParagraph"/>
        <w:numPr>
          <w:ilvl w:val="1"/>
          <w:numId w:val="15"/>
        </w:numPr>
        <w:spacing w:after="100" w:afterAutospacing="1" w:line="240" w:lineRule="auto"/>
        <w:jc w:val="both"/>
        <w:rPr>
          <w:rFonts w:ascii="Times New Roman" w:hAnsi="Times New Roman" w:cs="Times New Roman"/>
        </w:rPr>
      </w:pPr>
      <w:r w:rsidRPr="008F54E8">
        <w:rPr>
          <w:rFonts w:ascii="Times New Roman" w:hAnsi="Times New Roman" w:cs="Times New Roman"/>
        </w:rPr>
        <w:t xml:space="preserve">Conductance, </w:t>
      </w:r>
      <w:r w:rsidRPr="008F54E8">
        <w:rPr>
          <w:rFonts w:ascii="Times New Roman" w:hAnsi="Times New Roman" w:cs="Times New Roman"/>
          <w:i/>
        </w:rPr>
        <w:t>C</w:t>
      </w:r>
      <w:r w:rsidRPr="008F54E8">
        <w:rPr>
          <w:rFonts w:ascii="Times New Roman" w:hAnsi="Times New Roman" w:cs="Times New Roman"/>
        </w:rPr>
        <w:t>, is set to zero at the non-ocean boundary of the aquifer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3"/>
        <w:gridCol w:w="907"/>
      </w:tblGrid>
      <w:tr w:rsidR="00FF7532" w:rsidRPr="008F54E8" w14:paraId="27CF702A" w14:textId="77777777" w:rsidTr="00F8581A">
        <w:tc>
          <w:tcPr>
            <w:tcW w:w="8658" w:type="dxa"/>
          </w:tcPr>
          <w:p w14:paraId="383401DA" w14:textId="50F23C10"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i,j,k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 xml:space="preserve">=0  </m:t>
                </m:r>
                <m:r>
                  <m:rPr>
                    <m:sty m:val="p"/>
                  </m:rPr>
                  <w:rPr>
                    <w:rFonts w:ascii="Cambria Math" w:hAnsi="Cambria Math"/>
                  </w:rPr>
                  <m:t>where</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d>
                          <m:dPr>
                            <m:ctrlPr>
                              <w:rPr>
                                <w:rFonts w:ascii="Cambria Math" w:hAnsi="Cambria Math"/>
                                <w:i/>
                              </w:rPr>
                            </m:ctrlPr>
                          </m:dPr>
                          <m:e>
                            <m:r>
                              <w:rPr>
                                <w:rFonts w:ascii="Cambria Math" w:hAnsi="Cambria Math"/>
                              </w:rPr>
                              <m:t>i,j,k</m:t>
                            </m:r>
                          </m:e>
                        </m:d>
                        <m:r>
                          <w:rPr>
                            <w:rFonts w:ascii="Cambria Math" w:hAnsi="Cambria Math"/>
                          </w:rPr>
                          <m:t>±1</m:t>
                        </m:r>
                      </m:sub>
                    </m:sSub>
                    <m:r>
                      <w:rPr>
                        <w:rFonts w:ascii="Cambria Math" w:hAnsi="Cambria Math"/>
                      </w:rPr>
                      <m:t xml:space="preserve">=0  or  </m:t>
                    </m:r>
                    <m:sSub>
                      <m:sSubPr>
                        <m:ctrlPr>
                          <w:rPr>
                            <w:rFonts w:ascii="Cambria Math" w:hAnsi="Cambria Math"/>
                            <w:i/>
                          </w:rPr>
                        </m:ctrlPr>
                      </m:sSubPr>
                      <m:e>
                        <m:d>
                          <m:dPr>
                            <m:ctrlPr>
                              <w:rPr>
                                <w:rFonts w:ascii="Cambria Math" w:hAnsi="Cambria Math"/>
                                <w:i/>
                              </w:rPr>
                            </m:ctrlPr>
                          </m:dPr>
                          <m:e>
                            <m:r>
                              <w:rPr>
                                <w:rFonts w:ascii="Cambria Math" w:hAnsi="Cambria Math"/>
                              </w:rPr>
                              <m:t>C,W,h,q</m:t>
                            </m:r>
                          </m:e>
                        </m:d>
                      </m:e>
                      <m:sub>
                        <m:d>
                          <m:dPr>
                            <m:ctrlPr>
                              <w:rPr>
                                <w:rFonts w:ascii="Cambria Math" w:hAnsi="Cambria Math"/>
                                <w:i/>
                              </w:rPr>
                            </m:ctrlPr>
                          </m:dPr>
                          <m:e>
                            <m:r>
                              <w:rPr>
                                <w:rFonts w:ascii="Cambria Math" w:hAnsi="Cambria Math"/>
                              </w:rPr>
                              <m:t>i,j,k</m:t>
                            </m:r>
                          </m:e>
                        </m:d>
                        <m:r>
                          <w:rPr>
                            <w:rFonts w:ascii="Cambria Math" w:hAnsi="Cambria Math"/>
                          </w:rPr>
                          <m:t>±1</m:t>
                        </m:r>
                      </m:sub>
                    </m:sSub>
                    <m:r>
                      <w:rPr>
                        <w:rFonts w:ascii="Cambria Math" w:hAnsi="Cambria Math"/>
                      </w:rPr>
                      <m:t>=∅</m:t>
                    </m:r>
                  </m:e>
                </m:d>
              </m:oMath>
            </m:oMathPara>
          </w:p>
        </w:tc>
        <w:tc>
          <w:tcPr>
            <w:tcW w:w="918" w:type="dxa"/>
            <w:vAlign w:val="center"/>
          </w:tcPr>
          <w:p w14:paraId="3E37CE07" w14:textId="4DEFE036"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1</w:t>
            </w:r>
            <w:r w:rsidR="00DD3A24" w:rsidRPr="008F54E8">
              <w:rPr>
                <w:rFonts w:ascii="Times New Roman" w:hAnsi="Times New Roman"/>
              </w:rPr>
              <w:t>9</w:t>
            </w:r>
            <w:r w:rsidRPr="008F54E8">
              <w:rPr>
                <w:rFonts w:ascii="Times New Roman" w:hAnsi="Times New Roman"/>
              </w:rPr>
              <w:t>)</w:t>
            </w:r>
          </w:p>
        </w:tc>
      </w:tr>
    </w:tbl>
    <w:p w14:paraId="3FDC3A22" w14:textId="412FA80C" w:rsidR="00827966" w:rsidRPr="008F54E8" w:rsidRDefault="00827966" w:rsidP="00827966">
      <w:pPr>
        <w:pStyle w:val="ListParagraph"/>
        <w:numPr>
          <w:ilvl w:val="1"/>
          <w:numId w:val="15"/>
        </w:numPr>
        <w:spacing w:after="100" w:afterAutospacing="1" w:line="240" w:lineRule="auto"/>
        <w:jc w:val="both"/>
        <w:rPr>
          <w:rFonts w:ascii="Times New Roman" w:hAnsi="Times New Roman" w:cs="Times New Roman"/>
        </w:rPr>
      </w:pPr>
      <w:r w:rsidRPr="008F54E8">
        <w:rPr>
          <w:rFonts w:ascii="Times New Roman" w:hAnsi="Times New Roman" w:cs="Times New Roman"/>
        </w:rPr>
        <w:t xml:space="preserve">Horizontal conductance, </w:t>
      </w:r>
      <w:proofErr w:type="spellStart"/>
      <w:r w:rsidRPr="008F54E8">
        <w:rPr>
          <w:rFonts w:ascii="Times New Roman" w:hAnsi="Times New Roman" w:cs="Times New Roman"/>
          <w:i/>
        </w:rPr>
        <w:t>C</w:t>
      </w:r>
      <w:r w:rsidRPr="008F54E8">
        <w:rPr>
          <w:rFonts w:ascii="Times New Roman" w:hAnsi="Times New Roman" w:cs="Times New Roman"/>
          <w:i/>
          <w:vertAlign w:val="subscript"/>
        </w:rPr>
        <w:t>i,j</w:t>
      </w:r>
      <w:proofErr w:type="spellEnd"/>
      <w:r w:rsidRPr="008F54E8">
        <w:rPr>
          <w:rFonts w:ascii="Times New Roman" w:hAnsi="Times New Roman" w:cs="Times New Roman"/>
          <w:vertAlign w:val="subscript"/>
        </w:rPr>
        <w:sym w:font="Symbol" w:char="F0B1"/>
      </w:r>
      <w:r w:rsidRPr="008F54E8">
        <w:rPr>
          <w:rFonts w:ascii="Times New Roman" w:hAnsi="Times New Roman" w:cs="Times New Roman"/>
          <w:vertAlign w:val="subscript"/>
        </w:rPr>
        <w:t>1/2</w:t>
      </w:r>
      <w:r w:rsidRPr="008F54E8">
        <w:rPr>
          <w:rFonts w:ascii="Times New Roman" w:hAnsi="Times New Roman" w:cs="Times New Roman"/>
        </w:rPr>
        <w:t>, is set to half of the opposite cell side conductance at the non-simulated aquifer boundary (optional). This boundary is defined as the simulated river network (watershed) boundary where aquifer extends outside of it to adjacent cells that are not simulated by WBM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tblGrid>
      <w:tr w:rsidR="00FF7532" w:rsidRPr="008F54E8" w14:paraId="40D214B8" w14:textId="77777777" w:rsidTr="00F8581A">
        <w:tc>
          <w:tcPr>
            <w:tcW w:w="8658" w:type="dxa"/>
          </w:tcPr>
          <w:p w14:paraId="7EAF07C9" w14:textId="664BF746" w:rsidR="00827966" w:rsidRPr="008F54E8" w:rsidRDefault="00000000" w:rsidP="00F8581A">
            <w:pPr>
              <w:spacing w:after="24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i,j,k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 xml:space="preserve">=0.5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i,j,k</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 xml:space="preserve">  </m:t>
                </m:r>
                <m:r>
                  <m:rPr>
                    <m:sty m:val="p"/>
                  </m:rPr>
                  <w:rPr>
                    <w:rFonts w:ascii="Cambria Math" w:hAnsi="Cambria Math"/>
                  </w:rPr>
                  <m:t>where</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∆z</m:t>
                            </m:r>
                          </m:e>
                          <m:sub>
                            <m:d>
                              <m:dPr>
                                <m:ctrlPr>
                                  <w:rPr>
                                    <w:rFonts w:ascii="Cambria Math" w:hAnsi="Cambria Math"/>
                                    <w:i/>
                                  </w:rPr>
                                </m:ctrlPr>
                              </m:dPr>
                              <m:e>
                                <m:r>
                                  <w:rPr>
                                    <w:rFonts w:ascii="Cambria Math" w:hAnsi="Cambria Math"/>
                                  </w:rPr>
                                  <m:t>i,j,k</m:t>
                                </m:r>
                              </m:e>
                            </m:d>
                            <m:r>
                              <w:rPr>
                                <w:rFonts w:ascii="Cambria Math" w:hAnsi="Cambria Math"/>
                              </w:rPr>
                              <m:t>±1</m:t>
                            </m:r>
                          </m:sub>
                        </m:sSub>
                        <m:r>
                          <w:rPr>
                            <w:rFonts w:ascii="Cambria Math" w:hAnsi="Cambria Math"/>
                          </w:rPr>
                          <m:t xml:space="preserve">≠0  and  </m:t>
                        </m:r>
                        <m:d>
                          <m:dPr>
                            <m:ctrlPr>
                              <w:rPr>
                                <w:rFonts w:ascii="Cambria Math" w:hAnsi="Cambria Math"/>
                                <w:i/>
                              </w:rPr>
                            </m:ctrlPr>
                          </m:dPr>
                          <m:e>
                            <m:r>
                              <w:rPr>
                                <w:rFonts w:ascii="Cambria Math" w:hAnsi="Cambria Math"/>
                              </w:rPr>
                              <m:t>C,W,h,q</m:t>
                            </m:r>
                          </m:e>
                        </m:d>
                      </m:e>
                      <m:sub>
                        <m:d>
                          <m:dPr>
                            <m:ctrlPr>
                              <w:rPr>
                                <w:rFonts w:ascii="Cambria Math" w:hAnsi="Cambria Math"/>
                                <w:i/>
                              </w:rPr>
                            </m:ctrlPr>
                          </m:dPr>
                          <m:e>
                            <m:r>
                              <w:rPr>
                                <w:rFonts w:ascii="Cambria Math" w:hAnsi="Cambria Math"/>
                              </w:rPr>
                              <m:t>i,j,k</m:t>
                            </m:r>
                          </m:e>
                        </m:d>
                        <m:r>
                          <w:rPr>
                            <w:rFonts w:ascii="Cambria Math" w:hAnsi="Cambria Math"/>
                          </w:rPr>
                          <m:t>±1</m:t>
                        </m:r>
                      </m:sub>
                    </m:sSub>
                    <m:r>
                      <w:rPr>
                        <w:rFonts w:ascii="Cambria Math" w:hAnsi="Cambria Math"/>
                      </w:rPr>
                      <m:t>=∅</m:t>
                    </m:r>
                  </m:e>
                </m:d>
              </m:oMath>
            </m:oMathPara>
          </w:p>
        </w:tc>
        <w:tc>
          <w:tcPr>
            <w:tcW w:w="918" w:type="dxa"/>
            <w:vAlign w:val="center"/>
          </w:tcPr>
          <w:p w14:paraId="1BCA9744" w14:textId="5317387A"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9.3-20</w:t>
            </w:r>
            <w:r w:rsidRPr="008F54E8">
              <w:rPr>
                <w:rFonts w:ascii="Times New Roman" w:hAnsi="Times New Roman"/>
              </w:rPr>
              <w:t>)</w:t>
            </w:r>
          </w:p>
        </w:tc>
      </w:tr>
    </w:tbl>
    <w:p w14:paraId="69966207" w14:textId="77CF46EC" w:rsidR="00827966" w:rsidRPr="008F54E8" w:rsidRDefault="00827966" w:rsidP="00827966">
      <w:pPr>
        <w:ind w:left="1440"/>
        <w:jc w:val="both"/>
        <w:rPr>
          <w:rFonts w:ascii="Times New Roman" w:hAnsi="Times New Roman" w:cs="Times New Roman"/>
        </w:rPr>
      </w:pPr>
      <w:r w:rsidRPr="008F54E8">
        <w:rPr>
          <w:rFonts w:ascii="Times New Roman" w:hAnsi="Times New Roman" w:cs="Times New Roman"/>
        </w:rPr>
        <w:t>This boundary condition is optional. It superposes condition (</w:t>
      </w:r>
      <w:r w:rsidR="00DD3A24" w:rsidRPr="008F54E8">
        <w:rPr>
          <w:rFonts w:ascii="Times New Roman" w:hAnsi="Times New Roman" w:cs="Times New Roman"/>
        </w:rPr>
        <w:t>9.3-</w:t>
      </w:r>
      <w:r w:rsidRPr="008F54E8">
        <w:rPr>
          <w:rFonts w:ascii="Times New Roman" w:hAnsi="Times New Roman" w:cs="Times New Roman"/>
        </w:rPr>
        <w:t>1</w:t>
      </w:r>
      <w:r w:rsidR="00DD3A24" w:rsidRPr="008F54E8">
        <w:rPr>
          <w:rFonts w:ascii="Times New Roman" w:hAnsi="Times New Roman" w:cs="Times New Roman"/>
        </w:rPr>
        <w:t>9</w:t>
      </w:r>
      <w:r w:rsidRPr="008F54E8">
        <w:rPr>
          <w:rFonts w:ascii="Times New Roman" w:hAnsi="Times New Roman" w:cs="Times New Roman"/>
        </w:rPr>
        <w:t>) when enabled. The reduction coefficient 0.5 in equation (</w:t>
      </w:r>
      <w:r w:rsidR="00DD3A24" w:rsidRPr="008F54E8">
        <w:rPr>
          <w:rFonts w:ascii="Times New Roman" w:hAnsi="Times New Roman" w:cs="Times New Roman"/>
        </w:rPr>
        <w:t>9.3-20</w:t>
      </w:r>
      <w:r w:rsidRPr="008F54E8">
        <w:rPr>
          <w:rFonts w:ascii="Times New Roman" w:hAnsi="Times New Roman" w:cs="Times New Roman"/>
        </w:rPr>
        <w:t>) is arbitrary chosen, but it has to be &lt; 1 for stability reasons.</w:t>
      </w:r>
    </w:p>
    <w:p w14:paraId="493BA732" w14:textId="3AD27249" w:rsidR="00827966" w:rsidRPr="008F54E8" w:rsidRDefault="00827966" w:rsidP="00827966">
      <w:pPr>
        <w:pStyle w:val="ListParagraph"/>
        <w:numPr>
          <w:ilvl w:val="1"/>
          <w:numId w:val="15"/>
        </w:numPr>
        <w:spacing w:after="100" w:afterAutospacing="1" w:line="240" w:lineRule="auto"/>
        <w:rPr>
          <w:rFonts w:ascii="Times New Roman" w:hAnsi="Times New Roman" w:cs="Times New Roman"/>
        </w:rPr>
      </w:pPr>
      <w:r w:rsidRPr="008F54E8">
        <w:rPr>
          <w:rFonts w:ascii="Times New Roman" w:hAnsi="Times New Roman" w:cs="Times New Roman"/>
        </w:rPr>
        <w:t xml:space="preserve">Head of side-adjacent cells that are ocean or endorheic lake is set to the ocean or endorheic lake elevation which is surface elevation, </w:t>
      </w:r>
      <w:r w:rsidRPr="008F54E8">
        <w:rPr>
          <w:rFonts w:ascii="Times New Roman" w:hAnsi="Times New Roman" w:cs="Times New Roman"/>
          <w:i/>
        </w:rPr>
        <w:t>H</w:t>
      </w:r>
      <w:r w:rsidRPr="008F54E8">
        <w:rPr>
          <w:rFonts w:ascii="Times New Roman" w:hAnsi="Times New Roman" w:cs="Times New Roman"/>
          <w:i/>
          <w:vertAlign w:val="superscript"/>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3"/>
        <w:gridCol w:w="907"/>
      </w:tblGrid>
      <w:tr w:rsidR="00FF7532" w:rsidRPr="008F54E8" w14:paraId="23D88923" w14:textId="77777777" w:rsidTr="00F8581A">
        <w:tc>
          <w:tcPr>
            <w:tcW w:w="8658" w:type="dxa"/>
          </w:tcPr>
          <w:p w14:paraId="1089FE49" w14:textId="79EE4C38"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i,j,k</m:t>
                        </m:r>
                      </m:e>
                    </m:d>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s</m:t>
                    </m:r>
                  </m:sup>
                </m:sSubSup>
                <m:r>
                  <w:rPr>
                    <w:rFonts w:ascii="Cambria Math" w:hAnsi="Cambria Math"/>
                  </w:rPr>
                  <m:t xml:space="preserve">  </m:t>
                </m:r>
                <m:r>
                  <m:rPr>
                    <m:sty m:val="p"/>
                  </m:rPr>
                  <w:rPr>
                    <w:rFonts w:ascii="Cambria Math" w:hAnsi="Cambria Math"/>
                  </w:rPr>
                  <m:t>where</m:t>
                </m:r>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i,j,k</m:t>
                        </m:r>
                      </m:e>
                    </m:d>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Ocean or Endorheic Lake</m:t>
                    </m:r>
                  </m:e>
                </m:d>
              </m:oMath>
            </m:oMathPara>
          </w:p>
        </w:tc>
        <w:tc>
          <w:tcPr>
            <w:tcW w:w="918" w:type="dxa"/>
            <w:vAlign w:val="center"/>
          </w:tcPr>
          <w:p w14:paraId="18ECF72F" w14:textId="214D8A31"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9.3-21</w:t>
            </w:r>
            <w:r w:rsidRPr="008F54E8">
              <w:rPr>
                <w:rFonts w:ascii="Times New Roman" w:hAnsi="Times New Roman"/>
              </w:rPr>
              <w:t>)</w:t>
            </w:r>
          </w:p>
        </w:tc>
      </w:tr>
    </w:tbl>
    <w:p w14:paraId="314355D9" w14:textId="3AA24BBF" w:rsidR="00827966" w:rsidRPr="008F54E8" w:rsidRDefault="00827966" w:rsidP="00827966">
      <w:pPr>
        <w:pStyle w:val="ListParagraph"/>
        <w:numPr>
          <w:ilvl w:val="1"/>
          <w:numId w:val="15"/>
        </w:numPr>
        <w:spacing w:after="100" w:afterAutospacing="1" w:line="240" w:lineRule="auto"/>
        <w:rPr>
          <w:rFonts w:ascii="Times New Roman" w:hAnsi="Times New Roman" w:cs="Times New Roman"/>
        </w:rPr>
      </w:pPr>
      <w:r w:rsidRPr="008F54E8">
        <w:rPr>
          <w:rFonts w:ascii="Times New Roman" w:hAnsi="Times New Roman" w:cs="Times New Roman"/>
        </w:rPr>
        <w:t xml:space="preserve">Head of the uppermost aquifer layer in open water cells (e.g. lakes, reservoirs, etc.) is set to the lake elevation which is surface elevation, </w:t>
      </w:r>
      <w:r w:rsidRPr="008F54E8">
        <w:rPr>
          <w:rFonts w:ascii="Times New Roman" w:hAnsi="Times New Roman" w:cs="Times New Roman"/>
          <w:i/>
        </w:rPr>
        <w:t>H</w:t>
      </w:r>
      <w:r w:rsidRPr="008F54E8">
        <w:rPr>
          <w:rFonts w:ascii="Times New Roman" w:hAnsi="Times New Roman" w:cs="Times New Roman"/>
          <w:i/>
          <w:vertAlign w:val="superscript"/>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0F80FB1A" w14:textId="77777777" w:rsidTr="00F8581A">
        <w:tc>
          <w:tcPr>
            <w:tcW w:w="8658" w:type="dxa"/>
          </w:tcPr>
          <w:p w14:paraId="7F412944" w14:textId="1F7FB093"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i,j,k</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s</m:t>
                    </m:r>
                  </m:sup>
                </m:sSubSup>
                <m:r>
                  <w:rPr>
                    <w:rFonts w:ascii="Cambria Math" w:hAnsi="Cambria Math"/>
                  </w:rPr>
                  <m:t xml:space="preserve">  </m:t>
                </m:r>
                <m:r>
                  <m:rPr>
                    <m:sty m:val="p"/>
                  </m:rPr>
                  <w:rPr>
                    <w:rFonts w:ascii="Cambria Math" w:hAnsi="Cambria Math"/>
                  </w:rPr>
                  <m:t>where</m:t>
                </m:r>
                <m:r>
                  <w:rPr>
                    <w:rFonts w:ascii="Cambria Math" w:hAnsi="Cambria Math"/>
                  </w:rPr>
                  <m:t xml:space="preserve">   </m:t>
                </m:r>
                <m:d>
                  <m:dPr>
                    <m:ctrlPr>
                      <w:rPr>
                        <w:rFonts w:ascii="Cambria Math" w:hAnsi="Cambria Math"/>
                        <w:i/>
                      </w:rPr>
                    </m:ctrlPr>
                  </m:dPr>
                  <m:e>
                    <m:r>
                      <w:rPr>
                        <w:rFonts w:ascii="Cambria Math" w:hAnsi="Cambria Math"/>
                      </w:rPr>
                      <m:t>i,j,k</m:t>
                    </m:r>
                  </m:e>
                </m:d>
                <m:r>
                  <w:rPr>
                    <w:rFonts w:ascii="Cambria Math" w:hAnsi="Cambria Math"/>
                  </w:rPr>
                  <m:t>∋Lakes</m:t>
                </m:r>
              </m:oMath>
            </m:oMathPara>
          </w:p>
        </w:tc>
        <w:tc>
          <w:tcPr>
            <w:tcW w:w="918" w:type="dxa"/>
            <w:vAlign w:val="center"/>
          </w:tcPr>
          <w:p w14:paraId="01D901D4" w14:textId="49206E83"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9.3-22</w:t>
            </w:r>
            <w:r w:rsidRPr="008F54E8">
              <w:rPr>
                <w:rFonts w:ascii="Times New Roman" w:hAnsi="Times New Roman"/>
              </w:rPr>
              <w:t>)</w:t>
            </w:r>
          </w:p>
        </w:tc>
      </w:tr>
    </w:tbl>
    <w:p w14:paraId="7CD70D34" w14:textId="5FEEB61E" w:rsidR="00827966" w:rsidRPr="008F54E8" w:rsidRDefault="00827966" w:rsidP="00827966">
      <w:pPr>
        <w:pStyle w:val="ListParagraph"/>
        <w:numPr>
          <w:ilvl w:val="1"/>
          <w:numId w:val="15"/>
        </w:numPr>
        <w:spacing w:after="100" w:afterAutospacing="1" w:line="240" w:lineRule="auto"/>
        <w:rPr>
          <w:rFonts w:ascii="Times New Roman" w:hAnsi="Times New Roman" w:cs="Times New Roman"/>
        </w:rPr>
      </w:pPr>
      <w:r w:rsidRPr="008F54E8">
        <w:rPr>
          <w:rFonts w:ascii="Times New Roman" w:hAnsi="Times New Roman" w:cs="Times New Roman"/>
        </w:rPr>
        <w:t xml:space="preserve">Head of the uppermost aquifer layer above surface elevation is removed as baseflow, </w:t>
      </w:r>
      <w:proofErr w:type="spellStart"/>
      <w:r w:rsidRPr="008F54E8">
        <w:rPr>
          <w:rFonts w:ascii="Times New Roman" w:hAnsi="Times New Roman" w:cs="Times New Roman"/>
          <w:i/>
        </w:rPr>
        <w:t>Q</w:t>
      </w:r>
      <w:r w:rsidRPr="008F54E8">
        <w:rPr>
          <w:rFonts w:ascii="Times New Roman" w:hAnsi="Times New Roman" w:cs="Times New Roman"/>
          <w:i/>
          <w:vertAlign w:val="superscript"/>
        </w:rPr>
        <w:t>bf</w:t>
      </w:r>
      <w:proofErr w:type="spellEnd"/>
      <w:r w:rsidRPr="008F54E8">
        <w:rPr>
          <w:rFonts w:ascii="Times New Roman" w:hAnsi="Times New Roman" w:cs="Times New Roman"/>
        </w:rPr>
        <w:t xml:space="preserve">  (m/day) and its negative value refers to a drain from the aquifer (negative storage change)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tblGrid>
      <w:tr w:rsidR="00FF7532" w:rsidRPr="008F54E8" w14:paraId="7ED28DE0" w14:textId="77777777" w:rsidTr="00F8581A">
        <w:tc>
          <w:tcPr>
            <w:tcW w:w="8658" w:type="dxa"/>
          </w:tcPr>
          <w:p w14:paraId="612273C2" w14:textId="6CB0DBF8" w:rsidR="00827966" w:rsidRPr="008F54E8" w:rsidRDefault="00000000" w:rsidP="00F8581A">
            <w:pPr>
              <w:spacing w:after="240"/>
              <w:ind w:left="720"/>
              <w:rPr>
                <w:rFonts w:ascii="Times New Roman" w:hAnsi="Times New Roman"/>
              </w:rPr>
            </w:pPr>
            <m:oMathPara>
              <m:oMathParaPr>
                <m:jc m:val="left"/>
              </m:oMathParaPr>
              <m:oMath>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bf</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i,j,k</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s</m:t>
                            </m:r>
                          </m:sup>
                        </m:sSubSup>
                      </m:e>
                    </m:d>
                  </m:num>
                  <m:den>
                    <m:r>
                      <w:rPr>
                        <w:rFonts w:ascii="Cambria Math" w:hAnsi="Cambria Math"/>
                      </w:rPr>
                      <m:t>∆t</m:t>
                    </m:r>
                  </m:den>
                </m:f>
                <m:r>
                  <w:rPr>
                    <w:rFonts w:ascii="Cambria Math" w:hAnsi="Cambria Math"/>
                  </w:rPr>
                  <m:t xml:space="preserve"> </m:t>
                </m:r>
                <m:r>
                  <m:rPr>
                    <m:sty m:val="p"/>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i,j,k</m:t>
                    </m:r>
                  </m:sub>
                </m:sSub>
                <m:r>
                  <w:rPr>
                    <w:rFonts w:ascii="Cambria Math" w:hAnsi="Cambria Math"/>
                  </w:rPr>
                  <m:t>&gt;</m:t>
                </m:r>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s</m:t>
                    </m:r>
                  </m:sup>
                </m:sSubSup>
              </m:oMath>
            </m:oMathPara>
          </w:p>
        </w:tc>
        <w:tc>
          <w:tcPr>
            <w:tcW w:w="918" w:type="dxa"/>
            <w:vAlign w:val="center"/>
          </w:tcPr>
          <w:p w14:paraId="01BFBAAA" w14:textId="18F405CB" w:rsidR="00827966" w:rsidRPr="008F54E8" w:rsidRDefault="00827966" w:rsidP="00F8581A">
            <w:pPr>
              <w:spacing w:after="240"/>
              <w:jc w:val="center"/>
              <w:rPr>
                <w:rFonts w:ascii="Times New Roman" w:hAnsi="Times New Roman"/>
              </w:rPr>
            </w:pPr>
            <w:r w:rsidRPr="008F54E8">
              <w:rPr>
                <w:rFonts w:ascii="Times New Roman" w:hAnsi="Times New Roman"/>
              </w:rPr>
              <w:t>(</w:t>
            </w:r>
            <w:r w:rsidR="00DD3A24"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3</w:t>
            </w:r>
            <w:r w:rsidRPr="008F54E8">
              <w:rPr>
                <w:rFonts w:ascii="Times New Roman" w:hAnsi="Times New Roman"/>
              </w:rPr>
              <w:t>)</w:t>
            </w:r>
          </w:p>
        </w:tc>
      </w:tr>
    </w:tbl>
    <w:p w14:paraId="521EADC2" w14:textId="59E7B4C9" w:rsidR="00827966" w:rsidRPr="008F54E8" w:rsidRDefault="00827966" w:rsidP="00827966">
      <w:pPr>
        <w:rPr>
          <w:rFonts w:ascii="Times New Roman" w:hAnsi="Times New Roman" w:cs="Times New Roman"/>
        </w:rPr>
      </w:pPr>
    </w:p>
    <w:p w14:paraId="7DFCCF0E" w14:textId="1A4F03C6" w:rsidR="00827966" w:rsidRPr="008F54E8" w:rsidRDefault="00827966" w:rsidP="00827966">
      <w:pPr>
        <w:pStyle w:val="ListParagraph"/>
        <w:numPr>
          <w:ilvl w:val="0"/>
          <w:numId w:val="15"/>
        </w:numPr>
        <w:spacing w:after="100" w:afterAutospacing="1" w:line="240" w:lineRule="auto"/>
        <w:jc w:val="both"/>
        <w:rPr>
          <w:rFonts w:ascii="Times New Roman" w:hAnsi="Times New Roman" w:cs="Times New Roman"/>
        </w:rPr>
      </w:pPr>
      <w:r w:rsidRPr="008F54E8">
        <w:rPr>
          <w:rFonts w:ascii="Times New Roman" w:hAnsi="Times New Roman" w:cs="Times New Roman"/>
          <w:u w:val="single"/>
        </w:rPr>
        <w:t>Source terms</w:t>
      </w:r>
      <w:r w:rsidRPr="008F54E8">
        <w:rPr>
          <w:rFonts w:ascii="Times New Roman" w:hAnsi="Times New Roman" w:cs="Times New Roman"/>
        </w:rPr>
        <w:t xml:space="preserve">, </w:t>
      </w:r>
      <w:r w:rsidRPr="008F54E8">
        <w:rPr>
          <w:rFonts w:ascii="Times New Roman" w:hAnsi="Times New Roman" w:cs="Times New Roman"/>
          <w:i/>
        </w:rPr>
        <w:t>W</w:t>
      </w:r>
      <w:r w:rsidRPr="008F54E8">
        <w:rPr>
          <w:rFonts w:ascii="Times New Roman" w:hAnsi="Times New Roman" w:cs="Times New Roman"/>
        </w:rPr>
        <w:t>, where terms (a)-(c) are related to Natural processes, and terms (d)-(f) are related anthropogenic systems:</w:t>
      </w:r>
    </w:p>
    <w:p w14:paraId="66A03549" w14:textId="64509114" w:rsidR="00827966" w:rsidRPr="008F54E8" w:rsidRDefault="00827966" w:rsidP="00827966">
      <w:pPr>
        <w:pStyle w:val="ListParagraph"/>
        <w:jc w:val="both"/>
        <w:rPr>
          <w:rFonts w:ascii="Times New Roman" w:hAnsi="Times New Roman" w:cs="Times New Roman"/>
        </w:rPr>
      </w:pPr>
    </w:p>
    <w:p w14:paraId="2B290C42" w14:textId="3C450A24"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P</m:t>
            </m:r>
          </m:sup>
        </m:sSubSup>
      </m:oMath>
      <w:r w:rsidR="00827966" w:rsidRPr="008F54E8">
        <w:rPr>
          <w:rFonts w:ascii="Times New Roman" w:hAnsi="Times New Roman" w:cs="Times New Roman"/>
        </w:rPr>
        <w:t xml:space="preserve"> (</w:t>
      </w:r>
      <w:r w:rsidR="00827966" w:rsidRPr="008F54E8">
        <w:rPr>
          <w:rFonts w:ascii="Times New Roman" w:hAnsi="Times New Roman" w:cs="Times New Roman"/>
          <w:i/>
        </w:rPr>
        <w:t>positive</w:t>
      </w:r>
      <w:r w:rsidR="00827966" w:rsidRPr="008F54E8">
        <w:rPr>
          <w:rFonts w:ascii="Times New Roman" w:hAnsi="Times New Roman" w:cs="Times New Roman"/>
        </w:rPr>
        <w:t>)- Percolation of excess soil moisture to shallow groundwater storage and further down to aquifer (WBM models shallow groundwater storage and deep groundwater aquifers as separate entities). Percolation aquifer recharge is controlled by core WBM functions/processes.</w:t>
      </w:r>
    </w:p>
    <w:p w14:paraId="60C8188A" w14:textId="6944928E"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RIV</m:t>
            </m:r>
          </m:sup>
        </m:sSubSup>
      </m:oMath>
      <w:r w:rsidR="00827966" w:rsidRPr="008F54E8">
        <w:rPr>
          <w:rFonts w:ascii="Times New Roman" w:hAnsi="Times New Roman" w:cs="Times New Roman"/>
        </w:rPr>
        <w:t xml:space="preserve"> (</w:t>
      </w:r>
      <w:r w:rsidR="00827966" w:rsidRPr="008F54E8">
        <w:rPr>
          <w:rFonts w:ascii="Times New Roman" w:hAnsi="Times New Roman" w:cs="Times New Roman"/>
          <w:i/>
        </w:rPr>
        <w:t>positive</w:t>
      </w:r>
      <w:r w:rsidR="00827966" w:rsidRPr="008F54E8">
        <w:rPr>
          <w:rFonts w:ascii="Times New Roman" w:hAnsi="Times New Roman" w:cs="Times New Roman"/>
        </w:rPr>
        <w:t xml:space="preserve"> | </w:t>
      </w:r>
      <w:r w:rsidR="00827966" w:rsidRPr="008F54E8">
        <w:rPr>
          <w:rFonts w:ascii="Times New Roman" w:hAnsi="Times New Roman" w:cs="Times New Roman"/>
          <w:i/>
        </w:rPr>
        <w:t>negative</w:t>
      </w:r>
      <w:r w:rsidR="00827966" w:rsidRPr="008F54E8">
        <w:rPr>
          <w:rFonts w:ascii="Times New Roman" w:hAnsi="Times New Roman" w:cs="Times New Roman"/>
        </w:rPr>
        <w:t xml:space="preserve">)- Groundwater to surface water exchange process. It is replicated from River Package (RIV) of MODFLOW software </w:t>
      </w:r>
      <w:r w:rsidR="00827966" w:rsidRPr="008F54E8">
        <w:rPr>
          <w:rFonts w:ascii="Times New Roman" w:hAnsi="Times New Roman" w:cs="Times New Roman"/>
        </w:rPr>
        <w:fldChar w:fldCharType="begin"/>
      </w:r>
      <w:r w:rsidR="00827966" w:rsidRPr="008F54E8">
        <w:rPr>
          <w:rFonts w:ascii="Times New Roman" w:hAnsi="Times New Roman" w:cs="Times New Roman"/>
        </w:rPr>
        <w:instrText xml:space="preserve"> ADDIN EN.CITE &lt;EndNote&gt;&lt;Cite&gt;&lt;Author&gt;Harbaugh&lt;/Author&gt;&lt;Year&gt;2005&lt;/Year&gt;&lt;RecNum&gt;7219&lt;/RecNum&gt;&lt;DisplayText&gt;[&lt;style face="italic"&gt;Harbaugh&lt;/style&gt;, 2005]&lt;/DisplayText&gt;&lt;record&gt;&lt;rec-number&gt;7219&lt;/rec-number&gt;&lt;foreign-keys&gt;&lt;key app="EN" db-id="05xxzddzkszw2qexx20xdvpmvaz0s9rfrpfa"&gt;7219&lt;/key&gt;&lt;/foreign-keys&gt;&lt;ref-type name="Report"&gt;27&lt;/ref-type&gt;&lt;contributors&gt;&lt;authors&gt;&lt;author&gt;Harbaugh, Arlen W.&lt;/author&gt;&lt;/authors&gt;&lt;tertiary-authors&gt;&lt;author&gt;USGS&lt;/author&gt;&lt;/tertiary-authors&gt;&lt;/contributors&gt;&lt;titles&gt;&lt;title&gt;MODFLOW‐2005, the U.S. Geological Survey modular groundwater model—The ground‐water flow process&lt;/title&gt;&lt;secondary-title&gt;Techniques and Methods&lt;/secondary-title&gt;&lt;/titles&gt;&lt;pages&gt;253&lt;/pages&gt;&lt;num-vols&gt;6-A16&lt;/num-vols&gt;&lt;keywords&gt;&lt;keyword&gt;hydrology&lt;/keyword&gt;&lt;keyword&gt;groundwater&lt;/keyword&gt;&lt;keyword&gt;MODFLOW&lt;/keyword&gt;&lt;/keywords&gt;&lt;dates&gt;&lt;year&gt;2005&lt;/year&gt;&lt;/dates&gt;&lt;pub-location&gt;Reston, VA&lt;/pub-location&gt;&lt;publisher&gt;USGS&lt;/publisher&gt;&lt;work-type&gt;Report&lt;/work-type&gt;&lt;urls&gt;&lt;related-urls&gt;&lt;url&gt;https://pubs.usgs.gov/tm/2005/tm6A16/PDF/TM6A16.pdf&lt;/url&gt;&lt;/related-urls&gt;&lt;/urls&gt;&lt;remote-database-name&gt;USGS Publications Warehouse&lt;/remote-database-name&gt;&lt;language&gt;English&lt;/language&gt;&lt;/record&gt;&lt;/Cite&gt;&lt;/EndNote&gt;</w:instrText>
      </w:r>
      <w:r w:rsidR="00827966" w:rsidRPr="008F54E8">
        <w:rPr>
          <w:rFonts w:ascii="Times New Roman" w:hAnsi="Times New Roman" w:cs="Times New Roman"/>
        </w:rPr>
        <w:fldChar w:fldCharType="separate"/>
      </w:r>
      <w:r w:rsidR="00827966" w:rsidRPr="008F54E8">
        <w:rPr>
          <w:rFonts w:ascii="Times New Roman" w:hAnsi="Times New Roman" w:cs="Times New Roman"/>
          <w:noProof/>
        </w:rPr>
        <w:t>[</w:t>
      </w:r>
      <w:r w:rsidR="00B4653C">
        <w:fldChar w:fldCharType="begin"/>
      </w:r>
      <w:r w:rsidR="00B4653C">
        <w:instrText xml:space="preserve"> HYPERLINK \l "_ENREF_6" \o "Harbaugh, 2005 #7219" </w:instrText>
      </w:r>
      <w:r w:rsidR="00B4653C">
        <w:fldChar w:fldCharType="separate"/>
      </w:r>
      <w:r>
        <w:rPr>
          <w:b/>
          <w:bC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w:t>
      </w:r>
      <w:r w:rsidR="00827966" w:rsidRPr="008F54E8">
        <w:rPr>
          <w:rFonts w:ascii="Times New Roman" w:hAnsi="Times New Roman" w:cs="Times New Roman"/>
        </w:rPr>
        <w:fldChar w:fldCharType="end"/>
      </w:r>
      <w:r w:rsidR="00827966" w:rsidRPr="008F54E8">
        <w:rPr>
          <w:rFonts w:ascii="Times New Roman" w:hAnsi="Times New Roman" w:cs="Times New Roman"/>
        </w:rPr>
        <w:t xml:space="preserve"> and </w:t>
      </w:r>
      <w:r w:rsidR="00827966"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00827966" w:rsidRPr="008F54E8">
        <w:rPr>
          <w:rFonts w:ascii="Times New Roman" w:hAnsi="Times New Roman" w:cs="Times New Roman"/>
        </w:rPr>
        <w:instrText xml:space="preserve"> ADDIN EN.CITE </w:instrText>
      </w:r>
      <w:r w:rsidR="00827966"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00827966" w:rsidRPr="008F54E8">
        <w:rPr>
          <w:rFonts w:ascii="Times New Roman" w:hAnsi="Times New Roman" w:cs="Times New Roman"/>
        </w:rPr>
        <w:instrText xml:space="preserve"> ADDIN EN.CITE.DATA </w:instrText>
      </w:r>
      <w:r w:rsidR="00827966" w:rsidRPr="008F54E8">
        <w:rPr>
          <w:rFonts w:ascii="Times New Roman" w:hAnsi="Times New Roman" w:cs="Times New Roman"/>
        </w:rPr>
      </w:r>
      <w:r w:rsidR="00827966" w:rsidRPr="008F54E8">
        <w:rPr>
          <w:rFonts w:ascii="Times New Roman" w:hAnsi="Times New Roman" w:cs="Times New Roman"/>
        </w:rPr>
        <w:fldChar w:fldCharType="end"/>
      </w:r>
      <w:r w:rsidR="00827966" w:rsidRPr="008F54E8">
        <w:rPr>
          <w:rFonts w:ascii="Times New Roman" w:hAnsi="Times New Roman" w:cs="Times New Roman"/>
        </w:rPr>
      </w:r>
      <w:r w:rsidR="00827966" w:rsidRPr="008F54E8">
        <w:rPr>
          <w:rFonts w:ascii="Times New Roman" w:hAnsi="Times New Roman" w:cs="Times New Roman"/>
        </w:rPr>
        <w:fldChar w:fldCharType="separate"/>
      </w:r>
      <w:r w:rsidR="00827966"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 xml:space="preserve">; </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00827966" w:rsidRPr="008F54E8">
        <w:rPr>
          <w:rFonts w:ascii="Times New Roman" w:hAnsi="Times New Roman" w:cs="Times New Roman"/>
          <w:noProof/>
        </w:rPr>
        <w:t>]</w:t>
      </w:r>
      <w:r w:rsidR="00827966" w:rsidRPr="008F54E8">
        <w:rPr>
          <w:rFonts w:ascii="Times New Roman" w:hAnsi="Times New Roman" w:cs="Times New Roman"/>
        </w:rPr>
        <w:fldChar w:fldCharType="end"/>
      </w:r>
      <w:r w:rsidR="00827966" w:rsidRPr="008F54E8">
        <w:rPr>
          <w:rFonts w:ascii="Times New Roman" w:hAnsi="Times New Roman" w:cs="Times New Roman"/>
        </w:rPr>
        <w:t>. This is described in a dedicated section below.</w:t>
      </w:r>
    </w:p>
    <w:p w14:paraId="77625ACB" w14:textId="37EA83EE"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acc>
          <m:accPr>
            <m:chr m:val="̅"/>
            <m:ctrlPr>
              <w:rPr>
                <w:rFonts w:ascii="Cambria Math" w:eastAsia="Calibri" w:hAnsi="Cambria Math" w:cs="Times New Roman"/>
                <w:b/>
                <w:i/>
              </w:rPr>
            </m:ctrlPr>
          </m:accPr>
          <m:e>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Spr</m:t>
                </m:r>
              </m:sup>
            </m:sSubSup>
          </m:e>
        </m:acc>
      </m:oMath>
      <w:r w:rsidR="00827966" w:rsidRPr="008F54E8">
        <w:rPr>
          <w:rFonts w:ascii="Times New Roman" w:hAnsi="Times New Roman" w:cs="Times New Roman"/>
        </w:rPr>
        <w:t xml:space="preserve"> (</w:t>
      </w:r>
      <w:r w:rsidR="00827966" w:rsidRPr="008F54E8">
        <w:rPr>
          <w:rFonts w:ascii="Times New Roman" w:hAnsi="Times New Roman" w:cs="Times New Roman"/>
          <w:i/>
        </w:rPr>
        <w:t>negative</w:t>
      </w:r>
      <w:r w:rsidR="00827966" w:rsidRPr="008F54E8">
        <w:rPr>
          <w:rFonts w:ascii="Times New Roman" w:hAnsi="Times New Roman" w:cs="Times New Roman"/>
        </w:rPr>
        <w:t>)- Natural high volume springs and karst outlets (e.g. Covington-Weaver springs of the Upper Snake River Basin (USRB)). Outflow from these springs is naturally controlled by localized system of high conductance channels in the aquifer which are not modeled in relatively coarse scale WBM domains. So, presently we use a simplified approach of sub-uniformly removal of required volumes of water from the entire aquifer where these springs are located. Sub-uniformly water removal term refers to uniform removal with the exclusion of dry cells and cells with insufficient storage. Water from the latter is still subtracted making them dry, and the remainder is re-distributed among other wet cells.</w:t>
      </w:r>
    </w:p>
    <w:p w14:paraId="134216D5" w14:textId="1633BE48"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nary>
          <m:naryPr>
            <m:chr m:val="∑"/>
            <m:limLoc m:val="undOvr"/>
            <m:supHide m:val="1"/>
            <m:ctrlPr>
              <w:rPr>
                <w:rFonts w:ascii="Cambria Math" w:eastAsia="Calibri" w:hAnsi="Cambria Math" w:cs="Times New Roman"/>
                <w:b/>
                <w:i/>
              </w:rPr>
            </m:ctrlPr>
          </m:naryPr>
          <m:sub>
            <m:r>
              <m:rPr>
                <m:sty m:val="bi"/>
              </m:rPr>
              <w:rPr>
                <w:rFonts w:ascii="Cambria Math" w:hAnsi="Cambria Math" w:cs="Times New Roman"/>
              </w:rPr>
              <m:t>A</m:t>
            </m:r>
          </m:sub>
          <m:sup/>
          <m:e>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A</m:t>
                </m:r>
              </m:sup>
            </m:sSubSup>
          </m:e>
        </m:nary>
      </m:oMath>
      <w:r w:rsidR="00827966" w:rsidRPr="008F54E8">
        <w:rPr>
          <w:rFonts w:ascii="Times New Roman" w:hAnsi="Times New Roman" w:cs="Times New Roman"/>
        </w:rPr>
        <w:t xml:space="preserve"> (</w:t>
      </w:r>
      <w:r w:rsidR="00827966" w:rsidRPr="008F54E8">
        <w:rPr>
          <w:rFonts w:ascii="Times New Roman" w:hAnsi="Times New Roman" w:cs="Times New Roman"/>
          <w:i/>
        </w:rPr>
        <w:t>negative</w:t>
      </w:r>
      <w:r w:rsidR="00827966" w:rsidRPr="008F54E8">
        <w:rPr>
          <w:rFonts w:ascii="Times New Roman" w:hAnsi="Times New Roman" w:cs="Times New Roman"/>
        </w:rPr>
        <w:t xml:space="preserve">)- Abstractions, </w:t>
      </w:r>
      <w:r w:rsidR="00827966" w:rsidRPr="008F54E8">
        <w:rPr>
          <w:rFonts w:ascii="Times New Roman" w:hAnsi="Times New Roman" w:cs="Times New Roman"/>
          <w:i/>
        </w:rPr>
        <w:t>Q</w:t>
      </w:r>
      <w:r w:rsidR="00827966" w:rsidRPr="008F54E8">
        <w:rPr>
          <w:rFonts w:ascii="Times New Roman" w:hAnsi="Times New Roman" w:cs="Times New Roman"/>
          <w:i/>
          <w:vertAlign w:val="superscript"/>
        </w:rPr>
        <w:t>A</w:t>
      </w:r>
      <w:r w:rsidR="00827966" w:rsidRPr="008F54E8">
        <w:rPr>
          <w:rFonts w:ascii="Times New Roman" w:hAnsi="Times New Roman" w:cs="Times New Roman"/>
        </w:rPr>
        <w:t>, of aquifer water for each water use sector simulated by WBM:</w:t>
      </w:r>
    </w:p>
    <w:p w14:paraId="6972B13C" w14:textId="72A632E8"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=1</w:t>
      </w:r>
      <w:r w:rsidRPr="008F54E8">
        <w:rPr>
          <w:rFonts w:ascii="Times New Roman" w:hAnsi="Times New Roman" w:cs="Times New Roman"/>
        </w:rPr>
        <w:t xml:space="preserve"> - Irrigation</w:t>
      </w:r>
    </w:p>
    <w:p w14:paraId="70062C0D" w14:textId="3E612E58"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=2</w:t>
      </w:r>
      <w:r w:rsidRPr="008F54E8">
        <w:rPr>
          <w:rFonts w:ascii="Times New Roman" w:hAnsi="Times New Roman" w:cs="Times New Roman"/>
        </w:rPr>
        <w:t xml:space="preserve"> - Industrial</w:t>
      </w:r>
    </w:p>
    <w:p w14:paraId="37D4E616" w14:textId="41ADDD22"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=3</w:t>
      </w:r>
      <w:r w:rsidRPr="008F54E8">
        <w:rPr>
          <w:rFonts w:ascii="Times New Roman" w:hAnsi="Times New Roman" w:cs="Times New Roman"/>
        </w:rPr>
        <w:t xml:space="preserve"> - Domestic</w:t>
      </w:r>
    </w:p>
    <w:p w14:paraId="7D8B9B1A" w14:textId="344CAF8F"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=4</w:t>
      </w:r>
      <w:r w:rsidRPr="008F54E8">
        <w:rPr>
          <w:rFonts w:ascii="Times New Roman" w:hAnsi="Times New Roman" w:cs="Times New Roman"/>
        </w:rPr>
        <w:t xml:space="preserve"> - Livestock</w:t>
      </w:r>
    </w:p>
    <w:p w14:paraId="6FCA2EBA" w14:textId="2AB8AAC7"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nary>
          <m:naryPr>
            <m:chr m:val="∑"/>
            <m:limLoc m:val="undOvr"/>
            <m:supHide m:val="1"/>
            <m:ctrlPr>
              <w:rPr>
                <w:rFonts w:ascii="Cambria Math" w:eastAsia="Calibri" w:hAnsi="Cambria Math" w:cs="Times New Roman"/>
                <w:b/>
                <w:i/>
              </w:rPr>
            </m:ctrlPr>
          </m:naryPr>
          <m:sub>
            <m:r>
              <m:rPr>
                <m:sty m:val="bi"/>
              </m:rPr>
              <w:rPr>
                <w:rFonts w:ascii="Cambria Math" w:hAnsi="Cambria Math" w:cs="Times New Roman"/>
              </w:rPr>
              <m:t>Irr</m:t>
            </m:r>
          </m:sub>
          <m:sup/>
          <m:e>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Irr</m:t>
                </m:r>
              </m:sup>
            </m:sSubSup>
          </m:e>
        </m:nary>
      </m:oMath>
      <w:r w:rsidR="00827966" w:rsidRPr="008F54E8">
        <w:rPr>
          <w:rFonts w:ascii="Times New Roman" w:hAnsi="Times New Roman" w:cs="Times New Roman"/>
        </w:rPr>
        <w:t xml:space="preserve"> (</w:t>
      </w:r>
      <w:r w:rsidR="00827966" w:rsidRPr="008F54E8">
        <w:rPr>
          <w:rFonts w:ascii="Times New Roman" w:hAnsi="Times New Roman" w:cs="Times New Roman"/>
          <w:i/>
        </w:rPr>
        <w:t>positive</w:t>
      </w:r>
      <w:r w:rsidR="00827966" w:rsidRPr="008F54E8">
        <w:rPr>
          <w:rFonts w:ascii="Times New Roman" w:hAnsi="Times New Roman" w:cs="Times New Roman"/>
        </w:rPr>
        <w:t>)- Percolation from of irrigation water losses (portion of inefficient irrigation water): return flows and irrigation water losses in the delivery network (canals)</w:t>
      </w:r>
    </w:p>
    <w:p w14:paraId="3A6F8032" w14:textId="0A9A09BC"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proofErr w:type="spellStart"/>
      <w:r w:rsidRPr="008F54E8">
        <w:rPr>
          <w:rFonts w:ascii="Times New Roman" w:hAnsi="Times New Roman" w:cs="Times New Roman"/>
          <w:b/>
          <w:i/>
        </w:rPr>
        <w:t>Irr</w:t>
      </w:r>
      <w:proofErr w:type="spellEnd"/>
      <w:r w:rsidRPr="008F54E8">
        <w:rPr>
          <w:rFonts w:ascii="Times New Roman" w:hAnsi="Times New Roman" w:cs="Times New Roman"/>
          <w:b/>
        </w:rPr>
        <w:t>=1</w:t>
      </w:r>
      <w:r w:rsidRPr="008F54E8">
        <w:rPr>
          <w:rFonts w:ascii="Times New Roman" w:hAnsi="Times New Roman" w:cs="Times New Roman"/>
        </w:rPr>
        <w:t xml:space="preserve"> - Percolation from water delivery networks (canals).</w:t>
      </w:r>
    </w:p>
    <w:p w14:paraId="6295C3EC" w14:textId="0FB8F881" w:rsidR="00827966" w:rsidRPr="008F54E8" w:rsidRDefault="00827966" w:rsidP="00827966">
      <w:pPr>
        <w:pStyle w:val="ListParagraph"/>
        <w:numPr>
          <w:ilvl w:val="2"/>
          <w:numId w:val="15"/>
        </w:numPr>
        <w:spacing w:after="0" w:line="240" w:lineRule="auto"/>
        <w:rPr>
          <w:rFonts w:ascii="Times New Roman" w:hAnsi="Times New Roman" w:cs="Times New Roman"/>
        </w:rPr>
      </w:pPr>
      <w:proofErr w:type="spellStart"/>
      <w:r w:rsidRPr="008F54E8">
        <w:rPr>
          <w:rFonts w:ascii="Times New Roman" w:hAnsi="Times New Roman" w:cs="Times New Roman"/>
          <w:b/>
          <w:i/>
        </w:rPr>
        <w:t>Irr</w:t>
      </w:r>
      <w:proofErr w:type="spellEnd"/>
      <w:r w:rsidRPr="008F54E8">
        <w:rPr>
          <w:rFonts w:ascii="Times New Roman" w:hAnsi="Times New Roman" w:cs="Times New Roman"/>
          <w:b/>
        </w:rPr>
        <w:t>=2</w:t>
      </w:r>
      <w:r w:rsidRPr="008F54E8">
        <w:rPr>
          <w:rFonts w:ascii="Times New Roman" w:hAnsi="Times New Roman" w:cs="Times New Roman"/>
        </w:rPr>
        <w:t xml:space="preserve"> - Percolation of excess (inefficient) water from irrigation process such as flood or sprinkle application</w:t>
      </w:r>
    </w:p>
    <w:p w14:paraId="268A12B2" w14:textId="0821AB0B" w:rsidR="00827966" w:rsidRPr="008F54E8" w:rsidRDefault="00827966" w:rsidP="00827966">
      <w:pPr>
        <w:ind w:left="1440"/>
        <w:rPr>
          <w:rFonts w:ascii="Times New Roman" w:hAnsi="Times New Roman" w:cs="Times New Roman"/>
        </w:rPr>
      </w:pPr>
      <w:r w:rsidRPr="008F54E8">
        <w:rPr>
          <w:rFonts w:ascii="Times New Roman" w:hAnsi="Times New Roman" w:cs="Times New Roman"/>
        </w:rPr>
        <w:t>WBM irrigation process functions control cell-level volumes of inefficient irrigation water percolation to the aquifer.</w:t>
      </w:r>
    </w:p>
    <w:p w14:paraId="19FC07F7" w14:textId="4B17E04B"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nary>
          <m:naryPr>
            <m:chr m:val="∑"/>
            <m:limLoc m:val="undOvr"/>
            <m:supHide m:val="1"/>
            <m:ctrlPr>
              <w:rPr>
                <w:rFonts w:ascii="Cambria Math" w:eastAsia="Calibri" w:hAnsi="Cambria Math" w:cs="Times New Roman"/>
                <w:b/>
                <w:i/>
              </w:rPr>
            </m:ctrlPr>
          </m:naryPr>
          <m:sub>
            <m:r>
              <m:rPr>
                <m:sty m:val="bi"/>
              </m:rPr>
              <w:rPr>
                <w:rFonts w:ascii="Cambria Math" w:hAnsi="Cambria Math" w:cs="Times New Roman"/>
              </w:rPr>
              <m:t>A</m:t>
            </m:r>
          </m:sub>
          <m:sup/>
          <m:e>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a</m:t>
                </m:r>
              </m:sup>
            </m:sSubSup>
          </m:e>
        </m:nary>
      </m:oMath>
      <w:r w:rsidR="00827966" w:rsidRPr="008F54E8">
        <w:rPr>
          <w:rFonts w:ascii="Times New Roman" w:hAnsi="Times New Roman" w:cs="Times New Roman"/>
        </w:rPr>
        <w:t xml:space="preserve"> (</w:t>
      </w:r>
      <w:r w:rsidR="00827966" w:rsidRPr="008F54E8">
        <w:rPr>
          <w:rFonts w:ascii="Times New Roman" w:hAnsi="Times New Roman" w:cs="Times New Roman"/>
          <w:i/>
        </w:rPr>
        <w:t>positive</w:t>
      </w:r>
      <w:r w:rsidR="00827966" w:rsidRPr="008F54E8">
        <w:rPr>
          <w:rFonts w:ascii="Times New Roman" w:hAnsi="Times New Roman" w:cs="Times New Roman"/>
        </w:rPr>
        <w:t xml:space="preserve">)- Percolation, return fluxes, from non-irrigation water abstractions simulated by WBM. These include: </w:t>
      </w:r>
    </w:p>
    <w:p w14:paraId="74CA4546" w14:textId="03FEF403"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=1</w:t>
      </w:r>
      <w:r w:rsidRPr="008F54E8">
        <w:rPr>
          <w:rFonts w:ascii="Times New Roman" w:hAnsi="Times New Roman" w:cs="Times New Roman"/>
        </w:rPr>
        <w:t xml:space="preserve"> - Industrial</w:t>
      </w:r>
    </w:p>
    <w:p w14:paraId="0ED097A0" w14:textId="42A89C0C"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=2</w:t>
      </w:r>
      <w:r w:rsidRPr="008F54E8">
        <w:rPr>
          <w:rFonts w:ascii="Times New Roman" w:hAnsi="Times New Roman" w:cs="Times New Roman"/>
        </w:rPr>
        <w:t xml:space="preserve"> - Domestic</w:t>
      </w:r>
    </w:p>
    <w:p w14:paraId="73559F14" w14:textId="0B0FF912"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b/>
          <w:i/>
        </w:rPr>
        <w:t>a</w:t>
      </w:r>
      <w:r w:rsidRPr="008F54E8">
        <w:rPr>
          <w:rFonts w:ascii="Times New Roman" w:hAnsi="Times New Roman" w:cs="Times New Roman"/>
          <w:b/>
        </w:rPr>
        <w:t>=3</w:t>
      </w:r>
      <w:r w:rsidRPr="008F54E8">
        <w:rPr>
          <w:rFonts w:ascii="Times New Roman" w:hAnsi="Times New Roman" w:cs="Times New Roman"/>
        </w:rPr>
        <w:t xml:space="preserve"> - Livestock</w:t>
      </w:r>
    </w:p>
    <w:p w14:paraId="36C4A6D2" w14:textId="02A38A46" w:rsidR="00827966" w:rsidRPr="008F54E8" w:rsidRDefault="00000000" w:rsidP="00827966">
      <w:pPr>
        <w:pStyle w:val="ListParagraph"/>
        <w:numPr>
          <w:ilvl w:val="1"/>
          <w:numId w:val="15"/>
        </w:numPr>
        <w:spacing w:after="100" w:afterAutospacing="1" w:line="240" w:lineRule="auto"/>
        <w:jc w:val="both"/>
        <w:rPr>
          <w:rFonts w:ascii="Times New Roman" w:hAnsi="Times New Roman" w:cs="Times New Roman"/>
        </w:rPr>
      </w:pPr>
      <m:oMath>
        <m:sSubSup>
          <m:sSubSupPr>
            <m:ctrlPr>
              <w:rPr>
                <w:rFonts w:ascii="Cambria Math" w:hAnsi="Cambria Math" w:cs="Times New Roman"/>
                <w:b/>
                <w:i/>
              </w:rPr>
            </m:ctrlPr>
          </m:sSubSupPr>
          <m:e>
            <m:r>
              <m:rPr>
                <m:sty m:val="bi"/>
              </m:rPr>
              <w:rPr>
                <w:rFonts w:ascii="Cambria Math" w:hAnsi="Cambria Math" w:cs="Times New Roman"/>
              </w:rPr>
              <m:t>Q</m:t>
            </m:r>
          </m:e>
          <m:sub>
            <m:r>
              <m:rPr>
                <m:sty m:val="bi"/>
              </m:rPr>
              <w:rPr>
                <w:rFonts w:ascii="Cambria Math" w:hAnsi="Cambria Math" w:cs="Times New Roman"/>
              </w:rPr>
              <m:t>i,j,k</m:t>
            </m:r>
          </m:sub>
          <m:sup>
            <m:r>
              <m:rPr>
                <m:sty m:val="bi"/>
              </m:rPr>
              <w:rPr>
                <w:rFonts w:ascii="Cambria Math" w:hAnsi="Cambria Math" w:cs="Times New Roman"/>
              </w:rPr>
              <m:t>MAR</m:t>
            </m:r>
          </m:sup>
        </m:sSubSup>
      </m:oMath>
      <w:r w:rsidR="00827966" w:rsidRPr="008F54E8">
        <w:rPr>
          <w:rFonts w:ascii="Times New Roman" w:hAnsi="Times New Roman" w:cs="Times New Roman"/>
        </w:rPr>
        <w:t xml:space="preserve"> (</w:t>
      </w:r>
      <w:r w:rsidR="00827966" w:rsidRPr="008F54E8">
        <w:rPr>
          <w:rFonts w:ascii="Times New Roman" w:hAnsi="Times New Roman" w:cs="Times New Roman"/>
          <w:i/>
        </w:rPr>
        <w:t>positive</w:t>
      </w:r>
      <w:r w:rsidR="00827966" w:rsidRPr="008F54E8">
        <w:rPr>
          <w:rFonts w:ascii="Times New Roman" w:hAnsi="Times New Roman" w:cs="Times New Roman"/>
        </w:rPr>
        <w:t>)- Forced river sinks and Managed Aquifer Recharge (MAR). For the same reason as described above in (c), the water volume of sinks is uniformly added to all top layer aquifer cells.</w:t>
      </w:r>
    </w:p>
    <w:p w14:paraId="31409723" w14:textId="73ADE85A" w:rsidR="00827966" w:rsidRPr="008F54E8" w:rsidRDefault="00827966" w:rsidP="00827966">
      <w:pPr>
        <w:ind w:left="720"/>
        <w:jc w:val="both"/>
        <w:rPr>
          <w:rFonts w:ascii="Times New Roman" w:hAnsi="Times New Roman" w:cs="Times New Roman"/>
        </w:rPr>
      </w:pPr>
      <w:r w:rsidRPr="008F54E8">
        <w:rPr>
          <w:rFonts w:ascii="Times New Roman" w:hAnsi="Times New Roman" w:cs="Times New Roman"/>
        </w:rPr>
        <w:t>The listed above source components can be summarized as the cumulative source term for eq. (</w:t>
      </w:r>
      <w:r w:rsidR="007B1975" w:rsidRPr="008F54E8">
        <w:rPr>
          <w:rFonts w:ascii="Times New Roman" w:hAnsi="Times New Roman" w:cs="Times New Roman"/>
        </w:rPr>
        <w:t>9.3-</w:t>
      </w:r>
      <w:r w:rsidRPr="008F54E8">
        <w:rPr>
          <w:rFonts w:ascii="Times New Roman" w:hAnsi="Times New Roman" w:cs="Times New Roman"/>
        </w:rPr>
        <w:t>6) used in WBM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17259ED6" w14:textId="77777777" w:rsidTr="00F8581A">
        <w:tc>
          <w:tcPr>
            <w:tcW w:w="8658" w:type="dxa"/>
          </w:tcPr>
          <w:p w14:paraId="15F2F32F" w14:textId="2CA73D63"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i,j,k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RIV</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Spr</m:t>
                        </m:r>
                      </m:sup>
                    </m:sSubSup>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A</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Irr</m:t>
                    </m:r>
                  </m:sub>
                  <m:sup/>
                  <m:e>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Irr</m:t>
                        </m:r>
                      </m:sup>
                    </m:sSubSup>
                  </m:e>
                </m:nary>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Q</m:t>
                        </m:r>
                      </m:e>
                      <m:sub>
                        <m:r>
                          <w:rPr>
                            <w:rFonts w:ascii="Cambria Math" w:hAnsi="Cambria Math"/>
                          </w:rPr>
                          <m:t>i,j,k</m:t>
                        </m:r>
                      </m:sub>
                      <m:sup>
                        <m:r>
                          <w:rPr>
                            <w:rFonts w:ascii="Cambria Math" w:hAnsi="Cambria Math"/>
                          </w:rPr>
                          <m:t>MAR</m:t>
                        </m:r>
                      </m:sup>
                    </m:sSubSup>
                  </m:e>
                </m:acc>
              </m:oMath>
            </m:oMathPara>
          </w:p>
        </w:tc>
        <w:tc>
          <w:tcPr>
            <w:tcW w:w="918" w:type="dxa"/>
            <w:vAlign w:val="center"/>
          </w:tcPr>
          <w:p w14:paraId="246800E8" w14:textId="2CA62C39" w:rsidR="00827966" w:rsidRPr="008F54E8" w:rsidRDefault="00827966" w:rsidP="00F8581A">
            <w:pPr>
              <w:spacing w:after="240"/>
              <w:jc w:val="center"/>
              <w:rPr>
                <w:rFonts w:ascii="Times New Roman" w:hAnsi="Times New Roman"/>
              </w:rPr>
            </w:pPr>
            <w:r w:rsidRPr="008F54E8">
              <w:rPr>
                <w:rFonts w:ascii="Times New Roman" w:hAnsi="Times New Roman"/>
              </w:rPr>
              <w:t>(</w:t>
            </w:r>
            <w:r w:rsidR="007B1975"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4</w:t>
            </w:r>
            <w:r w:rsidRPr="008F54E8">
              <w:rPr>
                <w:rFonts w:ascii="Times New Roman" w:hAnsi="Times New Roman"/>
              </w:rPr>
              <w:t>)</w:t>
            </w:r>
          </w:p>
        </w:tc>
      </w:tr>
    </w:tbl>
    <w:p w14:paraId="67BF5C5C" w14:textId="5D6CA6D9" w:rsidR="00827966" w:rsidRPr="008F54E8" w:rsidRDefault="00827966" w:rsidP="00827966">
      <w:pPr>
        <w:ind w:left="720"/>
        <w:jc w:val="both"/>
        <w:rPr>
          <w:rFonts w:ascii="Times New Roman" w:hAnsi="Times New Roman" w:cs="Times New Roman"/>
        </w:rPr>
      </w:pPr>
      <w:r w:rsidRPr="008F54E8">
        <w:rPr>
          <w:rFonts w:ascii="Times New Roman" w:hAnsi="Times New Roman" w:cs="Times New Roman"/>
        </w:rPr>
        <w:t>where terms on the right-hand side correspond to the source terms list (2) above. Hat above a term indicates fraction of the total aquifer value uniformly distributed across all cells of the aquifer.</w:t>
      </w:r>
    </w:p>
    <w:p w14:paraId="334712C9" w14:textId="21F4BC68" w:rsidR="00827966" w:rsidRPr="008F54E8" w:rsidRDefault="00827966" w:rsidP="00827966">
      <w:pPr>
        <w:pStyle w:val="ListParagraph"/>
        <w:numPr>
          <w:ilvl w:val="0"/>
          <w:numId w:val="15"/>
        </w:numPr>
        <w:spacing w:after="100" w:afterAutospacing="1" w:line="240" w:lineRule="auto"/>
        <w:jc w:val="both"/>
        <w:rPr>
          <w:rFonts w:ascii="Times New Roman" w:hAnsi="Times New Roman" w:cs="Times New Roman"/>
        </w:rPr>
      </w:pPr>
      <w:r w:rsidRPr="008F54E8">
        <w:rPr>
          <w:rFonts w:ascii="Times New Roman" w:hAnsi="Times New Roman" w:cs="Times New Roman"/>
          <w:u w:val="single"/>
        </w:rPr>
        <w:t>Special cases</w:t>
      </w:r>
      <w:r w:rsidRPr="008F54E8">
        <w:rPr>
          <w:rFonts w:ascii="Times New Roman" w:hAnsi="Times New Roman" w:cs="Times New Roman"/>
        </w:rPr>
        <w:t xml:space="preserve"> include following-</w:t>
      </w:r>
    </w:p>
    <w:p w14:paraId="48A868EF" w14:textId="6B6A31D8" w:rsidR="00827966" w:rsidRPr="008F54E8" w:rsidRDefault="00827966" w:rsidP="00827966">
      <w:pPr>
        <w:pStyle w:val="ListParagraph"/>
        <w:numPr>
          <w:ilvl w:val="1"/>
          <w:numId w:val="15"/>
        </w:numPr>
        <w:spacing w:after="100" w:afterAutospacing="1" w:line="240" w:lineRule="auto"/>
        <w:jc w:val="both"/>
        <w:rPr>
          <w:rFonts w:ascii="Times New Roman" w:hAnsi="Times New Roman" w:cs="Times New Roman"/>
        </w:rPr>
      </w:pPr>
      <w:r w:rsidRPr="008F54E8">
        <w:rPr>
          <w:rFonts w:ascii="Times New Roman" w:hAnsi="Times New Roman" w:cs="Times New Roman"/>
        </w:rPr>
        <w:t xml:space="preserve">Dry cell problem for horizontal fluxes is treated in a similar manner as in MODFLOW-NWT formulation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&lt;EndNote&gt;&lt;Cite&gt;&lt;Author&gt;Niswonger&lt;/Author&gt;&lt;Year&gt;2011&lt;/Year&gt;&lt;RecNum&gt;7220&lt;/RecNum&gt;&lt;DisplayText&gt;[&lt;style face="italic"&gt;Niswonger et al.&lt;/style&gt;, 2011]&lt;/DisplayText&gt;&lt;record&gt;&lt;rec-number&gt;7220&lt;/rec-number&gt;&lt;foreign-keys&gt;&lt;key app="EN" db-id="05xxzddzkszw2qexx20xdvpmvaz0s9rfrpfa"&gt;7220&lt;/key&gt;&lt;/foreign-keys&gt;&lt;ref-type name="Report"&gt;27&lt;/ref-type&gt;&lt;contributors&gt;&lt;authors&gt;&lt;author&gt;Niswonger, Richard G.&lt;/author&gt;&lt;author&gt;Panday, Sorab&lt;/author&gt;&lt;author&gt;Ibaraki, Motomu&lt;/author&gt;&lt;/authors&gt;&lt;tertiary-authors&gt;&lt;author&gt;U. S. Geological Survey&lt;/author&gt;&lt;/tertiary-authors&gt;&lt;/contributors&gt;&lt;titles&gt;&lt;title&gt;MODFLOW-NWT, A Newton formulation for MODFLOW-2005&lt;/title&gt;&lt;secondary-title&gt;Techniques and Methods&lt;/secondary-title&gt;&lt;/titles&gt;&lt;pages&gt;44&lt;/pages&gt;&lt;num-vols&gt;6-A37&lt;/num-vols&gt;&lt;edition&gt;-&lt;/edition&gt;&lt;keywords&gt;&lt;keyword&gt;hydrology&lt;/keyword&gt;&lt;keyword&gt;groundwater&lt;/keyword&gt;&lt;keyword&gt;MODFLOW&lt;/keyword&gt;&lt;/keywords&gt;&lt;dates&gt;&lt;year&gt;2011&lt;/year&gt;&lt;/dates&gt;&lt;publisher&gt;USGS&lt;/publisher&gt;&lt;isbn&gt;6-A37&lt;/isbn&gt;&lt;work-type&gt;Report&lt;/work-type&gt;&lt;urls&gt;&lt;related-urls&gt;&lt;url&gt;http://pubs.er.usgs.gov/publication/tm6A37&lt;/url&gt;&lt;/related-urls&gt;&lt;/urls&gt;&lt;electronic-resource-num&gt;10.3133/tm6A37&lt;/electronic-resource-num&gt;&lt;remote-database-name&gt;USGS Publications Warehouse&lt;/remote-database-name&gt;&lt;language&gt;English&lt;/language&gt;&lt;/record&gt;&lt;/Cite&gt;&lt;/EndNote&gt;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"_ENREF_14" \o "Niswonger, 2011 #7220"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given by eq. (</w:t>
      </w:r>
      <w:r w:rsidR="007B1975" w:rsidRPr="008F54E8">
        <w:rPr>
          <w:rFonts w:ascii="Times New Roman" w:hAnsi="Times New Roman" w:cs="Times New Roman"/>
        </w:rPr>
        <w:t>9.3-</w:t>
      </w:r>
      <w:r w:rsidRPr="008F54E8">
        <w:rPr>
          <w:rFonts w:ascii="Times New Roman" w:hAnsi="Times New Roman" w:cs="Times New Roman"/>
        </w:rPr>
        <w:t>9). There are some difference in the WBM implementation-</w:t>
      </w:r>
    </w:p>
    <w:p w14:paraId="7FCE7056" w14:textId="1EC9A69F" w:rsidR="00827966" w:rsidRPr="008F54E8" w:rsidRDefault="00827966" w:rsidP="00827966">
      <w:pPr>
        <w:pStyle w:val="ListParagraph"/>
        <w:numPr>
          <w:ilvl w:val="2"/>
          <w:numId w:val="15"/>
        </w:numPr>
        <w:spacing w:after="100" w:afterAutospacing="1" w:line="240" w:lineRule="auto"/>
        <w:jc w:val="both"/>
        <w:rPr>
          <w:rFonts w:ascii="Times New Roman" w:hAnsi="Times New Roman" w:cs="Times New Roman"/>
        </w:rPr>
      </w:pPr>
      <w:r w:rsidRPr="008F54E8">
        <w:rPr>
          <w:rFonts w:ascii="Times New Roman" w:hAnsi="Times New Roman" w:cs="Times New Roman"/>
        </w:rPr>
        <w:t>Instead of quadratic smoothing for zeroing of drying cell conductance, WBM uses exponential smoothing used iteratively until negative drying cell, (</w:t>
      </w:r>
      <w:proofErr w:type="spellStart"/>
      <w:r w:rsidRPr="008F54E8">
        <w:rPr>
          <w:rFonts w:ascii="Times New Roman" w:hAnsi="Times New Roman" w:cs="Times New Roman"/>
          <w:i/>
        </w:rPr>
        <w:t>i,j,k</w:t>
      </w:r>
      <w:proofErr w:type="spellEnd"/>
      <w:r w:rsidRPr="008F54E8">
        <w:rPr>
          <w:rFonts w:ascii="Times New Roman" w:hAnsi="Times New Roman" w:cs="Times New Roman"/>
        </w:rPr>
        <w:t>)</w:t>
      </w:r>
      <w:r w:rsidRPr="008F54E8">
        <w:rPr>
          <w:rFonts w:ascii="Times New Roman" w:hAnsi="Times New Roman" w:cs="Times New Roman"/>
          <w:vertAlign w:val="superscript"/>
        </w:rPr>
        <w:t>d</w:t>
      </w:r>
      <w:r w:rsidRPr="008F54E8">
        <w:rPr>
          <w:rFonts w:ascii="Times New Roman" w:hAnsi="Times New Roman" w:cs="Times New Roman"/>
        </w:rPr>
        <w:t>, storage is eliminated (Fig.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2"/>
        <w:gridCol w:w="908"/>
      </w:tblGrid>
      <w:tr w:rsidR="00FF7532" w:rsidRPr="008F54E8" w14:paraId="2A723A05" w14:textId="77777777" w:rsidTr="00F8581A">
        <w:tc>
          <w:tcPr>
            <w:tcW w:w="8658" w:type="dxa"/>
          </w:tcPr>
          <w:p w14:paraId="2DB89971" w14:textId="4C992346"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d>
                          <m:dPr>
                            <m:ctrlPr>
                              <w:rPr>
                                <w:rFonts w:ascii="Cambria Math" w:hAnsi="Cambria Math"/>
                                <w:i/>
                              </w:rPr>
                            </m:ctrlPr>
                          </m:dPr>
                          <m:e>
                            <m:r>
                              <w:rPr>
                                <w:rFonts w:ascii="Cambria Math" w:hAnsi="Cambria Math"/>
                              </w:rPr>
                              <m:t>i,j,k</m:t>
                            </m:r>
                          </m:e>
                        </m:d>
                      </m:e>
                      <m:sup>
                        <m:r>
                          <w:rPr>
                            <w:rFonts w:ascii="Cambria Math" w:hAnsi="Cambria Math"/>
                          </w:rPr>
                          <m:t>d</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exp</m:t>
                    </m:r>
                  </m:sub>
                </m:sSub>
                <m:r>
                  <w:rPr>
                    <w:rFonts w:ascii="Cambria Math" w:hAnsi="Cambria Math"/>
                  </w:rPr>
                  <m:t xml:space="preserve">,  </m:t>
                </m:r>
                <m:r>
                  <m:rPr>
                    <m:sty m:val="p"/>
                  </m:rPr>
                  <w:rPr>
                    <w:rFonts w:ascii="Cambria Math" w:hAnsi="Cambria Math"/>
                  </w:rPr>
                  <m:t>repeat while</m:t>
                </m:r>
                <m:r>
                  <w:rPr>
                    <w:rFonts w:ascii="Cambria Math" w:hAnsi="Cambria Math"/>
                  </w:rPr>
                  <m:t xml:space="preserve"> </m:t>
                </m:r>
                <m:sSubSup>
                  <m:sSubSupPr>
                    <m:ctrlPr>
                      <w:rPr>
                        <w:rFonts w:ascii="Cambria Math" w:hAnsi="Cambria Math"/>
                        <w:i/>
                      </w:rPr>
                    </m:ctrlPr>
                  </m:sSubSupPr>
                  <m:e>
                    <m:r>
                      <w:rPr>
                        <w:rFonts w:ascii="Cambria Math" w:hAnsi="Cambria Math"/>
                      </w:rPr>
                      <m:t>S</m:t>
                    </m:r>
                  </m:e>
                  <m:sub>
                    <m:sSup>
                      <m:sSupPr>
                        <m:ctrlPr>
                          <w:rPr>
                            <w:rFonts w:ascii="Cambria Math" w:hAnsi="Cambria Math"/>
                            <w:i/>
                          </w:rPr>
                        </m:ctrlPr>
                      </m:sSupPr>
                      <m:e>
                        <m:d>
                          <m:dPr>
                            <m:ctrlPr>
                              <w:rPr>
                                <w:rFonts w:ascii="Cambria Math" w:hAnsi="Cambria Math"/>
                                <w:i/>
                              </w:rPr>
                            </m:ctrlPr>
                          </m:dPr>
                          <m:e>
                            <m:r>
                              <w:rPr>
                                <w:rFonts w:ascii="Cambria Math" w:hAnsi="Cambria Math"/>
                              </w:rPr>
                              <m:t>i,j,k</m:t>
                            </m:r>
                          </m:e>
                        </m:d>
                      </m:e>
                      <m:sup>
                        <m:r>
                          <w:rPr>
                            <w:rFonts w:ascii="Cambria Math" w:hAnsi="Cambria Math"/>
                          </w:rPr>
                          <m:t>d</m:t>
                        </m:r>
                      </m:sup>
                    </m:sSup>
                  </m:sub>
                  <m:sup>
                    <m:r>
                      <w:rPr>
                        <w:rFonts w:ascii="Cambria Math" w:hAnsi="Cambria Math"/>
                      </w:rPr>
                      <m:t>∆h</m:t>
                    </m:r>
                  </m:sup>
                </m:sSubSup>
                <m:r>
                  <w:rPr>
                    <w:rFonts w:ascii="Cambria Math" w:hAnsi="Cambria Math"/>
                  </w:rPr>
                  <m:t>&lt;0</m:t>
                </m:r>
              </m:oMath>
            </m:oMathPara>
          </w:p>
        </w:tc>
        <w:tc>
          <w:tcPr>
            <w:tcW w:w="918" w:type="dxa"/>
            <w:vAlign w:val="center"/>
          </w:tcPr>
          <w:p w14:paraId="1DE343D1" w14:textId="0C4D0DEF" w:rsidR="00827966" w:rsidRPr="008F54E8" w:rsidRDefault="00827966" w:rsidP="00F8581A">
            <w:pPr>
              <w:spacing w:after="240"/>
              <w:jc w:val="center"/>
              <w:rPr>
                <w:rFonts w:ascii="Times New Roman" w:hAnsi="Times New Roman"/>
              </w:rPr>
            </w:pPr>
            <w:r w:rsidRPr="008F54E8">
              <w:rPr>
                <w:rFonts w:ascii="Times New Roman" w:hAnsi="Times New Roman"/>
              </w:rPr>
              <w:t>(</w:t>
            </w:r>
            <w:r w:rsidR="007B1975"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5</w:t>
            </w:r>
            <w:r w:rsidRPr="008F54E8">
              <w:rPr>
                <w:rFonts w:ascii="Times New Roman" w:hAnsi="Times New Roman"/>
              </w:rPr>
              <w:t>)</w:t>
            </w:r>
          </w:p>
        </w:tc>
      </w:tr>
    </w:tbl>
    <w:p w14:paraId="430EA6F0" w14:textId="6DD87A9A" w:rsidR="00827966" w:rsidRPr="008F54E8" w:rsidRDefault="00827966" w:rsidP="00827966">
      <w:pPr>
        <w:ind w:left="2160"/>
        <w:rPr>
          <w:rFonts w:ascii="Times New Roman" w:hAnsi="Times New Roman" w:cs="Times New Roman"/>
        </w:rPr>
      </w:pPr>
      <w:r w:rsidRPr="008F54E8">
        <w:rPr>
          <w:rFonts w:ascii="Times New Roman" w:hAnsi="Times New Roman" w:cs="Times New Roman"/>
        </w:rPr>
        <w:t xml:space="preserve">where </w:t>
      </w:r>
      <w:proofErr w:type="spellStart"/>
      <w:r w:rsidRPr="008F54E8">
        <w:rPr>
          <w:rFonts w:ascii="Times New Roman" w:hAnsi="Times New Roman" w:cs="Times New Roman"/>
          <w:i/>
        </w:rPr>
        <w:t>k</w:t>
      </w:r>
      <w:r w:rsidRPr="008F54E8">
        <w:rPr>
          <w:rFonts w:ascii="Times New Roman" w:hAnsi="Times New Roman" w:cs="Times New Roman"/>
          <w:i/>
          <w:vertAlign w:val="subscript"/>
        </w:rPr>
        <w:t>exp</w:t>
      </w:r>
      <w:proofErr w:type="spellEnd"/>
      <w:r w:rsidRPr="008F54E8">
        <w:rPr>
          <w:rFonts w:ascii="Times New Roman" w:hAnsi="Times New Roman" w:cs="Times New Roman"/>
        </w:rPr>
        <w:t xml:space="preserve"> is exponent smoothing factor which has to be </w:t>
      </w:r>
      <w:proofErr w:type="spellStart"/>
      <w:r w:rsidRPr="008F54E8">
        <w:rPr>
          <w:rFonts w:ascii="Times New Roman" w:hAnsi="Times New Roman" w:cs="Times New Roman"/>
          <w:i/>
        </w:rPr>
        <w:t>k</w:t>
      </w:r>
      <w:r w:rsidRPr="008F54E8">
        <w:rPr>
          <w:rFonts w:ascii="Times New Roman" w:hAnsi="Times New Roman" w:cs="Times New Roman"/>
          <w:i/>
          <w:vertAlign w:val="subscript"/>
        </w:rPr>
        <w:t>exp</w:t>
      </w:r>
      <w:proofErr w:type="spellEnd"/>
      <w:r w:rsidRPr="008F54E8">
        <w:rPr>
          <w:rFonts w:ascii="Times New Roman" w:hAnsi="Times New Roman" w:cs="Times New Roman"/>
        </w:rPr>
        <w:t xml:space="preserve"> &lt; 1.</w:t>
      </w:r>
    </w:p>
    <w:p w14:paraId="24272A7E" w14:textId="40E93FAB" w:rsidR="00827966" w:rsidRPr="008F54E8" w:rsidRDefault="00827966" w:rsidP="00827966">
      <w:pPr>
        <w:jc w:val="center"/>
        <w:rPr>
          <w:rFonts w:ascii="Times New Roman" w:hAnsi="Times New Roman" w:cs="Times New Roman"/>
        </w:rPr>
      </w:pPr>
      <w:r w:rsidRPr="008F54E8">
        <w:rPr>
          <w:rFonts w:ascii="Times New Roman" w:hAnsi="Times New Roman" w:cs="Times New Roman"/>
          <w:noProof/>
          <w:lang w:val="en-US"/>
        </w:rPr>
        <w:drawing>
          <wp:inline distT="0" distB="0" distL="0" distR="0" wp14:anchorId="37FA1613" wp14:editId="2A28AAD0">
            <wp:extent cx="3912717" cy="3017520"/>
            <wp:effectExtent l="0" t="0" r="12065" b="11430"/>
            <wp:docPr id="20" name="Chart 2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D95ED6E" w14:textId="76346017" w:rsidR="00827966" w:rsidRPr="008F54E8" w:rsidRDefault="00827966" w:rsidP="00827966">
      <w:pPr>
        <w:spacing w:before="120"/>
        <w:jc w:val="center"/>
        <w:rPr>
          <w:rFonts w:ascii="Times New Roman" w:hAnsi="Times New Roman" w:cs="Times New Roman"/>
          <w:b/>
          <w:bCs/>
          <w:iCs/>
        </w:rPr>
      </w:pPr>
      <w:r w:rsidRPr="008F54E8">
        <w:rPr>
          <w:rFonts w:ascii="Times New Roman" w:hAnsi="Times New Roman" w:cs="Times New Roman"/>
          <w:b/>
          <w:bCs/>
          <w:iCs/>
        </w:rPr>
        <w:t xml:space="preserve">Figure </w:t>
      </w:r>
      <w:r w:rsidR="00FC2857" w:rsidRPr="008F54E8">
        <w:rPr>
          <w:rFonts w:ascii="Times New Roman" w:hAnsi="Times New Roman" w:cs="Times New Roman"/>
          <w:b/>
          <w:bCs/>
          <w:iCs/>
        </w:rPr>
        <w:t>9-1</w:t>
      </w:r>
      <w:r w:rsidRPr="008F54E8">
        <w:rPr>
          <w:rFonts w:ascii="Times New Roman" w:hAnsi="Times New Roman" w:cs="Times New Roman"/>
          <w:b/>
          <w:bCs/>
          <w:iCs/>
        </w:rPr>
        <w:t>. Exponential smoothing of drying cell conductance</w:t>
      </w:r>
    </w:p>
    <w:p w14:paraId="4BC25DA4" w14:textId="652B198C" w:rsidR="00827966" w:rsidRPr="008F54E8" w:rsidRDefault="00827966" w:rsidP="00827966">
      <w:pPr>
        <w:pStyle w:val="ListParagraph"/>
        <w:numPr>
          <w:ilvl w:val="2"/>
          <w:numId w:val="15"/>
        </w:numPr>
        <w:spacing w:after="0" w:line="240" w:lineRule="auto"/>
        <w:rPr>
          <w:rFonts w:ascii="Times New Roman" w:hAnsi="Times New Roman" w:cs="Times New Roman"/>
        </w:rPr>
      </w:pPr>
      <w:r w:rsidRPr="008F54E8">
        <w:rPr>
          <w:rFonts w:ascii="Times New Roman" w:hAnsi="Times New Roman" w:cs="Times New Roman"/>
        </w:rPr>
        <w:t xml:space="preserve">Setting </w:t>
      </w:r>
      <w:proofErr w:type="spellStart"/>
      <w:r w:rsidRPr="008F54E8">
        <w:rPr>
          <w:rFonts w:ascii="Times New Roman" w:hAnsi="Times New Roman" w:cs="Times New Roman"/>
          <w:i/>
        </w:rPr>
        <w:t>k</w:t>
      </w:r>
      <w:r w:rsidRPr="008F54E8">
        <w:rPr>
          <w:rFonts w:ascii="Times New Roman" w:hAnsi="Times New Roman" w:cs="Times New Roman"/>
          <w:i/>
          <w:vertAlign w:val="subscript"/>
        </w:rPr>
        <w:t>exp</w:t>
      </w:r>
      <w:proofErr w:type="spellEnd"/>
      <w:r w:rsidRPr="008F54E8">
        <w:rPr>
          <w:rFonts w:ascii="Times New Roman" w:hAnsi="Times New Roman" w:cs="Times New Roman"/>
        </w:rPr>
        <w:t xml:space="preserve"> to zero shuts conductance from the drying cell as it is done in BCF, LPF, and HUF Packages of MODFLOW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&lt;EndNote&gt;&lt;Cite&gt;&lt;Author&gt;Niswonger&lt;/Author&gt;&lt;Year&gt;2011&lt;/Year&gt;&lt;RecNum&gt;7220&lt;/RecNum&gt;&lt;DisplayText&gt;[&lt;style face="italic"&gt;Niswonger et al.&lt;/style&gt;, 2011]&lt;/DisplayText&gt;&lt;record&gt;&lt;rec-number&gt;7220&lt;/rec-number&gt;&lt;foreign-keys&gt;&lt;key app="EN" db-id="05xxzddzkszw2qexx20xdvpmvaz0s9rfrpfa"&gt;7220&lt;/key&gt;&lt;/foreign-keys&gt;&lt;ref-type name="Report"&gt;27&lt;/ref-type&gt;&lt;contributors&gt;&lt;authors&gt;&lt;author&gt;Niswonger, Richard G.&lt;/author&gt;&lt;author&gt;Panday, Sorab&lt;/author&gt;&lt;author&gt;Ibaraki, Motomu&lt;/author&gt;&lt;/authors&gt;&lt;tertiary-authors&gt;&lt;author&gt;U. S. Geological Survey&lt;/author&gt;&lt;/tertiary-authors&gt;&lt;/contributors&gt;&lt;titles&gt;&lt;title&gt;MODFLOW-NWT, A Newton formulation for MODFLOW-2005&lt;/title&gt;&lt;secondary-title&gt;Techniques and Methods&lt;/secondary-title&gt;&lt;/titles&gt;&lt;pages&gt;44&lt;/pages&gt;&lt;num-vols&gt;6-A37&lt;/num-vols&gt;&lt;edition&gt;-&lt;/edition&gt;&lt;keywords&gt;&lt;keyword&gt;hydrology&lt;/keyword&gt;&lt;keyword&gt;groundwater&lt;/keyword&gt;&lt;keyword&gt;MODFLOW&lt;/keyword&gt;&lt;/keywords&gt;&lt;dates&gt;&lt;year&gt;2011&lt;/year&gt;&lt;/dates&gt;&lt;publisher&gt;USGS&lt;/publisher&gt;&lt;isbn&gt;6-A37&lt;/isbn&gt;&lt;work-type&gt;Report&lt;/work-type&gt;&lt;urls&gt;&lt;related-urls&gt;&lt;url&gt;http://pubs.er.usgs.gov/publication/tm6A37&lt;/url&gt;&lt;/related-urls&gt;&lt;/urls&gt;&lt;electronic-resource-num&gt;10.3133/tm6A37&lt;/electronic-resource-num&gt;&lt;remote-database-name&gt;USGS Publications Warehouse&lt;/remote-database-name&gt;&lt;language&gt;English&lt;/language&gt;&lt;/record&gt;&lt;/Cite&gt;&lt;/EndNote&gt;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"_ENREF_14" \o "Niswonger, 2011 #7220"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p>
    <w:p w14:paraId="7A8F3DC2" w14:textId="17FF6E90" w:rsidR="00827966" w:rsidRPr="008F54E8" w:rsidRDefault="00827966" w:rsidP="00827966">
      <w:pPr>
        <w:ind w:left="1440"/>
        <w:rPr>
          <w:rFonts w:ascii="Times New Roman" w:hAnsi="Times New Roman" w:cs="Times New Roman"/>
        </w:rPr>
      </w:pPr>
      <w:r w:rsidRPr="008F54E8">
        <w:rPr>
          <w:rFonts w:ascii="Times New Roman" w:hAnsi="Times New Roman" w:cs="Times New Roman"/>
        </w:rPr>
        <w:t>The advantage of using exponential smoothing approach is that it uses only one control parameter (</w:t>
      </w:r>
      <w:proofErr w:type="spellStart"/>
      <w:r w:rsidRPr="008F54E8">
        <w:rPr>
          <w:rFonts w:ascii="Times New Roman" w:hAnsi="Times New Roman" w:cs="Times New Roman"/>
          <w:i/>
        </w:rPr>
        <w:t>k</w:t>
      </w:r>
      <w:r w:rsidRPr="008F54E8">
        <w:rPr>
          <w:rFonts w:ascii="Times New Roman" w:hAnsi="Times New Roman" w:cs="Times New Roman"/>
          <w:i/>
          <w:vertAlign w:val="subscript"/>
        </w:rPr>
        <w:t>exp</w:t>
      </w:r>
      <w:proofErr w:type="spellEnd"/>
      <w:r w:rsidRPr="008F54E8">
        <w:rPr>
          <w:rFonts w:ascii="Times New Roman" w:hAnsi="Times New Roman" w:cs="Times New Roman"/>
        </w:rPr>
        <w:t>) instead of three in the quadratic scheme which are, in turn, cell size dependent. The disadvantage is that the exponential smoothing does not result in “true” dry state of the cell and it leaves very small amount of residue water in the cell which is acceptable for WBM simulation purposes.</w:t>
      </w:r>
    </w:p>
    <w:p w14:paraId="64412BDE" w14:textId="3CAD1D3F" w:rsidR="00827966" w:rsidRPr="008F54E8" w:rsidRDefault="00827966" w:rsidP="00827966">
      <w:pPr>
        <w:pStyle w:val="ListParagraph"/>
        <w:numPr>
          <w:ilvl w:val="1"/>
          <w:numId w:val="15"/>
        </w:numPr>
        <w:spacing w:after="100" w:afterAutospacing="1" w:line="240" w:lineRule="auto"/>
        <w:rPr>
          <w:rFonts w:ascii="Times New Roman" w:hAnsi="Times New Roman" w:cs="Times New Roman"/>
        </w:rPr>
      </w:pPr>
      <w:r w:rsidRPr="008F54E8">
        <w:rPr>
          <w:rFonts w:ascii="Times New Roman" w:hAnsi="Times New Roman" w:cs="Times New Roman"/>
        </w:rPr>
        <w:t xml:space="preserve">Dewatering of dry cell in vertical fluxes is done same way as in MODFLOW-NWT formulation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&lt;EndNote&gt;&lt;Cite&gt;&lt;Author&gt;Niswonger&lt;/Author&gt;&lt;Year&gt;2011&lt;/Year&gt;&lt;RecNum&gt;7220&lt;/RecNum&gt;&lt;DisplayText&gt;[&lt;style face="italic"&gt;Niswonger et al.&lt;/style&gt;, 2011]&lt;/DisplayText&gt;&lt;record&gt;&lt;rec-number&gt;7220&lt;/rec-number&gt;&lt;foreign-keys&gt;&lt;key app="EN" db-id="05xxzddzkszw2qexx20xdvpmvaz0s9rfrpfa"&gt;7220&lt;/key&gt;&lt;/foreign-keys&gt;&lt;ref-type name="Report"&gt;27&lt;/ref-type&gt;&lt;contributors&gt;&lt;authors&gt;&lt;author&gt;Niswonger, Richard G.&lt;/author&gt;&lt;author&gt;Panday, Sorab&lt;/author&gt;&lt;author&gt;Ibaraki, Motomu&lt;/author&gt;&lt;/authors&gt;&lt;tertiary-authors&gt;&lt;author&gt;U. S. Geological Survey&lt;/author&gt;&lt;/tertiary-authors&gt;&lt;/contributors&gt;&lt;titles&gt;&lt;title&gt;MODFLOW-NWT, A Newton formulation for MODFLOW-2005&lt;/title&gt;&lt;secondary-title&gt;Techniques and Methods&lt;/secondary-title&gt;&lt;/titles&gt;&lt;pages&gt;44&lt;/pages&gt;&lt;num-vols&gt;6-A37&lt;/num-vols&gt;&lt;edition&gt;-&lt;/edition&gt;&lt;keywords&gt;&lt;keyword&gt;hydrology&lt;/keyword&gt;&lt;keyword&gt;groundwater&lt;/keyword&gt;&lt;keyword&gt;MODFLOW&lt;/keyword&gt;&lt;/keywords&gt;&lt;dates&gt;&lt;year&gt;2011&lt;/year&gt;&lt;/dates&gt;&lt;publisher&gt;USGS&lt;/publisher&gt;&lt;isbn&gt;6-A37&lt;/isbn&gt;&lt;work-type&gt;Report&lt;/work-type&gt;&lt;urls&gt;&lt;related-urls&gt;&lt;url&gt;http://pubs.er.usgs.gov/publication/tm6A37&lt;/url&gt;&lt;/related-urls&gt;&lt;/urls&gt;&lt;electronic-resource-num&gt;10.3133/tm6A37&lt;/electronic-resource-num&gt;&lt;remote-database-name&gt;USGS Publications Warehouse&lt;/remote-database-name&gt;&lt;language&gt;English&lt;/language&gt;&lt;/record&gt;&lt;/Cite&gt;&lt;/EndNote&gt;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"_ENREF_14" \o "Niswonger, 2011 #7220"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given by eq. (</w:t>
      </w:r>
      <w:r w:rsidR="007B1975" w:rsidRPr="008F54E8">
        <w:rPr>
          <w:rFonts w:ascii="Times New Roman" w:hAnsi="Times New Roman" w:cs="Times New Roman"/>
        </w:rPr>
        <w:t>9.3-</w:t>
      </w:r>
      <w:r w:rsidRPr="008F54E8">
        <w:rPr>
          <w:rFonts w:ascii="Times New Roman" w:hAnsi="Times New Roman" w:cs="Times New Roman"/>
        </w:rPr>
        <w:t>10).</w:t>
      </w:r>
    </w:p>
    <w:p w14:paraId="333CCF2C" w14:textId="56FCB375" w:rsidR="00827966" w:rsidRPr="008F54E8" w:rsidRDefault="00827966" w:rsidP="00827966">
      <w:pPr>
        <w:spacing w:before="480"/>
        <w:rPr>
          <w:rFonts w:ascii="Times New Roman" w:hAnsi="Times New Roman" w:cs="Times New Roman"/>
          <w:b/>
          <w:sz w:val="28"/>
        </w:rPr>
      </w:pPr>
      <w:r w:rsidRPr="008F54E8">
        <w:rPr>
          <w:rFonts w:ascii="Times New Roman" w:hAnsi="Times New Roman" w:cs="Times New Roman"/>
          <w:b/>
          <w:sz w:val="28"/>
        </w:rPr>
        <w:t>Groundwater to surface water exchange process (RIV submodule)</w:t>
      </w:r>
    </w:p>
    <w:p w14:paraId="3EE49790" w14:textId="71B098C1"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RIV submodule in WBM is used to simulate groundwater to surface water (streams) fluxes that closely replicates the RIV module of the MODFLOW package. This water flux/exchange process in the context of regional and Global modeling is described in </w: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 xml:space="preserve">; </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and implemented in WBM as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61DF1408" w14:textId="77777777" w:rsidTr="00F8581A">
        <w:tc>
          <w:tcPr>
            <w:tcW w:w="8658" w:type="dxa"/>
          </w:tcPr>
          <w:p w14:paraId="62973B37" w14:textId="4C4951AB" w:rsidR="00827966" w:rsidRPr="008F54E8" w:rsidRDefault="00000000" w:rsidP="00F8581A">
            <w:pPr>
              <w:spacing w:after="240"/>
              <w:ind w:left="720"/>
              <w:rPr>
                <w:rFonts w:ascii="Times New Roman" w:hAnsi="Times New Roman"/>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RIV</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RIV</m:t>
                    </m:r>
                  </m:sup>
                </m:sSup>
                <m:r>
                  <w:rPr>
                    <w:rFonts w:ascii="Cambria Math" w:hAnsi="Cambria Math"/>
                  </w:rPr>
                  <m:t>*min</m:t>
                </m:r>
                <m:d>
                  <m:dPr>
                    <m:ctrlPr>
                      <w:rPr>
                        <w:rFonts w:ascii="Cambria Math" w:hAnsi="Cambria Math"/>
                        <w:i/>
                      </w:rPr>
                    </m:ctrlPr>
                  </m:dPr>
                  <m:e>
                    <m:r>
                      <w:rPr>
                        <w:rFonts w:ascii="Cambria Math" w:hAnsi="Cambria Math"/>
                      </w:rPr>
                      <m:t>HRIV-HBOT, HRIV-h</m:t>
                    </m:r>
                  </m:e>
                </m:d>
              </m:oMath>
            </m:oMathPara>
          </w:p>
        </w:tc>
        <w:tc>
          <w:tcPr>
            <w:tcW w:w="918" w:type="dxa"/>
            <w:vAlign w:val="center"/>
          </w:tcPr>
          <w:p w14:paraId="5EC786E5" w14:textId="4380CBC1" w:rsidR="00827966" w:rsidRPr="008F54E8" w:rsidRDefault="00827966" w:rsidP="00F8581A">
            <w:pPr>
              <w:spacing w:after="240"/>
              <w:jc w:val="center"/>
              <w:rPr>
                <w:rFonts w:ascii="Times New Roman" w:hAnsi="Times New Roman"/>
              </w:rPr>
            </w:pPr>
            <w:r w:rsidRPr="008F54E8">
              <w:rPr>
                <w:rFonts w:ascii="Times New Roman" w:hAnsi="Times New Roman"/>
              </w:rPr>
              <w:t>(</w:t>
            </w:r>
            <w:r w:rsidR="007B1975"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6</w:t>
            </w:r>
            <w:r w:rsidRPr="008F54E8">
              <w:rPr>
                <w:rFonts w:ascii="Times New Roman" w:hAnsi="Times New Roman"/>
              </w:rPr>
              <w:t>)</w:t>
            </w:r>
          </w:p>
        </w:tc>
      </w:tr>
    </w:tbl>
    <w:p w14:paraId="2DFADBA6" w14:textId="18FBCB9A"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which is equivalent to the equation (11) in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Graaf&lt;/Author&gt;&lt;Year&gt;2015&lt;/Year&gt;&lt;RecNum&gt;7162&lt;/RecNum&gt;&lt;DisplayText&gt;[&lt;style face="italic"&gt;de Graaf et al.&lt;/style&gt;, 2015]&lt;/DisplayText&gt;&lt;record&gt;&lt;rec-number&gt;7162&lt;/rec-number&gt;&lt;foreign-keys&gt;&lt;key app="EN" db-id="05xxzddzkszw2qexx20xdvpmvaz0s9rfrpfa"&gt;7162&lt;/key&gt;&lt;/foreign-keys&gt;&lt;ref-type name="Journal Article"&gt;17&lt;/ref-type&gt;&lt;contributors&gt;&lt;authors&gt;&lt;author&gt;de Graaf, I. E. M.&lt;/author&gt;&lt;author&gt;Sutanudjaja, E. H.&lt;/author&gt;&lt;author&gt;van Beek, L. P. H.&lt;/author&gt;&lt;author&gt;Bierkens, M. F. P.&lt;/author&gt;&lt;/authors&gt;&lt;/contributors&gt;&lt;auth-address&gt;Univ Utrecht, Fac Geosci, Dept Phys Geog, Utrecht, Netherlands&amp;#xD;Deltares, Unit Soil &amp;amp; Groundwater Syst, Utrecht, Netherlands&lt;/auth-address&gt;&lt;titles&gt;&lt;title&gt;A high-resolution global-scale groundwater model&lt;/title&gt;&lt;secondary-title&gt;Hydrology and Earth System Sciences&lt;/secondary-title&gt;&lt;alt-title&gt;Hydrol Earth Syst Sc&lt;/alt-title&gt;&lt;/titles&gt;&lt;periodical&gt;&lt;full-title&gt;Hydrology and Earth System Sciences&lt;/full-title&gt;&lt;/periodical&gt;&lt;pages&gt;823-837&lt;/pages&gt;&lt;volume&gt;19&lt;/volume&gt;&lt;number&gt;2&lt;/number&gt;&lt;keywords&gt;&lt;keyword&gt;hydrology&lt;/keyword&gt;&lt;keyword&gt;Groundwater&lt;/keyword&gt;&lt;/keywords&gt;&lt;dates&gt;&lt;year&gt;2015&lt;/year&gt;&lt;/dates&gt;&lt;isbn&gt;1027-5606&lt;/isbn&gt;&lt;accession-num&gt;ISI:000350557400011&lt;/accession-num&gt;&lt;urls&gt;&lt;related-urls&gt;&lt;url&gt;&amp;lt;Go to ISI&amp;gt;://000350557400011&lt;/url&gt;&lt;url&gt;http://www.hydrol-earth-syst-sci.net/19/823/2015/hess-19-823-2015.pdf&lt;/url&gt;&lt;/related-urls&gt;&lt;/urls&gt;&lt;electronic-resource-num&gt;10.5194/hess-19-823-2015&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Notations in the above equation are: </w:t>
      </w:r>
      <w:r w:rsidRPr="008F54E8">
        <w:rPr>
          <w:rFonts w:ascii="Times New Roman" w:hAnsi="Times New Roman" w:cs="Times New Roman"/>
          <w:i/>
        </w:rPr>
        <w:t>C</w:t>
      </w:r>
      <w:r w:rsidRPr="008F54E8">
        <w:rPr>
          <w:rFonts w:ascii="Times New Roman" w:hAnsi="Times New Roman" w:cs="Times New Roman"/>
          <w:i/>
          <w:vertAlign w:val="superscript"/>
        </w:rPr>
        <w:t>RIV</w:t>
      </w:r>
      <w:r w:rsidRPr="008F54E8">
        <w:rPr>
          <w:rFonts w:ascii="Times New Roman" w:hAnsi="Times New Roman" w:cs="Times New Roman"/>
        </w:rPr>
        <w:t xml:space="preserve"> is river bed conductance (m</w:t>
      </w:r>
      <w:r w:rsidRPr="008F54E8">
        <w:rPr>
          <w:rFonts w:ascii="Times New Roman" w:hAnsi="Times New Roman" w:cs="Times New Roman"/>
          <w:vertAlign w:val="superscript"/>
        </w:rPr>
        <w:t>2</w:t>
      </w:r>
      <w:r w:rsidRPr="008F54E8">
        <w:rPr>
          <w:rFonts w:ascii="Times New Roman" w:hAnsi="Times New Roman" w:cs="Times New Roman"/>
        </w:rPr>
        <w:t xml:space="preserve">/day); </w:t>
      </w:r>
      <w:r w:rsidRPr="008F54E8">
        <w:rPr>
          <w:rFonts w:ascii="Times New Roman" w:hAnsi="Times New Roman" w:cs="Times New Roman"/>
          <w:i/>
        </w:rPr>
        <w:t>HRIV</w:t>
      </w:r>
      <w:r w:rsidRPr="008F54E8">
        <w:rPr>
          <w:rFonts w:ascii="Times New Roman" w:hAnsi="Times New Roman" w:cs="Times New Roman"/>
        </w:rPr>
        <w:t xml:space="preserve"> (m) is average river head elevation; </w:t>
      </w:r>
      <w:r w:rsidRPr="008F54E8">
        <w:rPr>
          <w:rFonts w:ascii="Times New Roman" w:hAnsi="Times New Roman" w:cs="Times New Roman"/>
          <w:i/>
        </w:rPr>
        <w:t>HBOT</w:t>
      </w:r>
      <w:r w:rsidRPr="008F54E8">
        <w:rPr>
          <w:rFonts w:ascii="Times New Roman" w:hAnsi="Times New Roman" w:cs="Times New Roman"/>
        </w:rPr>
        <w:t xml:space="preserve"> (m) is the bottom elevation of the river bed; </w:t>
      </w:r>
      <w:r w:rsidRPr="008F54E8">
        <w:rPr>
          <w:rFonts w:ascii="Times New Roman" w:hAnsi="Times New Roman" w:cs="Times New Roman"/>
          <w:i/>
        </w:rPr>
        <w:t>h</w:t>
      </w:r>
      <w:r w:rsidRPr="008F54E8">
        <w:rPr>
          <w:rFonts w:ascii="Times New Roman" w:hAnsi="Times New Roman" w:cs="Times New Roman"/>
        </w:rPr>
        <w:t xml:space="preserve"> (m) is groundwater head elevation; and so </w:t>
      </w:r>
      <w:r w:rsidRPr="008F54E8">
        <w:rPr>
          <w:rFonts w:ascii="Times New Roman" w:hAnsi="Times New Roman" w:cs="Times New Roman"/>
          <w:i/>
        </w:rPr>
        <w:t>HRIV- HBOT</w:t>
      </w:r>
      <w:r w:rsidRPr="008F54E8">
        <w:rPr>
          <w:rFonts w:ascii="Times New Roman" w:hAnsi="Times New Roman" w:cs="Times New Roman"/>
        </w:rPr>
        <w:t xml:space="preserve"> term corresponds to the instantaneous steam depth calculated in WBM using Manning equation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&lt;EndNote&gt;&lt;Cite&gt;&lt;Author&gt;Dingman&lt;/Author&gt;&lt;Year&gt;2002&lt;/Year&gt;&lt;RecNum&gt;7138&lt;/RecNum&gt;&lt;DisplayText&gt;[&lt;style face="italic"&gt;Dingman&lt;/style&gt;, 2002]&lt;/DisplayText&gt;&lt;record&gt;&lt;rec-number&gt;7138&lt;/rec-number&gt;&lt;foreign-keys&gt;&lt;key app="EN" db-id="05xxzddzkszw2qexx20xdvpmvaz0s9rfrpfa"&gt;7138&lt;/key&gt;&lt;/foreign-keys&gt;&lt;ref-type name="Book"&gt;6&lt;/ref-type&gt;&lt;contributors&gt;&lt;authors&gt;&lt;author&gt;Dingman, S. L.&lt;/author&gt;&lt;/authors&gt;&lt;/contributors&gt;&lt;titles&gt;&lt;title&gt;Physical hydrology&lt;/title&gt;&lt;/titles&gt;&lt;pages&gt;x, 646 p.&lt;/pages&gt;&lt;edition&gt;2nd&lt;/edition&gt;&lt;keywords&gt;&lt;keyword&gt;hydrology&lt;/keyword&gt;&lt;/keywords&gt;&lt;dates&gt;&lt;year&gt;2002&lt;/year&gt;&lt;/dates&gt;&lt;pub-location&gt;Upper Saddle River, N.J.&lt;/pub-location&gt;&lt;publisher&gt;Prentice Hall&lt;/publisher&gt;&lt;isbn&gt;0130996955&lt;/isbn&gt;&lt;accession-num&gt;12468237&lt;/accession-num&gt;&lt;call-num&gt;Machine Readable Collections - STORED OFFSITE GB661.2 .D56 2002&lt;/call-num&gt;&lt;urls&gt;&lt;/urls&gt;&lt;/record&gt;&lt;/Cite&gt;&lt;/EndNote&gt;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"_ENREF_4" \o "Dingman, 2002 #7138"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The river bed conductance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606BB5B1" w14:textId="77777777" w:rsidTr="00F8581A">
        <w:tc>
          <w:tcPr>
            <w:tcW w:w="8658" w:type="dxa"/>
          </w:tcPr>
          <w:p w14:paraId="0BC93DE8" w14:textId="61ED83A4" w:rsidR="00827966" w:rsidRPr="008F54E8" w:rsidRDefault="00000000" w:rsidP="00F8581A">
            <w:pPr>
              <w:spacing w:after="240"/>
              <w:ind w:left="720"/>
              <w:rPr>
                <w:rFonts w:ascii="Times New Roman" w:hAnsi="Times New Roman"/>
              </w:rPr>
            </w:pPr>
            <m:oMathPara>
              <m:oMathParaPr>
                <m:jc m:val="left"/>
              </m:oMathParaPr>
              <m:oMath>
                <m:sSup>
                  <m:sSupPr>
                    <m:ctrlPr>
                      <w:rPr>
                        <w:rFonts w:ascii="Cambria Math" w:hAnsi="Cambria Math"/>
                        <w:i/>
                      </w:rPr>
                    </m:ctrlPr>
                  </m:sSupPr>
                  <m:e>
                    <m:r>
                      <w:rPr>
                        <w:rFonts w:ascii="Cambria Math" w:hAnsi="Cambria Math"/>
                      </w:rPr>
                      <m:t>C</m:t>
                    </m:r>
                  </m:e>
                  <m:sup>
                    <m:r>
                      <w:rPr>
                        <w:rFonts w:ascii="Cambria Math" w:hAnsi="Cambria Math"/>
                      </w:rPr>
                      <m:t>RIV</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BRES</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chn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chn</m:t>
                    </m:r>
                  </m:sub>
                </m:sSub>
              </m:oMath>
            </m:oMathPara>
          </w:p>
        </w:tc>
        <w:tc>
          <w:tcPr>
            <w:tcW w:w="918" w:type="dxa"/>
            <w:vAlign w:val="center"/>
          </w:tcPr>
          <w:p w14:paraId="4258B583" w14:textId="710F6D64" w:rsidR="00827966" w:rsidRPr="008F54E8" w:rsidRDefault="00827966" w:rsidP="00F8581A">
            <w:pPr>
              <w:spacing w:after="240"/>
              <w:jc w:val="center"/>
              <w:rPr>
                <w:rFonts w:ascii="Times New Roman" w:hAnsi="Times New Roman"/>
              </w:rPr>
            </w:pPr>
            <w:r w:rsidRPr="008F54E8">
              <w:rPr>
                <w:rFonts w:ascii="Times New Roman" w:hAnsi="Times New Roman"/>
              </w:rPr>
              <w:t>(</w:t>
            </w:r>
            <w:r w:rsidR="007B1975"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7</w:t>
            </w:r>
            <w:r w:rsidRPr="008F54E8">
              <w:rPr>
                <w:rFonts w:ascii="Times New Roman" w:hAnsi="Times New Roman"/>
              </w:rPr>
              <w:t>)</w:t>
            </w:r>
          </w:p>
        </w:tc>
      </w:tr>
    </w:tbl>
    <w:p w14:paraId="690892E8" w14:textId="22056DC5"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where </w:t>
      </w:r>
      <w:proofErr w:type="spellStart"/>
      <w:r w:rsidRPr="008F54E8">
        <w:rPr>
          <w:rFonts w:ascii="Times New Roman" w:hAnsi="Times New Roman" w:cs="Times New Roman"/>
          <w:i/>
        </w:rPr>
        <w:t>P</w:t>
      </w:r>
      <w:r w:rsidRPr="008F54E8">
        <w:rPr>
          <w:rFonts w:ascii="Times New Roman" w:hAnsi="Times New Roman" w:cs="Times New Roman"/>
          <w:i/>
          <w:vertAlign w:val="subscript"/>
        </w:rPr>
        <w:t>chn</w:t>
      </w:r>
      <w:proofErr w:type="spellEnd"/>
      <w:r w:rsidRPr="008F54E8">
        <w:rPr>
          <w:rFonts w:ascii="Times New Roman" w:hAnsi="Times New Roman" w:cs="Times New Roman"/>
        </w:rPr>
        <w:t xml:space="preserve"> and </w:t>
      </w:r>
      <w:proofErr w:type="spellStart"/>
      <w:r w:rsidRPr="008F54E8">
        <w:rPr>
          <w:rFonts w:ascii="Times New Roman" w:hAnsi="Times New Roman" w:cs="Times New Roman"/>
          <w:i/>
        </w:rPr>
        <w:t>L</w:t>
      </w:r>
      <w:r w:rsidRPr="008F54E8">
        <w:rPr>
          <w:rFonts w:ascii="Times New Roman" w:hAnsi="Times New Roman" w:cs="Times New Roman"/>
          <w:i/>
          <w:vertAlign w:val="subscript"/>
        </w:rPr>
        <w:t>chn</w:t>
      </w:r>
      <w:proofErr w:type="spellEnd"/>
      <w:r w:rsidRPr="008F54E8">
        <w:rPr>
          <w:rFonts w:ascii="Times New Roman" w:hAnsi="Times New Roman" w:cs="Times New Roman"/>
        </w:rPr>
        <w:t xml:space="preserve"> are stream wetted perimeter approximated by the channel width and channel length correspondingly, and their product makes a river stream area in the grid cell, </w:t>
      </w:r>
      <w:r w:rsidRPr="008F54E8">
        <w:rPr>
          <w:rFonts w:ascii="Times New Roman" w:hAnsi="Times New Roman" w:cs="Times New Roman"/>
          <w:i/>
        </w:rPr>
        <w:t>BRES</w:t>
      </w:r>
      <w:r w:rsidRPr="008F54E8">
        <w:rPr>
          <w:rFonts w:ascii="Times New Roman" w:hAnsi="Times New Roman" w:cs="Times New Roman"/>
        </w:rPr>
        <w:t xml:space="preserve"> is bed resistance (day</w:t>
      </w:r>
      <w:r w:rsidRPr="008F54E8">
        <w:rPr>
          <w:rFonts w:ascii="Times New Roman" w:hAnsi="Times New Roman" w:cs="Times New Roman"/>
          <w:vertAlign w:val="superscript"/>
        </w:rPr>
        <w:t>-1</w:t>
      </w:r>
      <w:r w:rsidRPr="008F54E8">
        <w:rPr>
          <w:rFonts w:ascii="Times New Roman" w:hAnsi="Times New Roman" w:cs="Times New Roman"/>
        </w:rPr>
        <w:t xml:space="preserve">) which constitutes inverse percolation rate of a standing water body. For instance, </w:t>
      </w:r>
      <w:r w:rsidRPr="008F54E8">
        <w:rPr>
          <w:rFonts w:ascii="Times New Roman" w:hAnsi="Times New Roman" w:cs="Times New Roman"/>
          <w:i/>
        </w:rPr>
        <w:t>BRES</w:t>
      </w:r>
      <w:r w:rsidRPr="008F54E8">
        <w:rPr>
          <w:rFonts w:ascii="Times New Roman" w:hAnsi="Times New Roman" w:cs="Times New Roman"/>
        </w:rPr>
        <w:t xml:space="preserve"> value of 10 day</w:t>
      </w:r>
      <w:r w:rsidRPr="008F54E8">
        <w:rPr>
          <w:rFonts w:ascii="Times New Roman" w:hAnsi="Times New Roman" w:cs="Times New Roman"/>
          <w:vertAlign w:val="superscript"/>
        </w:rPr>
        <w:t>-1</w:t>
      </w:r>
      <w:r w:rsidRPr="008F54E8">
        <w:rPr>
          <w:rFonts w:ascii="Times New Roman" w:hAnsi="Times New Roman" w:cs="Times New Roman"/>
        </w:rPr>
        <w:t xml:space="preserve"> means that 1/10 of the water body depth percolates during one day time period.</w:t>
      </w:r>
    </w:p>
    <w:p w14:paraId="08F8B78F" w14:textId="6F2DBDAD"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In the papers </w: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PEVuZE5vdGU+PENpdGU+PEF1dGhvcj5kZSBHcmFhZjwvQXV0aG9yPjxZZWFyPjIwMTU8L1llYXI+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"_ENREF_2" \o "de Graaf, 2015 #7162"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 xml:space="preserve">; </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it was noted that the groundwater head in all water grid cells (e.g. lakes and reservoirs) stays at the lake surface elevation. So this implies that </w:t>
      </w:r>
      <w:r w:rsidRPr="008F54E8">
        <w:rPr>
          <w:rFonts w:ascii="Times New Roman" w:hAnsi="Times New Roman" w:cs="Times New Roman"/>
          <w:i/>
        </w:rPr>
        <w:t>BRES</w:t>
      </w:r>
      <w:r w:rsidRPr="008F54E8">
        <w:rPr>
          <w:rFonts w:ascii="Times New Roman" w:hAnsi="Times New Roman" w:cs="Times New Roman"/>
        </w:rPr>
        <w:t xml:space="preserve"> in these grid cells has to be set to value 1 day</w:t>
      </w:r>
      <w:r w:rsidRPr="008F54E8">
        <w:rPr>
          <w:rFonts w:ascii="Times New Roman" w:hAnsi="Times New Roman" w:cs="Times New Roman"/>
          <w:vertAlign w:val="superscript"/>
        </w:rPr>
        <w:t>-1</w:t>
      </w:r>
      <w:r w:rsidRPr="008F54E8">
        <w:rPr>
          <w:rFonts w:ascii="Times New Roman" w:hAnsi="Times New Roman" w:cs="Times New Roman"/>
        </w:rPr>
        <w:t xml:space="preserve"> forcing the groundwater head to meet this condition.</w:t>
      </w:r>
    </w:p>
    <w:p w14:paraId="48A6A44B" w14:textId="79749FD7"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The drain (DRN) package of the MODFLOW is similar to RIV formulation as in equation </w:t>
      </w:r>
      <w:r w:rsidR="007B1975" w:rsidRPr="008F54E8">
        <w:rPr>
          <w:rFonts w:ascii="Times New Roman" w:hAnsi="Times New Roman" w:cs="Times New Roman"/>
        </w:rPr>
        <w:t xml:space="preserve">9.3- </w:t>
      </w:r>
      <w:r w:rsidRPr="008F54E8">
        <w:rPr>
          <w:rFonts w:ascii="Times New Roman" w:hAnsi="Times New Roman" w:cs="Times New Roman"/>
        </w:rPr>
        <w:t>(2</w:t>
      </w:r>
      <w:r w:rsidR="00DD3A24" w:rsidRPr="008F54E8">
        <w:rPr>
          <w:rFonts w:ascii="Times New Roman" w:hAnsi="Times New Roman" w:cs="Times New Roman"/>
        </w:rPr>
        <w:t>6</w:t>
      </w:r>
      <w:r w:rsidRPr="008F54E8">
        <w:rPr>
          <w:rFonts w:ascii="Times New Roman" w:hAnsi="Times New Roman" w:cs="Times New Roman"/>
        </w:rPr>
        <w:t xml:space="preserve">) above with the difference that it is applied to small streams with width under 25 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and it does not allow draining water into the aquifer, if the head is below the stream surface elevation. At this time we do not use it and apply equation (</w:t>
      </w:r>
      <w:r w:rsidR="007B1975" w:rsidRPr="008F54E8">
        <w:rPr>
          <w:rFonts w:ascii="Times New Roman" w:hAnsi="Times New Roman" w:cs="Times New Roman"/>
        </w:rPr>
        <w:t>9.3-</w:t>
      </w:r>
      <w:r w:rsidRPr="008F54E8">
        <w:rPr>
          <w:rFonts w:ascii="Times New Roman" w:hAnsi="Times New Roman" w:cs="Times New Roman"/>
        </w:rPr>
        <w:t>2</w:t>
      </w:r>
      <w:r w:rsidR="00DD3A24" w:rsidRPr="008F54E8">
        <w:rPr>
          <w:rFonts w:ascii="Times New Roman" w:hAnsi="Times New Roman" w:cs="Times New Roman"/>
        </w:rPr>
        <w:t>6</w:t>
      </w:r>
      <w:r w:rsidRPr="008F54E8">
        <w:rPr>
          <w:rFonts w:ascii="Times New Roman" w:hAnsi="Times New Roman" w:cs="Times New Roman"/>
        </w:rPr>
        <w:t>) to all streams in the WBM simulated river network.</w:t>
      </w:r>
    </w:p>
    <w:p w14:paraId="3BF9A5B1" w14:textId="51DC5E14" w:rsidR="00827966" w:rsidRPr="008F54E8" w:rsidRDefault="00827966" w:rsidP="00827966">
      <w:pPr>
        <w:rPr>
          <w:rFonts w:ascii="Times New Roman" w:hAnsi="Times New Roman" w:cs="Times New Roman"/>
        </w:rPr>
      </w:pPr>
      <w:r w:rsidRPr="008F54E8">
        <w:rPr>
          <w:rFonts w:ascii="Times New Roman" w:hAnsi="Times New Roman" w:cs="Times New Roman"/>
          <w:b/>
          <w:i/>
        </w:rPr>
        <w:t>Production of the river head elevation</w:t>
      </w:r>
      <w:r w:rsidRPr="008F54E8">
        <w:rPr>
          <w:rFonts w:ascii="Times New Roman" w:hAnsi="Times New Roman" w:cs="Times New Roman"/>
        </w:rPr>
        <w:t xml:space="preserve">- It is important to use a good quality land surface elevation data and the river elevation data. The former can be produced from the high resolution DEM (we use composite 30 m SRTM DEM) as the simple or area weighted grid cell average. And the latter can be derived as the minimum elevation of the same high resolution DEM in the STN grid cell. But errors and uncertainties of the source high resolution DEM do never result in a river elevation profile </w:t>
      </w:r>
      <w:r w:rsidR="00EF4382" w:rsidRPr="008F54E8">
        <w:rPr>
          <w:rFonts w:ascii="Times New Roman" w:hAnsi="Times New Roman" w:cs="Times New Roman"/>
        </w:rPr>
        <w:t>consistently</w:t>
      </w:r>
    </w:p>
    <w:p w14:paraId="735645F9" w14:textId="623E0E72" w:rsidR="00827966" w:rsidRPr="008F54E8" w:rsidRDefault="00827966" w:rsidP="00827966">
      <w:pPr>
        <w:spacing w:before="480"/>
        <w:rPr>
          <w:rFonts w:ascii="Times New Roman" w:hAnsi="Times New Roman" w:cs="Times New Roman"/>
          <w:b/>
          <w:sz w:val="28"/>
        </w:rPr>
      </w:pPr>
      <w:r w:rsidRPr="008F54E8">
        <w:rPr>
          <w:rFonts w:ascii="Times New Roman" w:hAnsi="Times New Roman" w:cs="Times New Roman"/>
          <w:b/>
          <w:sz w:val="28"/>
        </w:rPr>
        <w:t xml:space="preserve">Using/Running </w:t>
      </w:r>
      <w:proofErr w:type="spellStart"/>
      <w:r w:rsidRPr="008F54E8">
        <w:rPr>
          <w:rFonts w:ascii="Times New Roman" w:hAnsi="Times New Roman" w:cs="Times New Roman"/>
          <w:b/>
          <w:sz w:val="28"/>
        </w:rPr>
        <w:t>ModFlow</w:t>
      </w:r>
      <w:proofErr w:type="spellEnd"/>
      <w:r w:rsidRPr="008F54E8">
        <w:rPr>
          <w:rFonts w:ascii="Times New Roman" w:hAnsi="Times New Roman" w:cs="Times New Roman"/>
          <w:b/>
          <w:sz w:val="28"/>
        </w:rPr>
        <w:t xml:space="preserve"> module in WBM: Inputs, Controls, and Output</w:t>
      </w:r>
    </w:p>
    <w:p w14:paraId="4FC75705" w14:textId="07AE94E5" w:rsidR="00827966" w:rsidRPr="008F54E8" w:rsidRDefault="00827966" w:rsidP="00827966">
      <w:pPr>
        <w:rPr>
          <w:rFonts w:ascii="Times New Roman" w:hAnsi="Times New Roman" w:cs="Times New Roman"/>
        </w:rPr>
      </w:pPr>
      <w:r w:rsidRPr="008F54E8">
        <w:rPr>
          <w:rFonts w:ascii="Times New Roman" w:hAnsi="Times New Roman" w:cs="Times New Roman"/>
        </w:rPr>
        <w:t>Implementation of described above formulations for 3D groundwater flows source terms and boundary conditions is available in WBM version 18.8.0 and later on mater branch, but not yet available in the public open source branch. The latter has simplified aquifer models in Lumped and Virtual aquifer modules (see other WBM documentation).</w:t>
      </w:r>
    </w:p>
    <w:p w14:paraId="2D623482" w14:textId="1951387E"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The WBM </w:t>
      </w:r>
      <w:proofErr w:type="spellStart"/>
      <w:r w:rsidRPr="008F54E8">
        <w:rPr>
          <w:rFonts w:ascii="Times New Roman" w:hAnsi="Times New Roman" w:cs="Times New Roman"/>
        </w:rPr>
        <w:t>ModFlow</w:t>
      </w:r>
      <w:proofErr w:type="spellEnd"/>
      <w:r w:rsidRPr="008F54E8">
        <w:rPr>
          <w:rFonts w:ascii="Times New Roman" w:hAnsi="Times New Roman" w:cs="Times New Roman"/>
        </w:rPr>
        <w:t xml:space="preserve"> module gets turned on by choosing “</w:t>
      </w:r>
      <w:proofErr w:type="spellStart"/>
      <w:r w:rsidRPr="008F54E8">
        <w:rPr>
          <w:rFonts w:ascii="Times New Roman" w:hAnsi="Times New Roman" w:cs="Times New Roman"/>
        </w:rPr>
        <w:t>ModFlow</w:t>
      </w:r>
      <w:proofErr w:type="spellEnd"/>
      <w:r w:rsidRPr="008F54E8">
        <w:rPr>
          <w:rFonts w:ascii="Times New Roman" w:hAnsi="Times New Roman" w:cs="Times New Roman"/>
        </w:rPr>
        <w:t xml:space="preserve">” aquifer type in the “Aquifers” input of the WBM initialization file or DB record of WBM run IDs. Note that only one type of aquifer model can be used in a given WBM run, and so choosing </w:t>
      </w:r>
      <w:proofErr w:type="spellStart"/>
      <w:r w:rsidRPr="008F54E8">
        <w:rPr>
          <w:rFonts w:ascii="Times New Roman" w:hAnsi="Times New Roman" w:cs="Times New Roman"/>
        </w:rPr>
        <w:t>ModFlow</w:t>
      </w:r>
      <w:proofErr w:type="spellEnd"/>
      <w:r w:rsidRPr="008F54E8">
        <w:rPr>
          <w:rFonts w:ascii="Times New Roman" w:hAnsi="Times New Roman" w:cs="Times New Roman"/>
        </w:rPr>
        <w:t xml:space="preserve"> type will not allow running Lumped or Virtual aquifers in this simulation.</w:t>
      </w:r>
    </w:p>
    <w:p w14:paraId="2B8522F7" w14:textId="571E84BE"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The list of required (no defaulted input or </w:t>
      </w:r>
      <w:r w:rsidRPr="008F54E8">
        <w:rPr>
          <w:rFonts w:ascii="Times New Roman" w:hAnsi="Times New Roman" w:cs="Times New Roman"/>
          <w:b/>
        </w:rPr>
        <w:t>DEFAULT</w:t>
      </w:r>
      <w:r w:rsidRPr="008F54E8">
        <w:rPr>
          <w:rFonts w:ascii="Times New Roman" w:hAnsi="Times New Roman" w:cs="Times New Roman"/>
        </w:rPr>
        <w:t xml:space="preserve"> input, if loaded to the WBM installation) and optional (defaulted input) WBM </w:t>
      </w:r>
      <w:proofErr w:type="spellStart"/>
      <w:r w:rsidRPr="008F54E8">
        <w:rPr>
          <w:rFonts w:ascii="Times New Roman" w:hAnsi="Times New Roman" w:cs="Times New Roman"/>
        </w:rPr>
        <w:t>ModFlow</w:t>
      </w:r>
      <w:proofErr w:type="spellEnd"/>
      <w:r w:rsidRPr="008F54E8">
        <w:rPr>
          <w:rFonts w:ascii="Times New Roman" w:hAnsi="Times New Roman" w:cs="Times New Roman"/>
        </w:rPr>
        <w:t xml:space="preserve"> inputs is itemizes and explained below-</w:t>
      </w:r>
    </w:p>
    <w:p w14:paraId="2D9B1900" w14:textId="7D5D57AE"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b/>
        </w:rPr>
        <w:t>DEM – (required):</w:t>
      </w:r>
      <w:r w:rsidRPr="008F54E8">
        <w:rPr>
          <w:rFonts w:ascii="Times New Roman" w:hAnsi="Times New Roman" w:cs="Times New Roman"/>
        </w:rPr>
        <w:t xml:space="preserve"> Digital elevation model for the WBM simulation domain (defined by flow direction STN grid) which refers to an average cell elevation above sea level in meters. It is used to define geometry of the aquifer top which is assumed to be at the land surface. </w:t>
      </w:r>
      <w:r w:rsidRPr="008F54E8">
        <w:rPr>
          <w:rFonts w:ascii="Times New Roman" w:hAnsi="Times New Roman" w:cs="Times New Roman"/>
          <w:b/>
        </w:rPr>
        <w:t>DEFAULT</w:t>
      </w:r>
      <w:r w:rsidRPr="008F54E8">
        <w:rPr>
          <w:rFonts w:ascii="Times New Roman" w:hAnsi="Times New Roman" w:cs="Times New Roman"/>
        </w:rPr>
        <w:t xml:space="preserve"> WBM input layer for DEM is topography dataset of 500 m resolution from NASA Blue Marble project (</w:t>
      </w:r>
      <w:r w:rsidR="00B4653C">
        <w:fldChar w:fldCharType="begin"/>
      </w:r>
      <w:r w:rsidR="00B4653C">
        <w:instrText xml:space="preserve"> HYPERLINK "https://visibleearth.nasa.gov/" </w:instrText>
      </w:r>
      <w:r w:rsidR="00B4653C">
        <w:fldChar w:fldCharType="separate"/>
      </w:r>
      <w:r>
        <w:rPr>
          <w:b/>
          <w:bCs/>
        </w:rPr>
        <w:t>Error! Hyperlink reference not valid.</w:t>
      </w:r>
      <w:r w:rsidR="00B4653C">
        <w:rPr>
          <w:rStyle w:val="Hyperlink"/>
          <w:rFonts w:ascii="Times New Roman" w:hAnsi="Times New Roman" w:cs="Times New Roman"/>
        </w:rPr>
        <w:fldChar w:fldCharType="end"/>
      </w:r>
      <w:r w:rsidRPr="008F54E8">
        <w:rPr>
          <w:rFonts w:ascii="Times New Roman" w:hAnsi="Times New Roman" w:cs="Times New Roman"/>
        </w:rPr>
        <w:t>).</w:t>
      </w:r>
      <w:r w:rsidRPr="008F54E8">
        <w:rPr>
          <w:rFonts w:ascii="Times New Roman" w:hAnsi="Times New Roman" w:cs="Times New Roman"/>
        </w:rPr>
        <w:br/>
      </w:r>
    </w:p>
    <w:p w14:paraId="321AE27A" w14:textId="61FD2E17"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b/>
        </w:rPr>
        <w:t>STN_DEM – (required):</w:t>
      </w:r>
      <w:r w:rsidRPr="008F54E8">
        <w:rPr>
          <w:rFonts w:ascii="Times New Roman" w:hAnsi="Times New Roman" w:cs="Times New Roman"/>
        </w:rPr>
        <w:t xml:space="preserve"> Digital elevation model for the river network (STN) segments which refers to an average river or stream surface elevation above sea level in meters. This dataset is required for modeling of groundwater to surface water (rivers and lakes) exchange process. Theoretically, it is a minimum elevation in a grid cell since the water is expected to be at the lowest elevations within the grid cell. But due to inconsistencies in high resolution DEMs, the resulting river elevation profiles are always uneven and jagged, and so the STN elevation of a </w:t>
      </w:r>
      <w:r w:rsidRPr="008F54E8">
        <w:rPr>
          <w:rFonts w:ascii="Times New Roman" w:hAnsi="Times New Roman" w:cs="Times New Roman"/>
        </w:rPr>
        <w:lastRenderedPageBreak/>
        <w:t xml:space="preserve">downstream pixel is often some higher than the one from upstream. This problem has been addressed by works of W. </w:t>
      </w:r>
      <w:proofErr w:type="spellStart"/>
      <w:r w:rsidRPr="008F54E8">
        <w:rPr>
          <w:rFonts w:ascii="Times New Roman" w:hAnsi="Times New Roman" w:cs="Times New Roman"/>
        </w:rPr>
        <w:t>Schwanghart</w:t>
      </w:r>
      <w:proofErr w:type="spellEnd"/>
      <w:r w:rsidRPr="008F54E8">
        <w:rPr>
          <w:rFonts w:ascii="Times New Roman" w:hAnsi="Times New Roman" w:cs="Times New Roman"/>
        </w:rPr>
        <w:t xml:space="preserve"> with co-authors who developed a TopoToolbox-2 MATLAB software that can perform smoothing of river network elevation profiles using a quantile regression techniques </w:t>
      </w:r>
      <w:r w:rsidRPr="008F54E8">
        <w:rPr>
          <w:rFonts w:ascii="Times New Roman" w:hAnsi="Times New Roman" w:cs="Times New Roman"/>
        </w:rPr>
        <w:fldChar w:fldCharType="begin">
          <w:fldData xml:space="preserve">PEVuZE5vdGU+PENpdGU+PEF1dGhvcj5TY2h3YW5naGFydDwvQXV0aG9yPjxZZWFyPjIwMTQ8L1ll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</w:fldData>
        </w:fldChar>
      </w:r>
      <w:r w:rsidRPr="008F54E8">
        <w:rPr>
          <w:rFonts w:ascii="Times New Roman" w:hAnsi="Times New Roman" w:cs="Times New Roman"/>
        </w:rPr>
        <w:instrText xml:space="preserve"> ADDIN EN.CITE </w:instrText>
      </w:r>
      <w:r w:rsidRPr="008F54E8">
        <w:rPr>
          <w:rFonts w:ascii="Times New Roman" w:hAnsi="Times New Roman" w:cs="Times New Roman"/>
        </w:rPr>
        <w:fldChar w:fldCharType="begin">
          <w:fldData xml:space="preserve">PEVuZE5vdGU+PENpdGU+PEF1dGhvcj5TY2h3YW5naGFydDwvQXV0aG9yPjxZZWFyPjIwMTQ8L1ll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</w:fldData>
        </w:fldChar>
      </w:r>
      <w:r w:rsidRPr="008F54E8">
        <w:rPr>
          <w:rFonts w:ascii="Times New Roman" w:hAnsi="Times New Roman" w:cs="Times New Roman"/>
        </w:rPr>
        <w:instrText xml:space="preserve"> ADDIN EN.CITE.DATA </w:instrText>
      </w:r>
      <w:r w:rsidRPr="008F54E8">
        <w:rPr>
          <w:rFonts w:ascii="Times New Roman" w:hAnsi="Times New Roman" w:cs="Times New Roman"/>
        </w:rPr>
      </w:r>
      <w:r w:rsidRPr="008F54E8">
        <w:rPr>
          <w:rFonts w:ascii="Times New Roman" w:hAnsi="Times New Roman" w:cs="Times New Roman"/>
        </w:rPr>
        <w:fldChar w:fldCharType="end"/>
      </w:r>
      <w:r w:rsidRPr="008F54E8">
        <w:rPr>
          <w:rFonts w:ascii="Times New Roman" w:hAnsi="Times New Roman" w:cs="Times New Roman"/>
        </w:rPr>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"_ENREF_15" \o "Schwanghart, 2014 #7181"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 xml:space="preserve">; </w:t>
      </w:r>
      <w:r w:rsidR="00B4653C">
        <w:fldChar w:fldCharType="begin"/>
      </w:r>
      <w:r w:rsidR="00B4653C">
        <w:instrText xml:space="preserve"> HYPERLINK \l "_ENREF_16" \o "Schwanghart, 2017 #7180"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Alternatively, a mathematician from UNU Research Computing Center (RCC), Dr. Robert Carrier, has developed a smoothing algorithm based on methods of linear programming in C for a similar quantile regression approach (unpublished work). Both utility software programs are available at the UNH WSAG as WBM data pre-processing tools. No </w:t>
      </w:r>
      <w:r w:rsidRPr="008F54E8">
        <w:rPr>
          <w:rFonts w:ascii="Times New Roman" w:hAnsi="Times New Roman" w:cs="Times New Roman"/>
          <w:b/>
        </w:rPr>
        <w:t>DEFAULT</w:t>
      </w:r>
      <w:r w:rsidRPr="008F54E8">
        <w:rPr>
          <w:rFonts w:ascii="Times New Roman" w:hAnsi="Times New Roman" w:cs="Times New Roman"/>
        </w:rPr>
        <w:t xml:space="preserve"> input is provided for this key.</w:t>
      </w:r>
      <w:r w:rsidRPr="008F54E8">
        <w:rPr>
          <w:rFonts w:ascii="Times New Roman" w:hAnsi="Times New Roman" w:cs="Times New Roman"/>
        </w:rPr>
        <w:br/>
      </w:r>
    </w:p>
    <w:p w14:paraId="4C6F351E" w14:textId="6E48AF84"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Aqf_Thick</w:t>
      </w:r>
      <w:proofErr w:type="spellEnd"/>
      <w:r w:rsidRPr="008F54E8">
        <w:rPr>
          <w:rFonts w:ascii="Times New Roman" w:hAnsi="Times New Roman" w:cs="Times New Roman"/>
          <w:b/>
        </w:rPr>
        <w:t xml:space="preserve"> – (required):</w:t>
      </w:r>
      <w:r w:rsidRPr="008F54E8">
        <w:rPr>
          <w:rFonts w:ascii="Times New Roman" w:hAnsi="Times New Roman" w:cs="Times New Roman"/>
        </w:rPr>
        <w:t xml:space="preserve"> Total aquifer thickness of all layers in meters. Note that top of the aquifer is land surface elevation defined by the “DEM” gridded layer.</w:t>
      </w:r>
      <w:r w:rsidRPr="008F54E8">
        <w:rPr>
          <w:rFonts w:ascii="Times New Roman" w:hAnsi="Times New Roman" w:cs="Times New Roman"/>
          <w:b/>
        </w:rPr>
        <w:t xml:space="preserve"> DEFAULT</w:t>
      </w:r>
      <w:r w:rsidRPr="008F54E8">
        <w:rPr>
          <w:rFonts w:ascii="Times New Roman" w:hAnsi="Times New Roman" w:cs="Times New Roman"/>
        </w:rPr>
        <w:t xml:space="preserve"> WBM input layer for </w:t>
      </w:r>
      <w:proofErr w:type="spellStart"/>
      <w:r w:rsidRPr="008F54E8">
        <w:rPr>
          <w:rFonts w:ascii="Times New Roman" w:hAnsi="Times New Roman" w:cs="Times New Roman"/>
        </w:rPr>
        <w:t>Aqf_Thick</w:t>
      </w:r>
      <w:proofErr w:type="spellEnd"/>
      <w:r w:rsidRPr="008F54E8">
        <w:rPr>
          <w:rFonts w:ascii="Times New Roman" w:hAnsi="Times New Roman" w:cs="Times New Roman"/>
        </w:rPr>
        <w:t xml:space="preserve"> is 5 minute resolution dataset from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r w:rsidRPr="008F54E8">
        <w:rPr>
          <w:rFonts w:ascii="Times New Roman" w:hAnsi="Times New Roman" w:cs="Times New Roman"/>
        </w:rPr>
        <w:br/>
      </w:r>
    </w:p>
    <w:p w14:paraId="61558EB9" w14:textId="3141B928"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rPr>
        <w:t xml:space="preserve"> </w:t>
      </w:r>
      <w:proofErr w:type="spellStart"/>
      <w:r w:rsidRPr="008F54E8">
        <w:rPr>
          <w:rFonts w:ascii="Times New Roman" w:hAnsi="Times New Roman" w:cs="Times New Roman"/>
          <w:b/>
        </w:rPr>
        <w:t>Conf_Thick</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Thickness in meters of confining aquifer (top layer) as illustrated on Fig.3 of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Defaulted value is zero (no confining aquifer layer). And the </w:t>
      </w:r>
      <w:r w:rsidRPr="008F54E8">
        <w:rPr>
          <w:rFonts w:ascii="Times New Roman" w:hAnsi="Times New Roman" w:cs="Times New Roman"/>
          <w:b/>
        </w:rPr>
        <w:t>DEFAULT</w:t>
      </w:r>
      <w:r w:rsidRPr="008F54E8">
        <w:rPr>
          <w:rFonts w:ascii="Times New Roman" w:hAnsi="Times New Roman" w:cs="Times New Roman"/>
        </w:rPr>
        <w:t xml:space="preserve"> input is 5 minute resolution dataset from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r w:rsidRPr="008F54E8">
        <w:rPr>
          <w:rFonts w:ascii="Times New Roman" w:hAnsi="Times New Roman" w:cs="Times New Roman"/>
        </w:rPr>
        <w:br/>
      </w:r>
    </w:p>
    <w:p w14:paraId="2A512C58" w14:textId="75A3854F"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b/>
        </w:rPr>
        <w:t>WT_DEM_B – (optional):</w:t>
      </w:r>
      <w:r w:rsidRPr="008F54E8">
        <w:rPr>
          <w:rFonts w:ascii="Times New Roman" w:hAnsi="Times New Roman" w:cs="Times New Roman"/>
        </w:rPr>
        <w:t xml:space="preserve"> Initial water table (head) elevation (above sea level in meters) for unconfined</w:t>
      </w:r>
      <w:r w:rsidRPr="008F54E8">
        <w:rPr>
          <w:rFonts w:ascii="Times New Roman" w:hAnsi="Times New Roman" w:cs="Times New Roman"/>
        </w:rPr>
        <w:sym w:font="Symbol" w:char="F0AE"/>
      </w:r>
      <w:r w:rsidRPr="008F54E8">
        <w:rPr>
          <w:rFonts w:ascii="Times New Roman" w:hAnsi="Times New Roman" w:cs="Times New Roman"/>
        </w:rPr>
        <w:t>confined aquifer (bottom layer) where it is present. Defaulted value is STN_DEM layer assuming the aquifer head to be in equilibrium with the river level.</w:t>
      </w:r>
      <w:r w:rsidRPr="008F54E8">
        <w:rPr>
          <w:rFonts w:ascii="Times New Roman" w:hAnsi="Times New Roman" w:cs="Times New Roman"/>
        </w:rPr>
        <w:br/>
      </w:r>
    </w:p>
    <w:p w14:paraId="071EFD58" w14:textId="7883DE65"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b/>
        </w:rPr>
        <w:t>WT_DEM_T – (optional):</w:t>
      </w:r>
      <w:r w:rsidRPr="008F54E8">
        <w:rPr>
          <w:rFonts w:ascii="Times New Roman" w:hAnsi="Times New Roman" w:cs="Times New Roman"/>
        </w:rPr>
        <w:t xml:space="preserve"> Initial water table (head) elevation (above sea level in meters) for confining aquifer (top layer) where it is present. Defaulted value is STN_DEM layer assuming the aquifer head to be in equilibrium with the river level.</w:t>
      </w:r>
      <w:r w:rsidRPr="008F54E8">
        <w:rPr>
          <w:rFonts w:ascii="Times New Roman" w:hAnsi="Times New Roman" w:cs="Times New Roman"/>
        </w:rPr>
        <w:br/>
      </w:r>
    </w:p>
    <w:p w14:paraId="4AE9D67C" w14:textId="4715C1DA"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Aqf_Sy</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Specific yield (</w:t>
      </w:r>
      <w:r w:rsidRPr="008F54E8">
        <w:rPr>
          <w:rFonts w:ascii="Times New Roman" w:hAnsi="Times New Roman" w:cs="Times New Roman"/>
          <w:i/>
        </w:rPr>
        <w:t>S</w:t>
      </w:r>
      <w:r w:rsidRPr="008F54E8">
        <w:rPr>
          <w:rFonts w:ascii="Times New Roman" w:hAnsi="Times New Roman" w:cs="Times New Roman"/>
          <w:i/>
          <w:vertAlign w:val="subscript"/>
        </w:rPr>
        <w:t>y</w:t>
      </w:r>
      <w:r w:rsidRPr="008F54E8">
        <w:rPr>
          <w:rFonts w:ascii="Times New Roman" w:hAnsi="Times New Roman" w:cs="Times New Roman"/>
        </w:rPr>
        <w:t xml:space="preserve">) for unconfined aquifer (unblocked portion of the bottom layer). Defaulted value is 0.1, and the </w:t>
      </w:r>
      <w:r w:rsidRPr="008F54E8">
        <w:rPr>
          <w:rFonts w:ascii="Times New Roman" w:hAnsi="Times New Roman" w:cs="Times New Roman"/>
          <w:b/>
        </w:rPr>
        <w:t>DEFAULT</w:t>
      </w:r>
      <w:r w:rsidRPr="008F54E8">
        <w:rPr>
          <w:rFonts w:ascii="Times New Roman" w:hAnsi="Times New Roman" w:cs="Times New Roman"/>
        </w:rPr>
        <w:t xml:space="preserve"> input is 5 minute resolution dataset from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r w:rsidRPr="008F54E8">
        <w:rPr>
          <w:rFonts w:ascii="Times New Roman" w:hAnsi="Times New Roman" w:cs="Times New Roman"/>
        </w:rPr>
        <w:br/>
      </w:r>
    </w:p>
    <w:p w14:paraId="07D631C3" w14:textId="1360A46E"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Aqf_SyCnfd</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Specific yield (</w:t>
      </w:r>
      <w:r w:rsidRPr="008F54E8">
        <w:rPr>
          <w:rFonts w:ascii="Times New Roman" w:hAnsi="Times New Roman" w:cs="Times New Roman"/>
          <w:i/>
        </w:rPr>
        <w:t>S</w:t>
      </w:r>
      <w:r w:rsidRPr="008F54E8">
        <w:rPr>
          <w:rFonts w:ascii="Times New Roman" w:hAnsi="Times New Roman" w:cs="Times New Roman"/>
          <w:i/>
          <w:vertAlign w:val="subscript"/>
        </w:rPr>
        <w:t>y</w:t>
      </w:r>
      <w:r w:rsidRPr="008F54E8">
        <w:rPr>
          <w:rFonts w:ascii="Times New Roman" w:hAnsi="Times New Roman" w:cs="Times New Roman"/>
        </w:rPr>
        <w:t>) for confining aquifer (top layer where defined). Defaulted value is 0.001.</w:t>
      </w:r>
      <w:r w:rsidRPr="008F54E8">
        <w:rPr>
          <w:rFonts w:ascii="Times New Roman" w:hAnsi="Times New Roman" w:cs="Times New Roman"/>
        </w:rPr>
        <w:br/>
      </w:r>
    </w:p>
    <w:p w14:paraId="3F3FA9BB" w14:textId="10D09CB7"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Aqf_Ph</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Near surface horizontal hydraulic permeability in Log10 units of m</w:t>
      </w:r>
      <w:r w:rsidRPr="008F54E8">
        <w:rPr>
          <w:rFonts w:ascii="Times New Roman" w:hAnsi="Times New Roman" w:cs="Times New Roman"/>
          <w:vertAlign w:val="superscript"/>
        </w:rPr>
        <w:t>2</w:t>
      </w:r>
      <w:r w:rsidRPr="008F54E8">
        <w:rPr>
          <w:rFonts w:ascii="Times New Roman" w:hAnsi="Times New Roman" w:cs="Times New Roman"/>
        </w:rPr>
        <w:t xml:space="preserve">. Defaulted value is 13.1, and the </w:t>
      </w:r>
      <w:r w:rsidRPr="008F54E8">
        <w:rPr>
          <w:rFonts w:ascii="Times New Roman" w:hAnsi="Times New Roman" w:cs="Times New Roman"/>
          <w:b/>
        </w:rPr>
        <w:t>DEFAULT</w:t>
      </w:r>
      <w:r w:rsidRPr="008F54E8">
        <w:rPr>
          <w:rFonts w:ascii="Times New Roman" w:hAnsi="Times New Roman" w:cs="Times New Roman"/>
        </w:rPr>
        <w:t xml:space="preserve"> input is 5 minute resolution dataset from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Keep in mind that the hydraulic permeability gets converted to horizontal conductivity and then scaled to a given depth using e-folding factor (</w:t>
      </w:r>
      <w:r w:rsidRPr="008F54E8">
        <w:rPr>
          <w:rFonts w:ascii="Times New Roman" w:hAnsi="Times New Roman" w:cs="Times New Roman"/>
          <w:i/>
        </w:rPr>
        <w:t>f</w:t>
      </w:r>
      <w:r w:rsidRPr="008F54E8">
        <w:rPr>
          <w:rFonts w:ascii="Times New Roman" w:hAnsi="Times New Roman" w:cs="Times New Roman"/>
        </w:rPr>
        <w:t>) as described in the previous sections.</w:t>
      </w:r>
      <w:r w:rsidRPr="008F54E8">
        <w:rPr>
          <w:rFonts w:ascii="Times New Roman" w:hAnsi="Times New Roman" w:cs="Times New Roman"/>
        </w:rPr>
        <w:br/>
      </w:r>
    </w:p>
    <w:p w14:paraId="085F4500" w14:textId="6468526D"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Aqf_Kh_B</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Horizontal conductivity of confined aquifer (bottom layer). Defaulted value is 10.6 m/day.</w:t>
      </w:r>
      <w:r w:rsidRPr="008F54E8">
        <w:rPr>
          <w:rFonts w:ascii="Times New Roman" w:hAnsi="Times New Roman" w:cs="Times New Roman"/>
        </w:rPr>
        <w:br/>
      </w:r>
    </w:p>
    <w:p w14:paraId="49E6D137" w14:textId="3A76457D"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Aqf_Kv_B</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Vertical conductivity of confined aquifer (bottom layer). Defaulted value is 1.6 m/day.</w:t>
      </w:r>
      <w:r w:rsidRPr="008F54E8">
        <w:rPr>
          <w:rFonts w:ascii="Times New Roman" w:hAnsi="Times New Roman" w:cs="Times New Roman"/>
        </w:rPr>
        <w:br/>
      </w:r>
    </w:p>
    <w:p w14:paraId="36F4F802" w14:textId="56E2B86A"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Aqf_KhConf</w:t>
      </w:r>
      <w:proofErr w:type="spellEnd"/>
      <w:r w:rsidRPr="008F54E8">
        <w:rPr>
          <w:rFonts w:ascii="Times New Roman" w:hAnsi="Times New Roman" w:cs="Times New Roman"/>
          <w:b/>
        </w:rPr>
        <w:t xml:space="preserve"> – (optional):</w:t>
      </w:r>
      <w:r w:rsidRPr="008F54E8">
        <w:rPr>
          <w:rFonts w:ascii="Times New Roman" w:hAnsi="Times New Roman" w:cs="Times New Roman"/>
        </w:rPr>
        <w:t xml:space="preserve"> Horizontal conductivity of confining aquifer (top layer). Defaulted value is 0.008 m/day.</w:t>
      </w:r>
      <w:r w:rsidRPr="008F54E8">
        <w:rPr>
          <w:rFonts w:ascii="Times New Roman" w:hAnsi="Times New Roman" w:cs="Times New Roman"/>
        </w:rPr>
        <w:br/>
      </w:r>
    </w:p>
    <w:p w14:paraId="6EDB3413" w14:textId="0B7242A5"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lastRenderedPageBreak/>
        <w:t>Aqf_KvConf</w:t>
      </w:r>
      <w:proofErr w:type="spellEnd"/>
      <w:r w:rsidRPr="008F54E8">
        <w:rPr>
          <w:rFonts w:ascii="Times New Roman" w:hAnsi="Times New Roman" w:cs="Times New Roman"/>
          <w:b/>
        </w:rPr>
        <w:t>– (optional):</w:t>
      </w:r>
      <w:r w:rsidRPr="008F54E8">
        <w:rPr>
          <w:rFonts w:ascii="Times New Roman" w:hAnsi="Times New Roman" w:cs="Times New Roman"/>
        </w:rPr>
        <w:t xml:space="preserve"> Vertical conductivity of confining aquifer (top layer). Defaulted value is 0.0008 m/day.</w:t>
      </w:r>
      <w:r w:rsidRPr="008F54E8">
        <w:rPr>
          <w:rFonts w:ascii="Times New Roman" w:hAnsi="Times New Roman" w:cs="Times New Roman"/>
        </w:rPr>
        <w:br/>
      </w:r>
    </w:p>
    <w:p w14:paraId="6A69A473" w14:textId="7DE5F180"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eFolding</w:t>
      </w:r>
      <w:proofErr w:type="spellEnd"/>
      <w:r w:rsidRPr="008F54E8">
        <w:rPr>
          <w:rFonts w:ascii="Times New Roman" w:hAnsi="Times New Roman" w:cs="Times New Roman"/>
          <w:b/>
        </w:rPr>
        <w:t>– (optional):</w:t>
      </w:r>
      <w:r w:rsidRPr="008F54E8">
        <w:rPr>
          <w:rFonts w:ascii="Times New Roman" w:hAnsi="Times New Roman" w:cs="Times New Roman"/>
        </w:rPr>
        <w:t xml:space="preserve"> E-Folding depth in meters. Defaulted value is 120 m. </w:t>
      </w:r>
      <w:r w:rsidRPr="008F54E8">
        <w:rPr>
          <w:rFonts w:ascii="Times New Roman" w:hAnsi="Times New Roman" w:cs="Times New Roman"/>
          <w:b/>
        </w:rPr>
        <w:t>DEFAULT</w:t>
      </w:r>
      <w:r w:rsidRPr="008F54E8">
        <w:rPr>
          <w:rFonts w:ascii="Times New Roman" w:hAnsi="Times New Roman" w:cs="Times New Roman"/>
        </w:rPr>
        <w:t xml:space="preserve"> input is 5 minute resolution dataset calculated from elevation roughness following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&lt;EndNote&gt;&lt;Cite&gt;&lt;Author&gt;Fan&lt;/Author&gt;&lt;Year&gt;2007&lt;/Year&gt;&lt;RecNum&gt;7191&lt;/RecNum&gt;&lt;DisplayText&gt;[&lt;style face="italic"&gt;Fan et al.&lt;/style&gt;, 2007]&lt;/DisplayText&gt;&lt;record&gt;&lt;rec-number&gt;7191&lt;/rec-number&gt;&lt;foreign-keys&gt;&lt;key app="EN" db-id="05xxzddzkszw2qexx20xdvpmvaz0s9rfrpfa"&gt;7191&lt;/key&gt;&lt;/foreign-keys&gt;&lt;ref-type name="Journal Article"&gt;17&lt;/ref-type&gt;&lt;contributors&gt;&lt;authors&gt;&lt;author&gt;Fan, Y.&lt;/author&gt;&lt;author&gt;Miguez-Macho, G.&lt;/author&gt;&lt;author&gt;Weaver, C. P.&lt;/author&gt;&lt;author&gt;Walko, R.&lt;/author&gt;&lt;author&gt;Robock, A.&lt;/author&gt;&lt;/authors&gt;&lt;/contributors&gt;&lt;auth-address&gt;Rutgers State Univ, Dept Geol Sci, Piscataway, NJ 08854 USA&amp;#xD;Univ Santiago Compostela, Nonlinear Phys Grp, E-15706 Santiago, Spain&amp;#xD;Rutgers State Univ, Dept Environm Sci, New Brunswick, NJ 08901 USA&amp;#xD;Duke Univ, Dept Civil Engn, Durham, NC 27708 USA&lt;/auth-address&gt;&lt;titles&gt;&lt;title&gt;Incorporating water table dynamics in climate modeling: 1. Water table observations and equilibrium water table simulations&lt;/title&gt;&lt;secondary-title&gt;Journal of Geophysical Research-Atmospheres&lt;/secondary-title&gt;&lt;alt-title&gt;J Geophys Res-Atmos&lt;/alt-title&gt;&lt;/titles&gt;&lt;periodical&gt;&lt;full-title&gt;Journal of Geophysical Research-Atmospheres&lt;/full-title&gt;&lt;/periodical&gt;&lt;volume&gt;112&lt;/volume&gt;&lt;number&gt;D10&lt;/number&gt;&lt;keywords&gt;&lt;keyword&gt;hydrology&lt;/keyword&gt;&lt;keyword&gt;groundwater&lt;/keyword&gt;&lt;/keywords&gt;&lt;dates&gt;&lt;year&gt;2007&lt;/year&gt;&lt;pub-dates&gt;&lt;date&gt;May 31&lt;/date&gt;&lt;/pub-dates&gt;&lt;/dates&gt;&lt;isbn&gt;0148-0227&lt;/isbn&gt;&lt;accession-num&gt;ISI:000246942100002&lt;/accession-num&gt;&lt;urls&gt;&lt;related-urls&gt;&lt;url&gt;&amp;lt;Go to ISI&amp;gt;://000246942100002&lt;/url&gt;&lt;url&gt;https://agupubs.onlinelibrary.wiley.com/doi/pdf/10.1029/2006JD008111&lt;/url&gt;&lt;/related-urls&gt;&lt;/urls&gt;&lt;electronic-resource-num&gt;Artn D10125&amp;#xD;10.1029/2006jd008111&lt;/electronic-resource-num&gt;&lt;language&gt;English&lt;/language&gt;&lt;/record&gt;&lt;/Cite&gt;&lt;/EndNote&gt;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"_ENREF_5" \o "Fan, 2007 #7191" </w:instrText>
      </w:r>
      <w:r w:rsidR="00B4653C">
        <w:fldChar w:fldCharType="separate"/>
      </w:r>
      <w:r>
        <w:rPr>
          <w:b/>
          <w:bC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w:t>
      </w:r>
      <w:r w:rsidRPr="008F54E8">
        <w:rPr>
          <w:rFonts w:ascii="Times New Roman" w:hAnsi="Times New Roman" w:cs="Times New Roman"/>
        </w:rPr>
        <w:br/>
      </w:r>
    </w:p>
    <w:p w14:paraId="71D6D12D" w14:textId="181C3C74"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aqfInfiltFr</w:t>
      </w:r>
      <w:proofErr w:type="spellEnd"/>
      <w:r w:rsidRPr="008F54E8">
        <w:rPr>
          <w:rFonts w:ascii="Times New Roman" w:hAnsi="Times New Roman" w:cs="Times New Roman"/>
          <w:b/>
        </w:rPr>
        <w:t>– (optional):</w:t>
      </w:r>
      <w:r w:rsidRPr="008F54E8">
        <w:rPr>
          <w:rFonts w:ascii="Times New Roman" w:hAnsi="Times New Roman" w:cs="Times New Roman"/>
        </w:rPr>
        <w:t xml:space="preserve"> Fraction of surplus water available for infiltration to an aquifer. Defaulted value is 0.5.</w:t>
      </w:r>
      <w:r w:rsidRPr="008F54E8">
        <w:rPr>
          <w:rFonts w:ascii="Times New Roman" w:hAnsi="Times New Roman" w:cs="Times New Roman"/>
        </w:rPr>
        <w:br/>
      </w:r>
    </w:p>
    <w:p w14:paraId="59239FC9" w14:textId="12B740AE"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BRes</w:t>
      </w:r>
      <w:proofErr w:type="spellEnd"/>
      <w:r w:rsidRPr="008F54E8">
        <w:rPr>
          <w:rFonts w:ascii="Times New Roman" w:hAnsi="Times New Roman" w:cs="Times New Roman"/>
          <w:b/>
        </w:rPr>
        <w:t>– (optional):</w:t>
      </w:r>
      <w:r w:rsidRPr="008F54E8">
        <w:rPr>
          <w:rFonts w:ascii="Times New Roman" w:hAnsi="Times New Roman" w:cs="Times New Roman"/>
        </w:rPr>
        <w:t xml:space="preserve"> Riverbed resistance in days used in RIV sub-module. Defaulted value is 10 days.</w:t>
      </w:r>
      <w:r w:rsidRPr="008F54E8">
        <w:rPr>
          <w:rFonts w:ascii="Times New Roman" w:hAnsi="Times New Roman" w:cs="Times New Roman"/>
        </w:rPr>
        <w:br/>
      </w:r>
    </w:p>
    <w:p w14:paraId="46B5C659" w14:textId="63331EC2"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r w:rsidRPr="008F54E8">
        <w:rPr>
          <w:rFonts w:ascii="Times New Roman" w:hAnsi="Times New Roman" w:cs="Times New Roman"/>
          <w:b/>
        </w:rPr>
        <w:t>SLE– (optional):</w:t>
      </w:r>
      <w:r w:rsidRPr="008F54E8">
        <w:rPr>
          <w:rFonts w:ascii="Times New Roman" w:hAnsi="Times New Roman" w:cs="Times New Roman"/>
        </w:rPr>
        <w:t xml:space="preserve"> Sea level elevation in meters used at exorheic basin outlets. Defaulted value is 0 meters. Note- some STN subsets are clipped for regions that are not actually connected to the World ocean (e.g. Caspian sea tributaries or upstream sections of clipped river networks such as Upper Snake River Basin that clips part of Columbia river just below Twin Falls in Idaho). The SLE elevation is assumed to be constant elevation of the aquifer water table outside of the STN spatial domain.</w:t>
      </w:r>
      <w:r w:rsidRPr="008F54E8">
        <w:rPr>
          <w:rFonts w:ascii="Times New Roman" w:hAnsi="Times New Roman" w:cs="Times New Roman"/>
        </w:rPr>
        <w:br/>
      </w:r>
    </w:p>
    <w:p w14:paraId="4687267D" w14:textId="6CBC8271"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Aqf_BndFlx</w:t>
      </w:r>
      <w:proofErr w:type="spellEnd"/>
      <w:r w:rsidRPr="008F54E8">
        <w:rPr>
          <w:rFonts w:ascii="Times New Roman" w:hAnsi="Times New Roman" w:cs="Times New Roman"/>
          <w:b/>
        </w:rPr>
        <w:t>– (optional):</w:t>
      </w:r>
      <w:r w:rsidRPr="008F54E8">
        <w:rPr>
          <w:rFonts w:ascii="Times New Roman" w:hAnsi="Times New Roman" w:cs="Times New Roman"/>
        </w:rPr>
        <w:t xml:space="preserve"> Flag to allow groundwater fluxes outside of the STN spatial domain. Defaulted value is 0 (do not allow).</w:t>
      </w:r>
      <w:r w:rsidRPr="008F54E8">
        <w:rPr>
          <w:rFonts w:ascii="Times New Roman" w:hAnsi="Times New Roman" w:cs="Times New Roman"/>
        </w:rPr>
        <w:br/>
      </w:r>
    </w:p>
    <w:p w14:paraId="49DC614D" w14:textId="51770250"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Aqf_Clump</w:t>
      </w:r>
      <w:proofErr w:type="spellEnd"/>
      <w:r w:rsidRPr="008F54E8">
        <w:rPr>
          <w:rFonts w:ascii="Times New Roman" w:hAnsi="Times New Roman" w:cs="Times New Roman"/>
          <w:b/>
        </w:rPr>
        <w:t>– (optional):</w:t>
      </w:r>
      <w:r w:rsidRPr="008F54E8">
        <w:rPr>
          <w:rFonts w:ascii="Times New Roman" w:hAnsi="Times New Roman" w:cs="Times New Roman"/>
        </w:rPr>
        <w:t xml:space="preserve"> Flag to clump virtual/clumped aquifers to a single body. Defaulted value is 0 (do not allow). Note- water component tracking and other aquifer statistics are saved in a set of spreadsheets (one per separate or segmented aquifer). Separate aquifer is defined as a result of 4-component 2D segmentation, and represents a continuously connected aquifer pixels in the STN domain. The 4-componet segmentation refers to side-by-side pixel connectivity only (corner-by-corner connectivity is not included). Tracking water components in a large number of separate aquifers is a computationally intensive task. By default, the tracking and statistics is done for each separate aquifer. And, if such statistics is not needed in the output and model run time is a concern, then setting “</w:t>
      </w:r>
      <w:proofErr w:type="spellStart"/>
      <w:r w:rsidRPr="008F54E8">
        <w:rPr>
          <w:rFonts w:ascii="Times New Roman" w:hAnsi="Times New Roman" w:cs="Times New Roman"/>
        </w:rPr>
        <w:t>Aqf_Clump</w:t>
      </w:r>
      <w:proofErr w:type="spellEnd"/>
      <w:r w:rsidRPr="008F54E8">
        <w:rPr>
          <w:rFonts w:ascii="Times New Roman" w:hAnsi="Times New Roman" w:cs="Times New Roman"/>
        </w:rPr>
        <w:t>” flag to 1 will cause clumping all separate aquifers to just one which will result in much faster model execution times.</w:t>
      </w:r>
      <w:r w:rsidRPr="008F54E8">
        <w:rPr>
          <w:rFonts w:ascii="Times New Roman" w:hAnsi="Times New Roman" w:cs="Times New Roman"/>
        </w:rPr>
        <w:br/>
      </w:r>
    </w:p>
    <w:p w14:paraId="268DA349" w14:textId="54F9C708" w:rsidR="00827966" w:rsidRPr="008F54E8" w:rsidRDefault="00827966" w:rsidP="00827966">
      <w:pPr>
        <w:pStyle w:val="ListParagraph"/>
        <w:numPr>
          <w:ilvl w:val="0"/>
          <w:numId w:val="16"/>
        </w:numPr>
        <w:spacing w:after="100" w:afterAutospacing="1" w:line="240" w:lineRule="auto"/>
        <w:rPr>
          <w:rFonts w:ascii="Times New Roman" w:hAnsi="Times New Roman" w:cs="Times New Roman"/>
        </w:rPr>
      </w:pPr>
      <w:proofErr w:type="spellStart"/>
      <w:r w:rsidRPr="008F54E8">
        <w:rPr>
          <w:rFonts w:ascii="Times New Roman" w:hAnsi="Times New Roman" w:cs="Times New Roman"/>
          <w:b/>
        </w:rPr>
        <w:t>MF_steps</w:t>
      </w:r>
      <w:proofErr w:type="spellEnd"/>
      <w:r w:rsidRPr="008F54E8">
        <w:rPr>
          <w:rFonts w:ascii="Times New Roman" w:hAnsi="Times New Roman" w:cs="Times New Roman"/>
          <w:b/>
        </w:rPr>
        <w:t>– (optional):</w:t>
      </w:r>
      <w:r w:rsidRPr="008F54E8">
        <w:rPr>
          <w:rFonts w:ascii="Times New Roman" w:hAnsi="Times New Roman" w:cs="Times New Roman"/>
        </w:rPr>
        <w:t xml:space="preserve"> Number of steps per WBM time step, </w:t>
      </w:r>
      <w:r w:rsidRPr="008F54E8">
        <w:rPr>
          <w:rFonts w:ascii="Times New Roman" w:hAnsi="Times New Roman" w:cs="Times New Roman"/>
        </w:rPr>
        <w:sym w:font="Symbol" w:char="F044"/>
      </w:r>
      <w:r w:rsidRPr="008F54E8">
        <w:rPr>
          <w:rFonts w:ascii="Times New Roman" w:hAnsi="Times New Roman" w:cs="Times New Roman"/>
          <w:i/>
        </w:rPr>
        <w:t>t</w:t>
      </w:r>
      <w:r w:rsidRPr="008F54E8">
        <w:rPr>
          <w:rFonts w:ascii="Times New Roman" w:hAnsi="Times New Roman" w:cs="Times New Roman"/>
        </w:rPr>
        <w:t>, in the EFDM solver. Defaulted value is 1. Note- end of the year summary of the model log file contains the highest value of the Frederick’s stability criteria (FSC) for the EFDM solver or the model quits if FSC becomes larger than 0.5. In order to have EFDM groundwater flow solution to be stable and the FSC to keep reasonable low (the smaller the FSC is the better), a WBM user can set a larger number of “</w:t>
      </w:r>
      <w:proofErr w:type="spellStart"/>
      <w:r w:rsidRPr="008F54E8">
        <w:rPr>
          <w:rFonts w:ascii="Times New Roman" w:hAnsi="Times New Roman" w:cs="Times New Roman"/>
        </w:rPr>
        <w:t>MF_steps</w:t>
      </w:r>
      <w:proofErr w:type="spellEnd"/>
      <w:r w:rsidRPr="008F54E8">
        <w:rPr>
          <w:rFonts w:ascii="Times New Roman" w:hAnsi="Times New Roman" w:cs="Times New Roman"/>
        </w:rPr>
        <w:t>” improving the solver stability, but in expense of the model performance.</w:t>
      </w:r>
    </w:p>
    <w:p w14:paraId="22BDF8F8" w14:textId="1FE896FB" w:rsidR="00827966" w:rsidRPr="008F54E8" w:rsidRDefault="00827966" w:rsidP="00827966">
      <w:pPr>
        <w:spacing w:before="480"/>
        <w:rPr>
          <w:rFonts w:ascii="Times New Roman" w:hAnsi="Times New Roman" w:cs="Times New Roman"/>
          <w:b/>
          <w:sz w:val="28"/>
        </w:rPr>
      </w:pPr>
      <w:r w:rsidRPr="008F54E8">
        <w:rPr>
          <w:rFonts w:ascii="Times New Roman" w:hAnsi="Times New Roman" w:cs="Times New Roman"/>
          <w:b/>
          <w:sz w:val="28"/>
        </w:rPr>
        <w:t xml:space="preserve">Validation of </w:t>
      </w:r>
      <w:proofErr w:type="spellStart"/>
      <w:r w:rsidRPr="008F54E8">
        <w:rPr>
          <w:rFonts w:ascii="Times New Roman" w:hAnsi="Times New Roman" w:cs="Times New Roman"/>
          <w:b/>
          <w:sz w:val="28"/>
        </w:rPr>
        <w:t>ModFlow</w:t>
      </w:r>
      <w:proofErr w:type="spellEnd"/>
      <w:r w:rsidRPr="008F54E8">
        <w:rPr>
          <w:rFonts w:ascii="Times New Roman" w:hAnsi="Times New Roman" w:cs="Times New Roman"/>
          <w:b/>
          <w:sz w:val="28"/>
        </w:rPr>
        <w:t xml:space="preserve"> module in WBM: test runs</w:t>
      </w:r>
    </w:p>
    <w:p w14:paraId="6D050693" w14:textId="274AAC52"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A validation of </w:t>
      </w:r>
      <w:proofErr w:type="spellStart"/>
      <w:r w:rsidRPr="008F54E8">
        <w:rPr>
          <w:rFonts w:ascii="Times New Roman" w:hAnsi="Times New Roman" w:cs="Times New Roman"/>
        </w:rPr>
        <w:t>ModFlow</w:t>
      </w:r>
      <w:proofErr w:type="spellEnd"/>
      <w:r w:rsidRPr="008F54E8">
        <w:rPr>
          <w:rFonts w:ascii="Times New Roman" w:hAnsi="Times New Roman" w:cs="Times New Roman"/>
        </w:rPr>
        <w:t xml:space="preserve"> module in WBM is done over 6 arc minute continental US subset of STN-06 river network, using MERRA-2 climate drivers, MIRCA-2000 irrigated crop set, simulated aquifer geometries and parameters from </w:t>
      </w:r>
      <w:r w:rsidRPr="008F54E8">
        <w:rPr>
          <w:rFonts w:ascii="Times New Roman" w:hAnsi="Times New Roman" w:cs="Times New Roman"/>
        </w:rPr>
        <w:fldChar w:fldCharType="begin"/>
      </w:r>
      <w:r w:rsidRPr="008F54E8">
        <w:rPr>
          <w:rFonts w:ascii="Times New Roman" w:hAnsi="Times New Roman" w:cs="Times New Roman"/>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rPr>
        <w:fldChar w:fldCharType="separate"/>
      </w:r>
      <w:r w:rsidRPr="008F54E8">
        <w:rPr>
          <w:rFonts w:ascii="Times New Roman" w:hAnsi="Times New Roman" w:cs="Times New Roman"/>
          <w:noProof/>
        </w:rPr>
        <w:t>[</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noProof/>
        </w:rPr>
        <w:fldChar w:fldCharType="end"/>
      </w:r>
      <w:r w:rsidRPr="008F54E8">
        <w:rPr>
          <w:rFonts w:ascii="Times New Roman" w:hAnsi="Times New Roman" w:cs="Times New Roman"/>
          <w:noProof/>
        </w:rPr>
        <w:t>]</w:t>
      </w:r>
      <w:r w:rsidRPr="008F54E8">
        <w:rPr>
          <w:rFonts w:ascii="Times New Roman" w:hAnsi="Times New Roman" w:cs="Times New Roman"/>
        </w:rPr>
        <w:fldChar w:fldCharType="end"/>
      </w:r>
      <w:r w:rsidRPr="008F54E8">
        <w:rPr>
          <w:rFonts w:ascii="Times New Roman" w:hAnsi="Times New Roman" w:cs="Times New Roman"/>
        </w:rPr>
        <w:t xml:space="preserve">. A 200 yearlong </w:t>
      </w:r>
      <w:proofErr w:type="spellStart"/>
      <w:r w:rsidRPr="008F54E8">
        <w:rPr>
          <w:rFonts w:ascii="Times New Roman" w:hAnsi="Times New Roman" w:cs="Times New Roman"/>
        </w:rPr>
        <w:t>spinup</w:t>
      </w:r>
      <w:proofErr w:type="spellEnd"/>
      <w:r w:rsidRPr="008F54E8">
        <w:rPr>
          <w:rFonts w:ascii="Times New Roman" w:hAnsi="Times New Roman" w:cs="Times New Roman"/>
        </w:rPr>
        <w:t xml:space="preserve"> (20 times of 1980 decade) has been used to equilibrate and stabilize groundwater aquifers. Then the groundwater head depth for 5 Corn Belt stated has been checked against observed USGS groundwater gauges using 4 sites per each state evenly distributed around state center point. Due to high spatial </w:t>
      </w:r>
      <w:r w:rsidRPr="008F54E8">
        <w:rPr>
          <w:rFonts w:ascii="Times New Roman" w:hAnsi="Times New Roman" w:cs="Times New Roman"/>
        </w:rPr>
        <w:lastRenderedPageBreak/>
        <w:t>variability of simulated aquifer geometries and parameters, a 15 km search distance has been used to find the best match around the USGS gauging station.</w:t>
      </w:r>
    </w:p>
    <w:p w14:paraId="74DA365A" w14:textId="4BD92710" w:rsidR="00827966" w:rsidRPr="008F54E8" w:rsidRDefault="00827966" w:rsidP="00827966">
      <w:pPr>
        <w:rPr>
          <w:rFonts w:ascii="Times New Roman" w:hAnsi="Times New Roman" w:cs="Times New Roman"/>
        </w:rPr>
      </w:pPr>
      <w:r w:rsidRPr="008F54E8">
        <w:rPr>
          <w:rFonts w:ascii="Times New Roman" w:hAnsi="Times New Roman" w:cs="Times New Roman"/>
        </w:rPr>
        <w:t>The validation below is directed toward matching patterns of variability of groundwater head levels as coarse scale hydrological model data cannot be directly compared to groundwater observations due to (a) differences in coarse scale land topography input and actual elevation of the gauging site; and (b) simulated aquifer geometry and parameters used in the model input which does not represent actual aquifer parameters. But the seasonal and inter-annual variability of the head depth changes can be compared to WBM model outputs as a validation metric. The pattern match requires scaling of the input data so that the variance of both observed and simulated data should match. We used the following scaling transformation for the input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909"/>
      </w:tblGrid>
      <w:tr w:rsidR="00FF7532" w:rsidRPr="008F54E8" w14:paraId="68D87104" w14:textId="77777777" w:rsidTr="00F8581A">
        <w:tc>
          <w:tcPr>
            <w:tcW w:w="8658" w:type="dxa"/>
          </w:tcPr>
          <w:p w14:paraId="72640BC2" w14:textId="15A78DF3" w:rsidR="00827966" w:rsidRPr="008F54E8" w:rsidRDefault="00000000" w:rsidP="00F8581A">
            <w:pPr>
              <w:spacing w:after="240"/>
              <w:ind w:left="720"/>
              <w:rPr>
                <w:rFonts w:ascii="Times New Roman" w:hAnsi="Times New Roman"/>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factor</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a</m:t>
                        </m:r>
                      </m:sub>
                      <m:sup>
                        <m:r>
                          <w:rPr>
                            <w:rFonts w:ascii="Cambria Math" w:hAnsi="Cambria Math"/>
                          </w:rPr>
                          <m:t>avg</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a</m:t>
                    </m:r>
                  </m:sub>
                  <m:sup>
                    <m:r>
                      <w:rPr>
                        <w:rFonts w:ascii="Cambria Math" w:hAnsi="Cambria Math"/>
                      </w:rPr>
                      <m:t>avg</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offset</m:t>
                    </m:r>
                  </m:sub>
                </m:sSub>
              </m:oMath>
            </m:oMathPara>
          </w:p>
        </w:tc>
        <w:tc>
          <w:tcPr>
            <w:tcW w:w="918" w:type="dxa"/>
            <w:vAlign w:val="center"/>
          </w:tcPr>
          <w:p w14:paraId="0324156E" w14:textId="745DE492" w:rsidR="00827966" w:rsidRPr="008F54E8" w:rsidRDefault="00827966" w:rsidP="00F8581A">
            <w:pPr>
              <w:spacing w:after="240"/>
              <w:jc w:val="center"/>
              <w:rPr>
                <w:rFonts w:ascii="Times New Roman" w:hAnsi="Times New Roman"/>
              </w:rPr>
            </w:pPr>
            <w:r w:rsidRPr="008F54E8">
              <w:rPr>
                <w:rFonts w:ascii="Times New Roman" w:hAnsi="Times New Roman"/>
              </w:rPr>
              <w:t>(</w:t>
            </w:r>
            <w:r w:rsidR="007B1975" w:rsidRPr="008F54E8">
              <w:rPr>
                <w:rFonts w:ascii="Times New Roman" w:hAnsi="Times New Roman"/>
              </w:rPr>
              <w:t>9.3-</w:t>
            </w:r>
            <w:r w:rsidRPr="008F54E8">
              <w:rPr>
                <w:rFonts w:ascii="Times New Roman" w:hAnsi="Times New Roman"/>
              </w:rPr>
              <w:t>2</w:t>
            </w:r>
            <w:r w:rsidR="00DD3A24" w:rsidRPr="008F54E8">
              <w:rPr>
                <w:rFonts w:ascii="Times New Roman" w:hAnsi="Times New Roman"/>
              </w:rPr>
              <w:t>7</w:t>
            </w:r>
            <w:r w:rsidRPr="008F54E8">
              <w:rPr>
                <w:rFonts w:ascii="Times New Roman" w:hAnsi="Times New Roman"/>
              </w:rPr>
              <w:t>)</w:t>
            </w:r>
          </w:p>
        </w:tc>
      </w:tr>
    </w:tbl>
    <w:p w14:paraId="0EC972E7" w14:textId="0BBF73A3"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where </w:t>
      </w:r>
      <w:r w:rsidRPr="008F54E8">
        <w:rPr>
          <w:rFonts w:ascii="Times New Roman" w:hAnsi="Times New Roman" w:cs="Times New Roman"/>
          <w:i/>
        </w:rPr>
        <w:t>H</w:t>
      </w:r>
      <w:r w:rsidRPr="008F54E8">
        <w:rPr>
          <w:rFonts w:ascii="Times New Roman" w:hAnsi="Times New Roman" w:cs="Times New Roman"/>
          <w:i/>
          <w:vertAlign w:val="subscript"/>
        </w:rPr>
        <w:t>a</w:t>
      </w:r>
      <w:r w:rsidRPr="008F54E8">
        <w:rPr>
          <w:rFonts w:ascii="Times New Roman" w:hAnsi="Times New Roman" w:cs="Times New Roman"/>
        </w:rPr>
        <w:t xml:space="preserve">, </w:t>
      </w:r>
      <w:r w:rsidRPr="008F54E8">
        <w:rPr>
          <w:rFonts w:ascii="Times New Roman" w:hAnsi="Times New Roman" w:cs="Times New Roman"/>
          <w:i/>
        </w:rPr>
        <w:t>H</w:t>
      </w:r>
      <w:r w:rsidRPr="008F54E8">
        <w:rPr>
          <w:rFonts w:ascii="Times New Roman" w:hAnsi="Times New Roman" w:cs="Times New Roman"/>
          <w:i/>
          <w:vertAlign w:val="subscript"/>
        </w:rPr>
        <w:t>a</w:t>
      </w:r>
      <w:r w:rsidRPr="008F54E8">
        <w:rPr>
          <w:rFonts w:ascii="Times New Roman" w:hAnsi="Times New Roman" w:cs="Times New Roman"/>
          <w:i/>
          <w:vertAlign w:val="superscript"/>
        </w:rPr>
        <w:t>avg</w:t>
      </w:r>
      <w:r w:rsidRPr="008F54E8">
        <w:rPr>
          <w:rFonts w:ascii="Times New Roman" w:hAnsi="Times New Roman" w:cs="Times New Roman"/>
        </w:rPr>
        <w:t xml:space="preserve">, </w:t>
      </w:r>
      <w:r w:rsidRPr="008F54E8">
        <w:rPr>
          <w:rFonts w:ascii="Times New Roman" w:hAnsi="Times New Roman" w:cs="Times New Roman"/>
          <w:i/>
        </w:rPr>
        <w:t>H</w:t>
      </w:r>
      <w:r w:rsidRPr="008F54E8">
        <w:rPr>
          <w:rFonts w:ascii="Times New Roman" w:hAnsi="Times New Roman" w:cs="Times New Roman"/>
          <w:i/>
          <w:vertAlign w:val="subscript"/>
        </w:rPr>
        <w:t>s</w:t>
      </w:r>
      <w:r w:rsidRPr="008F54E8">
        <w:rPr>
          <w:rFonts w:ascii="Times New Roman" w:hAnsi="Times New Roman" w:cs="Times New Roman"/>
        </w:rPr>
        <w:t xml:space="preserve"> and are actual, actual mean, and scaled head depth, </w:t>
      </w:r>
      <w:proofErr w:type="spellStart"/>
      <w:r w:rsidRPr="008F54E8">
        <w:rPr>
          <w:rFonts w:ascii="Times New Roman" w:hAnsi="Times New Roman" w:cs="Times New Roman"/>
          <w:i/>
        </w:rPr>
        <w:t>S</w:t>
      </w:r>
      <w:r w:rsidRPr="008F54E8">
        <w:rPr>
          <w:rFonts w:ascii="Times New Roman" w:hAnsi="Times New Roman" w:cs="Times New Roman"/>
          <w:i/>
          <w:vertAlign w:val="subscript"/>
        </w:rPr>
        <w:t>factor</w:t>
      </w:r>
      <w:proofErr w:type="spellEnd"/>
      <w:r w:rsidRPr="008F54E8">
        <w:rPr>
          <w:rFonts w:ascii="Times New Roman" w:hAnsi="Times New Roman" w:cs="Times New Roman"/>
        </w:rPr>
        <w:t xml:space="preserve"> and </w:t>
      </w:r>
      <w:proofErr w:type="spellStart"/>
      <w:r w:rsidRPr="008F54E8">
        <w:rPr>
          <w:rFonts w:ascii="Times New Roman" w:hAnsi="Times New Roman" w:cs="Times New Roman"/>
          <w:i/>
        </w:rPr>
        <w:t>S</w:t>
      </w:r>
      <w:r w:rsidRPr="008F54E8">
        <w:rPr>
          <w:rFonts w:ascii="Times New Roman" w:hAnsi="Times New Roman" w:cs="Times New Roman"/>
          <w:i/>
          <w:vertAlign w:val="subscript"/>
        </w:rPr>
        <w:t>offset</w:t>
      </w:r>
      <w:proofErr w:type="spellEnd"/>
      <w:r w:rsidRPr="008F54E8">
        <w:rPr>
          <w:rFonts w:ascii="Times New Roman" w:hAnsi="Times New Roman" w:cs="Times New Roman"/>
        </w:rPr>
        <w:t xml:space="preserve"> are scaling factor and offset are found by minimization the difference between observed and simulated data variability. The interpretation of scale factor is a bias in the sediment specific yield integrated over the aquifer vertical dimension, and the offset is solely reflect local topography difference relative to coarse resolution DEM used in the modeling (6 arc minute resolution which is about 10 km pixel size). Higher scale factor indicate higher specific yield of the actual sediments as comparted to the simulated one, and vice versa, the lover scale indicate lower yield of the gauge wells as expected.</w:t>
      </w:r>
    </w:p>
    <w:p w14:paraId="6149AF07" w14:textId="7D589946" w:rsidR="00827966" w:rsidRPr="008F54E8" w:rsidRDefault="00827966" w:rsidP="00827966">
      <w:pPr>
        <w:jc w:val="center"/>
        <w:rPr>
          <w:rFonts w:ascii="Times New Roman" w:hAnsi="Times New Roman" w:cs="Times New Roman"/>
        </w:rPr>
      </w:pPr>
      <w:r w:rsidRPr="008F54E8">
        <w:rPr>
          <w:rFonts w:ascii="Times New Roman" w:hAnsi="Times New Roman" w:cs="Times New Roman"/>
          <w:noProof/>
          <w:lang w:val="en-US"/>
        </w:rPr>
        <w:drawing>
          <wp:inline distT="0" distB="0" distL="0" distR="0" wp14:anchorId="4207F009" wp14:editId="752DBF9B">
            <wp:extent cx="5033010" cy="3536950"/>
            <wp:effectExtent l="0" t="0" r="0" b="6350"/>
            <wp:docPr id="33" name="Picture 1" descr="Sy_m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y_map"/>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3536950"/>
                    </a:xfrm>
                    <a:prstGeom prst="rect">
                      <a:avLst/>
                    </a:prstGeom>
                    <a:noFill/>
                    <a:ln>
                      <a:noFill/>
                    </a:ln>
                  </pic:spPr>
                </pic:pic>
              </a:graphicData>
            </a:graphic>
          </wp:inline>
        </w:drawing>
      </w:r>
    </w:p>
    <w:p w14:paraId="62CC98B3" w14:textId="70C391DC" w:rsidR="00827966" w:rsidRPr="008F54E8" w:rsidRDefault="00827966" w:rsidP="00827966">
      <w:pPr>
        <w:rPr>
          <w:rFonts w:ascii="Times New Roman" w:hAnsi="Times New Roman" w:cs="Times New Roman"/>
          <w:b/>
          <w:bCs/>
          <w:iCs/>
        </w:rPr>
      </w:pPr>
      <w:r w:rsidRPr="008F54E8">
        <w:rPr>
          <w:rFonts w:ascii="Times New Roman" w:hAnsi="Times New Roman" w:cs="Times New Roman"/>
          <w:b/>
          <w:bCs/>
          <w:iCs/>
        </w:rPr>
        <w:t xml:space="preserve">Figure </w:t>
      </w:r>
      <w:r w:rsidR="00FC2857" w:rsidRPr="008F54E8">
        <w:rPr>
          <w:rFonts w:ascii="Times New Roman" w:hAnsi="Times New Roman" w:cs="Times New Roman"/>
          <w:b/>
          <w:bCs/>
          <w:iCs/>
        </w:rPr>
        <w:t>9-2</w:t>
      </w:r>
      <w:r w:rsidRPr="008F54E8">
        <w:rPr>
          <w:rFonts w:ascii="Times New Roman" w:hAnsi="Times New Roman" w:cs="Times New Roman"/>
          <w:b/>
          <w:bCs/>
          <w:iCs/>
        </w:rPr>
        <w:t xml:space="preserve">. Specific yield used in the validation </w:t>
      </w:r>
      <w:proofErr w:type="spellStart"/>
      <w:r w:rsidRPr="008F54E8">
        <w:rPr>
          <w:rFonts w:ascii="Times New Roman" w:hAnsi="Times New Roman" w:cs="Times New Roman"/>
          <w:b/>
          <w:bCs/>
          <w:iCs/>
        </w:rPr>
        <w:t>ModFlow</w:t>
      </w:r>
      <w:proofErr w:type="spellEnd"/>
      <w:r w:rsidRPr="008F54E8">
        <w:rPr>
          <w:rFonts w:ascii="Times New Roman" w:hAnsi="Times New Roman" w:cs="Times New Roman"/>
          <w:b/>
          <w:bCs/>
          <w:iCs/>
        </w:rPr>
        <w:t xml:space="preserve">-WBM simulation. The data citation is </w:t>
      </w:r>
      <w:r w:rsidRPr="008F54E8">
        <w:rPr>
          <w:rFonts w:ascii="Times New Roman" w:hAnsi="Times New Roman" w:cs="Times New Roman"/>
          <w:b/>
          <w:bCs/>
          <w:iCs/>
        </w:rPr>
        <w:fldChar w:fldCharType="begin"/>
      </w:r>
      <w:r w:rsidRPr="008F54E8">
        <w:rPr>
          <w:rFonts w:ascii="Times New Roman" w:hAnsi="Times New Roman" w:cs="Times New Roman"/>
          <w:b/>
          <w:bCs/>
          <w:iCs/>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b/>
          <w:bCs/>
          <w:iCs/>
        </w:rPr>
        <w:fldChar w:fldCharType="separate"/>
      </w:r>
      <w:r w:rsidRPr="008F54E8">
        <w:rPr>
          <w:rFonts w:ascii="Times New Roman" w:hAnsi="Times New Roman" w:cs="Times New Roman"/>
          <w:b/>
          <w:bCs/>
          <w:iCs/>
          <w:noProof/>
        </w:rPr>
        <w:t>[</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b/>
          <w:bCs/>
          <w:iCs/>
          <w:noProof/>
        </w:rPr>
        <w:fldChar w:fldCharType="end"/>
      </w:r>
      <w:r w:rsidRPr="008F54E8">
        <w:rPr>
          <w:rFonts w:ascii="Times New Roman" w:hAnsi="Times New Roman" w:cs="Times New Roman"/>
          <w:b/>
          <w:bCs/>
          <w:iCs/>
          <w:noProof/>
        </w:rPr>
        <w:t>]</w:t>
      </w:r>
      <w:r w:rsidRPr="008F54E8">
        <w:rPr>
          <w:rFonts w:ascii="Times New Roman" w:hAnsi="Times New Roman" w:cs="Times New Roman"/>
          <w:b/>
          <w:bCs/>
          <w:iCs/>
        </w:rPr>
        <w:fldChar w:fldCharType="end"/>
      </w:r>
      <w:r w:rsidRPr="008F54E8">
        <w:rPr>
          <w:rFonts w:ascii="Times New Roman" w:hAnsi="Times New Roman" w:cs="Times New Roman"/>
          <w:b/>
          <w:bCs/>
          <w:iCs/>
        </w:rPr>
        <w:t>.</w:t>
      </w:r>
    </w:p>
    <w:p w14:paraId="5E0B0037" w14:textId="6538DEA3" w:rsidR="00827966" w:rsidRPr="008F54E8" w:rsidRDefault="00827966" w:rsidP="00827966">
      <w:pPr>
        <w:jc w:val="center"/>
        <w:rPr>
          <w:rFonts w:ascii="Times New Roman" w:hAnsi="Times New Roman" w:cs="Times New Roman"/>
        </w:rPr>
      </w:pPr>
      <w:r w:rsidRPr="008F54E8">
        <w:rPr>
          <w:rFonts w:ascii="Times New Roman" w:hAnsi="Times New Roman" w:cs="Times New Roman"/>
          <w:noProof/>
          <w:lang w:val="en-US"/>
        </w:rPr>
        <w:lastRenderedPageBreak/>
        <w:drawing>
          <wp:inline distT="0" distB="0" distL="0" distR="0" wp14:anchorId="4D906DDB" wp14:editId="771C9989">
            <wp:extent cx="5033010" cy="3551555"/>
            <wp:effectExtent l="0" t="0" r="0" b="4445"/>
            <wp:docPr id="34" name="Picture 34" descr="Thick_m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hick_map"/>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3551555"/>
                    </a:xfrm>
                    <a:prstGeom prst="rect">
                      <a:avLst/>
                    </a:prstGeom>
                    <a:noFill/>
                    <a:ln>
                      <a:noFill/>
                    </a:ln>
                  </pic:spPr>
                </pic:pic>
              </a:graphicData>
            </a:graphic>
          </wp:inline>
        </w:drawing>
      </w:r>
    </w:p>
    <w:p w14:paraId="67141B1D" w14:textId="55BC1C1F" w:rsidR="00827966" w:rsidRPr="008F54E8" w:rsidRDefault="00827966" w:rsidP="00827966">
      <w:pPr>
        <w:rPr>
          <w:rFonts w:ascii="Times New Roman" w:hAnsi="Times New Roman" w:cs="Times New Roman"/>
          <w:b/>
          <w:bCs/>
          <w:iCs/>
        </w:rPr>
      </w:pPr>
      <w:r w:rsidRPr="008F54E8">
        <w:rPr>
          <w:rFonts w:ascii="Times New Roman" w:hAnsi="Times New Roman" w:cs="Times New Roman"/>
          <w:b/>
          <w:bCs/>
          <w:iCs/>
        </w:rPr>
        <w:t xml:space="preserve">Figure </w:t>
      </w:r>
      <w:r w:rsidR="00FC2857" w:rsidRPr="008F54E8">
        <w:rPr>
          <w:rFonts w:ascii="Times New Roman" w:hAnsi="Times New Roman" w:cs="Times New Roman"/>
          <w:b/>
          <w:bCs/>
          <w:iCs/>
        </w:rPr>
        <w:t>9-3</w:t>
      </w:r>
      <w:r w:rsidRPr="008F54E8">
        <w:rPr>
          <w:rFonts w:ascii="Times New Roman" w:hAnsi="Times New Roman" w:cs="Times New Roman"/>
          <w:b/>
          <w:bCs/>
          <w:iCs/>
        </w:rPr>
        <w:t xml:space="preserve">. Aquifer thickness used in the validation </w:t>
      </w:r>
      <w:proofErr w:type="spellStart"/>
      <w:r w:rsidRPr="008F54E8">
        <w:rPr>
          <w:rFonts w:ascii="Times New Roman" w:hAnsi="Times New Roman" w:cs="Times New Roman"/>
          <w:b/>
          <w:bCs/>
          <w:iCs/>
        </w:rPr>
        <w:t>ModFlow</w:t>
      </w:r>
      <w:proofErr w:type="spellEnd"/>
      <w:r w:rsidRPr="008F54E8">
        <w:rPr>
          <w:rFonts w:ascii="Times New Roman" w:hAnsi="Times New Roman" w:cs="Times New Roman"/>
          <w:b/>
          <w:bCs/>
          <w:iCs/>
        </w:rPr>
        <w:t xml:space="preserve">-WBM simulation. The data citation is </w:t>
      </w:r>
      <w:r w:rsidRPr="008F54E8">
        <w:rPr>
          <w:rFonts w:ascii="Times New Roman" w:hAnsi="Times New Roman" w:cs="Times New Roman"/>
          <w:b/>
          <w:bCs/>
          <w:iCs/>
        </w:rPr>
        <w:fldChar w:fldCharType="begin"/>
      </w:r>
      <w:r w:rsidRPr="008F54E8">
        <w:rPr>
          <w:rFonts w:ascii="Times New Roman" w:hAnsi="Times New Roman" w:cs="Times New Roman"/>
          <w:b/>
          <w:bCs/>
          <w:iCs/>
        </w:rPr>
        <w:instrText xml:space="preserve"> ADDIN EN.CITE &lt;EndNote&gt;&lt;Cite&gt;&lt;Author&gt;de Graaf&lt;/Author&gt;&lt;Year&gt;2017&lt;/Year&gt;&lt;RecNum&gt;7157&lt;/RecNum&gt;&lt;DisplayText&gt;[&lt;style face="italic"&gt;de Graaf et al.&lt;/style&gt;, 2017]&lt;/DisplayText&gt;&lt;record&gt;&lt;rec-number&gt;7157&lt;/rec-number&gt;&lt;foreign-keys&gt;&lt;key app="EN" db-id="05xxzddzkszw2qexx20xdvpmvaz0s9rfrpfa"&gt;7157&lt;/key&gt;&lt;/foreign-keys&gt;&lt;ref-type name="Journal Article"&gt;17&lt;/ref-type&gt;&lt;contributors&gt;&lt;authors&gt;&lt;author&gt;de Graaf, Inge E. M.&lt;/author&gt;&lt;author&gt;van Beek, Rens L. P. H.&lt;/author&gt;&lt;author&gt;Gleeson, Tom&lt;/author&gt;&lt;author&gt;Moosdorf, Nils&lt;/author&gt;&lt;author&gt;Schmitz, Oliver&lt;/author&gt;&lt;author&gt;Sutanudjaja, Edwin H.&lt;/author&gt;&lt;author&gt;Bierkens, Marc F. P.&lt;/author&gt;&lt;/authors&gt;&lt;/contributors&gt;&lt;titles&gt;&lt;title&gt;A global-scale two-layer transient groundwater model: Development and application to groundwater depletion&lt;/title&gt;&lt;secondary-title&gt;Advances in Water Resources&lt;/secondary-title&gt;&lt;/titles&gt;&lt;pages&gt;53-67&lt;/pages&gt;&lt;volume&gt;102&lt;/volume&gt;&lt;keywords&gt;&lt;keyword&gt;hydrology&lt;/keyword&gt;&lt;keyword&gt;Groundwater&lt;/keyword&gt;&lt;/keywords&gt;&lt;dates&gt;&lt;year&gt;2017&lt;/year&gt;&lt;/dates&gt;&lt;isbn&gt;0309-1708&lt;/isbn&gt;&lt;urls&gt;&lt;related-urls&gt;&lt;url&gt;http://www.sciencedirect.com/science/article/pii/S030917081630656X&lt;/url&gt;&lt;/related-urls&gt;&lt;/urls&gt;&lt;electronic-resource-num&gt;https://doi.org/10.1016/j.advwatres.2017.01.011&lt;/electronic-resource-num&gt;&lt;/record&gt;&lt;/Cite&gt;&lt;/EndNote&gt;</w:instrText>
      </w:r>
      <w:r w:rsidRPr="008F54E8">
        <w:rPr>
          <w:rFonts w:ascii="Times New Roman" w:hAnsi="Times New Roman" w:cs="Times New Roman"/>
          <w:b/>
          <w:bCs/>
          <w:iCs/>
        </w:rPr>
        <w:fldChar w:fldCharType="separate"/>
      </w:r>
      <w:r w:rsidRPr="008F54E8">
        <w:rPr>
          <w:rFonts w:ascii="Times New Roman" w:hAnsi="Times New Roman" w:cs="Times New Roman"/>
          <w:b/>
          <w:bCs/>
          <w:iCs/>
          <w:noProof/>
        </w:rPr>
        <w:t>[</w:t>
      </w:r>
      <w:r w:rsidR="00B4653C">
        <w:fldChar w:fldCharType="begin"/>
      </w:r>
      <w:r w:rsidR="00B4653C">
        <w:instrText xml:space="preserve"> HYPERLINK \l "_ENREF_3" \o "de Graaf, 2017 #7157" </w:instrText>
      </w:r>
      <w:r w:rsidR="00B4653C">
        <w:fldChar w:fldCharType="separate"/>
      </w:r>
      <w:r>
        <w:rPr>
          <w:b/>
          <w:bCs/>
          <w:lang w:val="en-US"/>
        </w:rPr>
        <w:t>Error! Hyperlink reference not valid.</w:t>
      </w:r>
      <w:r w:rsidR="00B4653C">
        <w:rPr>
          <w:rFonts w:ascii="Times New Roman" w:hAnsi="Times New Roman" w:cs="Times New Roman"/>
          <w:b/>
          <w:bCs/>
          <w:iCs/>
          <w:noProof/>
        </w:rPr>
        <w:fldChar w:fldCharType="end"/>
      </w:r>
      <w:r w:rsidRPr="008F54E8">
        <w:rPr>
          <w:rFonts w:ascii="Times New Roman" w:hAnsi="Times New Roman" w:cs="Times New Roman"/>
          <w:b/>
          <w:bCs/>
          <w:iCs/>
          <w:noProof/>
        </w:rPr>
        <w:t>]</w:t>
      </w:r>
      <w:r w:rsidRPr="008F54E8">
        <w:rPr>
          <w:rFonts w:ascii="Times New Roman" w:hAnsi="Times New Roman" w:cs="Times New Roman"/>
          <w:b/>
          <w:bCs/>
          <w:iCs/>
        </w:rPr>
        <w:fldChar w:fldCharType="end"/>
      </w:r>
      <w:r w:rsidRPr="008F54E8">
        <w:rPr>
          <w:rFonts w:ascii="Times New Roman" w:hAnsi="Times New Roman" w:cs="Times New Roman"/>
          <w:b/>
          <w:bCs/>
          <w:iCs/>
        </w:rPr>
        <w:t>.</w:t>
      </w:r>
    </w:p>
    <w:p w14:paraId="09611F46" w14:textId="4F55FC17" w:rsidR="00827966" w:rsidRPr="008F54E8" w:rsidRDefault="00827966" w:rsidP="00827966">
      <w:pPr>
        <w:rPr>
          <w:rFonts w:ascii="Times New Roman" w:hAnsi="Times New Roman" w:cs="Times New Roman"/>
        </w:rPr>
      </w:pPr>
      <w:r w:rsidRPr="008F54E8">
        <w:rPr>
          <w:rFonts w:ascii="Times New Roman" w:hAnsi="Times New Roman" w:cs="Times New Roman"/>
        </w:rPr>
        <w:t xml:space="preserve">The mismatch of the modeled aquifer geometries (Figure 1) and properties (e.g. specific yield, Figure 2) as compared to the “official” USGS aquifer map (Figure 3) is obvious. And the latter can explain the need for the pattern match by eq. (25) instead of direct model comparison to the head depths in USGS gauging wells. </w:t>
      </w:r>
      <w:r w:rsidR="00EE28D6" w:rsidRPr="008F54E8">
        <w:rPr>
          <w:rFonts w:ascii="Times New Roman" w:hAnsi="Times New Roman" w:cs="Times New Roman"/>
        </w:rPr>
        <w:t>Also,</w:t>
      </w:r>
      <w:r w:rsidRPr="008F54E8">
        <w:rPr>
          <w:rFonts w:ascii="Times New Roman" w:hAnsi="Times New Roman" w:cs="Times New Roman"/>
        </w:rPr>
        <w:t xml:space="preserve"> it can help in understanding of the values of the scale factors and pattern timing shifts as these are discussed for some individual sites presented below.</w:t>
      </w:r>
    </w:p>
    <w:p w14:paraId="6DF97DF1" w14:textId="772856E1" w:rsidR="00827966" w:rsidRPr="008F54E8" w:rsidRDefault="00827966" w:rsidP="00827966">
      <w:pPr>
        <w:spacing w:after="120"/>
        <w:rPr>
          <w:rFonts w:ascii="Times New Roman" w:hAnsi="Times New Roman" w:cs="Times New Roman"/>
        </w:rPr>
      </w:pPr>
      <w:r w:rsidRPr="008F54E8">
        <w:rPr>
          <w:rFonts w:ascii="Times New Roman" w:hAnsi="Times New Roman" w:cs="Times New Roman"/>
          <w:noProof/>
          <w:lang w:val="en-US"/>
        </w:rPr>
        <w:lastRenderedPageBreak/>
        <w:drawing>
          <wp:inline distT="0" distB="0" distL="0" distR="0" wp14:anchorId="1AAEFD58" wp14:editId="1F3B2345">
            <wp:extent cx="5947410" cy="4443730"/>
            <wp:effectExtent l="12700" t="12700" r="8890" b="13970"/>
            <wp:docPr id="35" name="Picture 35" descr="A004_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004_us"/>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4443730"/>
                    </a:xfrm>
                    <a:prstGeom prst="rect">
                      <a:avLst/>
                    </a:prstGeom>
                    <a:noFill/>
                    <a:ln w="6350" cmpd="sng">
                      <a:solidFill>
                        <a:srgbClr val="000000"/>
                      </a:solidFill>
                      <a:miter lim="800000"/>
                      <a:headEnd/>
                      <a:tailEnd/>
                    </a:ln>
                    <a:effectLst/>
                  </pic:spPr>
                </pic:pic>
              </a:graphicData>
            </a:graphic>
          </wp:inline>
        </w:drawing>
      </w:r>
    </w:p>
    <w:p w14:paraId="17618BA0" w14:textId="14A93ED7" w:rsidR="00827966" w:rsidRPr="008F54E8" w:rsidRDefault="00827966" w:rsidP="00827966">
      <w:pPr>
        <w:rPr>
          <w:rFonts w:ascii="Times New Roman" w:hAnsi="Times New Roman" w:cs="Times New Roman"/>
          <w:b/>
          <w:bCs/>
          <w:iCs/>
        </w:rPr>
      </w:pPr>
      <w:r w:rsidRPr="008F54E8">
        <w:rPr>
          <w:rFonts w:ascii="Times New Roman" w:hAnsi="Times New Roman" w:cs="Times New Roman"/>
          <w:b/>
          <w:bCs/>
          <w:iCs/>
        </w:rPr>
        <w:t xml:space="preserve">Figure </w:t>
      </w:r>
      <w:r w:rsidR="00FC2857" w:rsidRPr="008F54E8">
        <w:rPr>
          <w:rFonts w:ascii="Times New Roman" w:hAnsi="Times New Roman" w:cs="Times New Roman"/>
          <w:b/>
          <w:bCs/>
          <w:iCs/>
        </w:rPr>
        <w:t>9-4</w:t>
      </w:r>
      <w:r w:rsidRPr="008F54E8">
        <w:rPr>
          <w:rFonts w:ascii="Times New Roman" w:hAnsi="Times New Roman" w:cs="Times New Roman"/>
          <w:b/>
          <w:bCs/>
          <w:iCs/>
        </w:rPr>
        <w:t>. USGS map of continental US aquifers.</w:t>
      </w:r>
    </w:p>
    <w:p w14:paraId="14364362" w14:textId="1ED3E484" w:rsidR="00827966" w:rsidRPr="008F54E8" w:rsidRDefault="00827966" w:rsidP="00827966">
      <w:pPr>
        <w:rPr>
          <w:rFonts w:ascii="Times New Roman" w:hAnsi="Times New Roman" w:cs="Times New Roman"/>
        </w:rPr>
      </w:pPr>
      <w:r w:rsidRPr="008F54E8">
        <w:rPr>
          <w:rFonts w:ascii="Times New Roman" w:hAnsi="Times New Roman" w:cs="Times New Roman"/>
        </w:rPr>
        <w:t>The validation results are shown and interpreted below grouped by the US states that cover most of the agricultural Corn Belt.</w:t>
      </w:r>
    </w:p>
    <w:p w14:paraId="061B2640" w14:textId="41F2695B" w:rsidR="008F13EB" w:rsidRPr="008F54E8" w:rsidRDefault="008F13EB" w:rsidP="00827966">
      <w:pPr>
        <w:rPr>
          <w:rFonts w:ascii="Times New Roman" w:hAnsi="Times New Roman" w:cs="Times New Roman"/>
          <w:b/>
          <w:sz w:val="26"/>
          <w:szCs w:val="26"/>
        </w:rPr>
      </w:pPr>
    </w:p>
    <w:p w14:paraId="733496E0" w14:textId="0BC093E4" w:rsidR="008F13EB" w:rsidRPr="008F54E8" w:rsidRDefault="008F13EB" w:rsidP="00827966">
      <w:pPr>
        <w:rPr>
          <w:rFonts w:ascii="Times New Roman" w:hAnsi="Times New Roman" w:cs="Times New Roman"/>
          <w:b/>
          <w:sz w:val="26"/>
          <w:szCs w:val="26"/>
        </w:rPr>
      </w:pPr>
    </w:p>
    <w:p w14:paraId="1414841B" w14:textId="75F63E68" w:rsidR="008F13EB" w:rsidRPr="008F54E8" w:rsidRDefault="008F13EB" w:rsidP="00827966">
      <w:pPr>
        <w:rPr>
          <w:rFonts w:ascii="Times New Roman" w:hAnsi="Times New Roman" w:cs="Times New Roman"/>
          <w:b/>
          <w:sz w:val="26"/>
          <w:szCs w:val="26"/>
        </w:rPr>
      </w:pPr>
    </w:p>
    <w:p w14:paraId="27038141" w14:textId="77777777" w:rsidR="00827966" w:rsidRPr="008F54E8" w:rsidRDefault="00827966" w:rsidP="00827966">
      <w:pPr>
        <w:rPr>
          <w:rFonts w:ascii="Times New Roman" w:hAnsi="Times New Roman" w:cs="Times New Roman"/>
        </w:rPr>
      </w:pPr>
    </w:p>
    <w:p w14:paraId="4C8272F4" w14:textId="77777777" w:rsidR="00827966" w:rsidRPr="008F54E8" w:rsidRDefault="00827966" w:rsidP="00827966">
      <w:pPr>
        <w:tabs>
          <w:tab w:val="left" w:pos="2520"/>
        </w:tabs>
        <w:rPr>
          <w:rFonts w:ascii="Times New Roman" w:hAnsi="Times New Roman" w:cs="Times New Roman"/>
          <w:b/>
          <w:sz w:val="28"/>
        </w:rPr>
      </w:pPr>
      <w:r w:rsidRPr="008F54E8">
        <w:rPr>
          <w:rFonts w:ascii="Times New Roman" w:hAnsi="Times New Roman" w:cs="Times New Roman"/>
          <w:b/>
          <w:sz w:val="28"/>
        </w:rPr>
        <w:t>References</w:t>
      </w:r>
    </w:p>
    <w:p w14:paraId="4380DA66" w14:textId="1FC31C17" w:rsidR="00827966" w:rsidRPr="008F54E8" w:rsidRDefault="00827966" w:rsidP="00827966">
      <w:pPr>
        <w:spacing w:after="120"/>
        <w:ind w:left="360" w:hanging="360"/>
        <w:jc w:val="both"/>
        <w:rPr>
          <w:rFonts w:ascii="Times New Roman" w:hAnsi="Times New Roman" w:cs="Times New Roman"/>
          <w:noProof/>
        </w:rPr>
      </w:pPr>
      <w:r w:rsidRPr="008F54E8">
        <w:rPr>
          <w:rFonts w:ascii="Times New Roman" w:hAnsi="Times New Roman" w:cs="Times New Roman"/>
        </w:rPr>
        <w:fldChar w:fldCharType="begin"/>
      </w:r>
      <w:r w:rsidRPr="008F54E8">
        <w:rPr>
          <w:rFonts w:ascii="Times New Roman" w:hAnsi="Times New Roman" w:cs="Times New Roman"/>
        </w:rPr>
        <w:instrText xml:space="preserve"> ADDIN EN.REFLIST </w:instrText>
      </w:r>
      <w:r w:rsidRPr="008F54E8">
        <w:rPr>
          <w:rFonts w:ascii="Times New Roman" w:hAnsi="Times New Roman" w:cs="Times New Roman"/>
        </w:rPr>
        <w:fldChar w:fldCharType="separate"/>
      </w:r>
      <w:r w:rsidRPr="008F54E8">
        <w:rPr>
          <w:rFonts w:ascii="Times New Roman" w:hAnsi="Times New Roman" w:cs="Times New Roman"/>
          <w:noProof/>
        </w:rPr>
        <w:t xml:space="preserve">Crank, J. (1975), </w:t>
      </w:r>
      <w:r w:rsidRPr="008F54E8">
        <w:rPr>
          <w:rFonts w:ascii="Times New Roman" w:hAnsi="Times New Roman" w:cs="Times New Roman"/>
          <w:i/>
          <w:noProof/>
        </w:rPr>
        <w:t>The mathematics of diffusion</w:t>
      </w:r>
      <w:r w:rsidRPr="008F54E8">
        <w:rPr>
          <w:rFonts w:ascii="Times New Roman" w:hAnsi="Times New Roman" w:cs="Times New Roman"/>
          <w:noProof/>
        </w:rPr>
        <w:t>, 2d ed., viii, 414 p. pp., Clarendon Press, Oxford, Eng.</w:t>
      </w:r>
    </w:p>
    <w:p w14:paraId="41475A24" w14:textId="77777777" w:rsidR="00827966" w:rsidRPr="008F54E8" w:rsidRDefault="00827966" w:rsidP="00827966">
      <w:pPr>
        <w:spacing w:after="120"/>
        <w:ind w:left="360" w:hanging="360"/>
        <w:jc w:val="both"/>
        <w:rPr>
          <w:rFonts w:ascii="Times New Roman" w:hAnsi="Times New Roman" w:cs="Times New Roman"/>
          <w:noProof/>
        </w:rPr>
      </w:pPr>
      <w:r w:rsidRPr="008F54E8">
        <w:rPr>
          <w:rFonts w:ascii="Times New Roman" w:hAnsi="Times New Roman" w:cs="Times New Roman"/>
          <w:noProof/>
        </w:rPr>
        <w:t xml:space="preserve">de Graaf, I. E. M., E. H. Sutanudjaja, L. P. H. van Beek, and M. F. P. Bierkens (2015), A high-resolution global-scale groundwater model, </w:t>
      </w:r>
      <w:r w:rsidRPr="008F54E8">
        <w:rPr>
          <w:rFonts w:ascii="Times New Roman" w:hAnsi="Times New Roman" w:cs="Times New Roman"/>
          <w:i/>
          <w:noProof/>
        </w:rPr>
        <w:t>Hydrology and Earth System Sciences</w:t>
      </w:r>
      <w:r w:rsidRPr="008F54E8">
        <w:rPr>
          <w:rFonts w:ascii="Times New Roman" w:hAnsi="Times New Roman" w:cs="Times New Roman"/>
          <w:noProof/>
        </w:rPr>
        <w:t xml:space="preserve">, </w:t>
      </w:r>
      <w:r w:rsidRPr="008F54E8">
        <w:rPr>
          <w:rFonts w:ascii="Times New Roman" w:hAnsi="Times New Roman" w:cs="Times New Roman"/>
          <w:i/>
          <w:noProof/>
        </w:rPr>
        <w:t>19</w:t>
      </w:r>
      <w:r w:rsidRPr="008F54E8">
        <w:rPr>
          <w:rFonts w:ascii="Times New Roman" w:hAnsi="Times New Roman" w:cs="Times New Roman"/>
          <w:noProof/>
        </w:rPr>
        <w:t>(2), 823-837.</w:t>
      </w:r>
    </w:p>
    <w:p w14:paraId="6959DDCF" w14:textId="77777777" w:rsidR="00827966" w:rsidRPr="008F54E8" w:rsidRDefault="00827966" w:rsidP="00827966">
      <w:pPr>
        <w:spacing w:after="120"/>
        <w:ind w:left="360" w:hanging="360"/>
        <w:jc w:val="both"/>
        <w:rPr>
          <w:rFonts w:ascii="Times New Roman" w:hAnsi="Times New Roman" w:cs="Times New Roman"/>
          <w:noProof/>
        </w:rPr>
      </w:pPr>
      <w:r w:rsidRPr="008F54E8">
        <w:rPr>
          <w:rFonts w:ascii="Times New Roman" w:hAnsi="Times New Roman" w:cs="Times New Roman"/>
          <w:noProof/>
        </w:rPr>
        <w:t xml:space="preserve">de Graaf, I. E. M., R. L. P. H. van Beek, T. Gleeson, N. Moosdorf, O. Schmitz, E. H. Sutanudjaja, and M. F. P. Bierkens (2017), A global-scale two-layer transient groundwater model: Development and application to groundwater depletion, </w:t>
      </w:r>
      <w:r w:rsidRPr="008F54E8">
        <w:rPr>
          <w:rFonts w:ascii="Times New Roman" w:hAnsi="Times New Roman" w:cs="Times New Roman"/>
          <w:i/>
          <w:noProof/>
        </w:rPr>
        <w:t>Advances in Water Resources</w:t>
      </w:r>
      <w:r w:rsidRPr="008F54E8">
        <w:rPr>
          <w:rFonts w:ascii="Times New Roman" w:hAnsi="Times New Roman" w:cs="Times New Roman"/>
          <w:noProof/>
        </w:rPr>
        <w:t xml:space="preserve">, </w:t>
      </w:r>
      <w:r w:rsidRPr="008F54E8">
        <w:rPr>
          <w:rFonts w:ascii="Times New Roman" w:hAnsi="Times New Roman" w:cs="Times New Roman"/>
          <w:i/>
          <w:noProof/>
        </w:rPr>
        <w:t>102</w:t>
      </w:r>
      <w:r w:rsidRPr="008F54E8">
        <w:rPr>
          <w:rFonts w:ascii="Times New Roman" w:hAnsi="Times New Roman" w:cs="Times New Roman"/>
          <w:noProof/>
        </w:rPr>
        <w:t>, 53-67.</w:t>
      </w:r>
    </w:p>
    <w:p w14:paraId="379F3A06" w14:textId="3749B9F1" w:rsidR="00827966" w:rsidRPr="008F54E8" w:rsidRDefault="00827966" w:rsidP="00827966">
      <w:pPr>
        <w:spacing w:after="120"/>
        <w:ind w:left="360" w:hanging="360"/>
        <w:jc w:val="both"/>
        <w:rPr>
          <w:rFonts w:ascii="Times New Roman" w:hAnsi="Times New Roman" w:cs="Times New Roman"/>
          <w:noProof/>
        </w:rPr>
      </w:pPr>
      <w:r w:rsidRPr="008F54E8">
        <w:rPr>
          <w:rFonts w:ascii="Times New Roman" w:hAnsi="Times New Roman" w:cs="Times New Roman"/>
          <w:noProof/>
        </w:rPr>
        <w:t xml:space="preserve">Dingman, S. L. (2002), </w:t>
      </w:r>
      <w:r w:rsidRPr="008F54E8">
        <w:rPr>
          <w:rFonts w:ascii="Times New Roman" w:hAnsi="Times New Roman" w:cs="Times New Roman"/>
          <w:i/>
          <w:noProof/>
        </w:rPr>
        <w:t>Physical hydrology</w:t>
      </w:r>
      <w:r w:rsidRPr="008F54E8">
        <w:rPr>
          <w:rFonts w:ascii="Times New Roman" w:hAnsi="Times New Roman" w:cs="Times New Roman"/>
          <w:noProof/>
        </w:rPr>
        <w:t>, 2nd ed., x, 646 p. pp., Prentice Hall, Upper Saddle River, N.J.</w:t>
      </w:r>
    </w:p>
    <w:p w14:paraId="7281BA44" w14:textId="158E7088" w:rsidR="00827966" w:rsidRPr="008F54E8" w:rsidRDefault="00827966" w:rsidP="00827966">
      <w:pPr>
        <w:spacing w:after="120"/>
        <w:ind w:left="360" w:hanging="360"/>
        <w:jc w:val="both"/>
        <w:rPr>
          <w:rFonts w:ascii="Times New Roman" w:hAnsi="Times New Roman" w:cs="Times New Roman"/>
          <w:noProof/>
        </w:rPr>
      </w:pPr>
      <w:bookmarkStart w:id="334" w:name="_ENREF_5"/>
      <w:r w:rsidRPr="008F54E8">
        <w:rPr>
          <w:rFonts w:ascii="Times New Roman" w:hAnsi="Times New Roman" w:cs="Times New Roman"/>
          <w:noProof/>
        </w:rPr>
        <w:lastRenderedPageBreak/>
        <w:t xml:space="preserve">Fan, Y., G. Miguez-Macho, C. P. Weaver, R. Walko, and A. Robock (2007), Incorporating water table dynamics in climate modeling: 1. Water table observations and equilibrium water table simulations, </w:t>
      </w:r>
      <w:r w:rsidRPr="008F54E8">
        <w:rPr>
          <w:rFonts w:ascii="Times New Roman" w:hAnsi="Times New Roman" w:cs="Times New Roman"/>
          <w:i/>
          <w:noProof/>
        </w:rPr>
        <w:t>Journal of Geophysical Research-Atmospheres</w:t>
      </w:r>
      <w:r w:rsidRPr="008F54E8">
        <w:rPr>
          <w:rFonts w:ascii="Times New Roman" w:hAnsi="Times New Roman" w:cs="Times New Roman"/>
          <w:noProof/>
        </w:rPr>
        <w:t xml:space="preserve">, </w:t>
      </w:r>
      <w:r w:rsidRPr="008F54E8">
        <w:rPr>
          <w:rFonts w:ascii="Times New Roman" w:hAnsi="Times New Roman" w:cs="Times New Roman"/>
          <w:i/>
          <w:noProof/>
        </w:rPr>
        <w:t>112</w:t>
      </w:r>
      <w:r w:rsidRPr="008F54E8">
        <w:rPr>
          <w:rFonts w:ascii="Times New Roman" w:hAnsi="Times New Roman" w:cs="Times New Roman"/>
          <w:noProof/>
        </w:rPr>
        <w:t>(D10).</w:t>
      </w:r>
      <w:bookmarkEnd w:id="334"/>
    </w:p>
    <w:p w14:paraId="75D3A47B" w14:textId="1BB9CDBB" w:rsidR="00827966" w:rsidRPr="008F54E8" w:rsidRDefault="00827966" w:rsidP="00827966">
      <w:pPr>
        <w:spacing w:after="120"/>
        <w:ind w:left="360" w:hanging="360"/>
        <w:jc w:val="both"/>
        <w:rPr>
          <w:rFonts w:ascii="Times New Roman" w:hAnsi="Times New Roman" w:cs="Times New Roman"/>
          <w:noProof/>
        </w:rPr>
      </w:pPr>
      <w:bookmarkStart w:id="335" w:name="_ENREF_6"/>
      <w:r w:rsidRPr="008F54E8">
        <w:rPr>
          <w:rFonts w:ascii="Times New Roman" w:hAnsi="Times New Roman" w:cs="Times New Roman"/>
          <w:noProof/>
        </w:rPr>
        <w:t xml:space="preserve">Harbaugh, A. W. (2005), MODFLOW‐2005, the U.S. Geological Survey modular groundwater model—The ground‐water flow process, </w:t>
      </w:r>
      <w:r w:rsidRPr="008F54E8">
        <w:rPr>
          <w:rFonts w:ascii="Times New Roman" w:hAnsi="Times New Roman" w:cs="Times New Roman"/>
          <w:i/>
          <w:noProof/>
        </w:rPr>
        <w:t>Report Rep.</w:t>
      </w:r>
      <w:r w:rsidRPr="008F54E8">
        <w:rPr>
          <w:rFonts w:ascii="Times New Roman" w:hAnsi="Times New Roman" w:cs="Times New Roman"/>
          <w:noProof/>
        </w:rPr>
        <w:t>, 253 pp, USGS, Reston, VA.</w:t>
      </w:r>
      <w:bookmarkEnd w:id="335"/>
    </w:p>
    <w:p w14:paraId="535A0489" w14:textId="0CE25D47" w:rsidR="00827966" w:rsidRPr="008F54E8" w:rsidRDefault="00827966" w:rsidP="00827966">
      <w:pPr>
        <w:spacing w:after="120"/>
        <w:ind w:left="360" w:hanging="360"/>
        <w:jc w:val="both"/>
        <w:rPr>
          <w:rFonts w:ascii="Times New Roman" w:hAnsi="Times New Roman" w:cs="Times New Roman"/>
          <w:noProof/>
        </w:rPr>
      </w:pPr>
      <w:bookmarkStart w:id="336" w:name="_ENREF_7"/>
      <w:r w:rsidRPr="008F54E8">
        <w:rPr>
          <w:rFonts w:ascii="Times New Roman" w:hAnsi="Times New Roman" w:cs="Times New Roman"/>
          <w:noProof/>
        </w:rPr>
        <w:t xml:space="preserve">Harbaugh, A. W., E. R. Banta, M. C. Hill, and M. G. McDonald (2000), MODFLOW-2000, The U.S. Geological Survey Modular Ground-Water Model - User Guide to Modularization Concepts and the Ground-Water Flow Process, </w:t>
      </w:r>
      <w:r w:rsidRPr="008F54E8">
        <w:rPr>
          <w:rFonts w:ascii="Times New Roman" w:hAnsi="Times New Roman" w:cs="Times New Roman"/>
          <w:i/>
          <w:noProof/>
        </w:rPr>
        <w:t>Report Rep. 2000-92</w:t>
      </w:r>
      <w:r w:rsidRPr="008F54E8">
        <w:rPr>
          <w:rFonts w:ascii="Times New Roman" w:hAnsi="Times New Roman" w:cs="Times New Roman"/>
          <w:noProof/>
        </w:rPr>
        <w:t>.</w:t>
      </w:r>
      <w:bookmarkEnd w:id="336"/>
    </w:p>
    <w:p w14:paraId="3F6CCD5E" w14:textId="63999366" w:rsidR="00827966" w:rsidRPr="008F54E8" w:rsidRDefault="00827966" w:rsidP="00827966">
      <w:pPr>
        <w:spacing w:after="120"/>
        <w:ind w:left="360" w:hanging="360"/>
        <w:jc w:val="both"/>
        <w:rPr>
          <w:rFonts w:ascii="Times New Roman" w:hAnsi="Times New Roman" w:cs="Times New Roman"/>
          <w:noProof/>
        </w:rPr>
      </w:pPr>
      <w:bookmarkStart w:id="337" w:name="_ENREF_8"/>
      <w:r w:rsidRPr="008F54E8">
        <w:rPr>
          <w:rFonts w:ascii="Times New Roman" w:hAnsi="Times New Roman" w:cs="Times New Roman"/>
          <w:noProof/>
        </w:rPr>
        <w:t xml:space="preserve">Hartmann, J., and N. Moosdorf (2012), The new global lithological map database GLiM: A representation of rock properties at the Earth surface, </w:t>
      </w:r>
      <w:r w:rsidRPr="008F54E8">
        <w:rPr>
          <w:rFonts w:ascii="Times New Roman" w:hAnsi="Times New Roman" w:cs="Times New Roman"/>
          <w:i/>
          <w:noProof/>
        </w:rPr>
        <w:t>Geochem. Geophys. Geosys.</w:t>
      </w:r>
      <w:r w:rsidRPr="008F54E8">
        <w:rPr>
          <w:rFonts w:ascii="Times New Roman" w:hAnsi="Times New Roman" w:cs="Times New Roman"/>
          <w:noProof/>
        </w:rPr>
        <w:t xml:space="preserve">, </w:t>
      </w:r>
      <w:r w:rsidRPr="008F54E8">
        <w:rPr>
          <w:rFonts w:ascii="Times New Roman" w:hAnsi="Times New Roman" w:cs="Times New Roman"/>
          <w:i/>
          <w:noProof/>
        </w:rPr>
        <w:t>13</w:t>
      </w:r>
      <w:r w:rsidRPr="008F54E8">
        <w:rPr>
          <w:rFonts w:ascii="Times New Roman" w:hAnsi="Times New Roman" w:cs="Times New Roman"/>
          <w:noProof/>
        </w:rPr>
        <w:t>(12).</w:t>
      </w:r>
      <w:bookmarkEnd w:id="337"/>
    </w:p>
    <w:p w14:paraId="4C0F6192" w14:textId="3598AA4D" w:rsidR="00827966" w:rsidRPr="008F54E8" w:rsidRDefault="00827966" w:rsidP="00827966">
      <w:pPr>
        <w:spacing w:after="120"/>
        <w:ind w:left="360" w:hanging="360"/>
        <w:jc w:val="both"/>
        <w:rPr>
          <w:rFonts w:ascii="Times New Roman" w:hAnsi="Times New Roman" w:cs="Times New Roman"/>
          <w:noProof/>
        </w:rPr>
      </w:pPr>
      <w:bookmarkStart w:id="338" w:name="_ENREF_9"/>
      <w:r w:rsidRPr="008F54E8">
        <w:rPr>
          <w:rFonts w:ascii="Times New Roman" w:hAnsi="Times New Roman" w:cs="Times New Roman"/>
          <w:noProof/>
        </w:rPr>
        <w:t xml:space="preserve">Hughes, J. D., and J. T. White (2013), Use of General Purpose Graphics Processing Units with MODFLOW, </w:t>
      </w:r>
      <w:r w:rsidRPr="008F54E8">
        <w:rPr>
          <w:rFonts w:ascii="Times New Roman" w:hAnsi="Times New Roman" w:cs="Times New Roman"/>
          <w:i/>
          <w:noProof/>
        </w:rPr>
        <w:t>Groundwater</w:t>
      </w:r>
      <w:r w:rsidRPr="008F54E8">
        <w:rPr>
          <w:rFonts w:ascii="Times New Roman" w:hAnsi="Times New Roman" w:cs="Times New Roman"/>
          <w:noProof/>
        </w:rPr>
        <w:t xml:space="preserve">, </w:t>
      </w:r>
      <w:r w:rsidRPr="008F54E8">
        <w:rPr>
          <w:rFonts w:ascii="Times New Roman" w:hAnsi="Times New Roman" w:cs="Times New Roman"/>
          <w:i/>
          <w:noProof/>
        </w:rPr>
        <w:t>51</w:t>
      </w:r>
      <w:r w:rsidRPr="008F54E8">
        <w:rPr>
          <w:rFonts w:ascii="Times New Roman" w:hAnsi="Times New Roman" w:cs="Times New Roman"/>
          <w:noProof/>
        </w:rPr>
        <w:t>(6), 833-846.</w:t>
      </w:r>
      <w:bookmarkEnd w:id="338"/>
    </w:p>
    <w:p w14:paraId="051EF064" w14:textId="380A3648" w:rsidR="00827966" w:rsidRPr="008F54E8" w:rsidRDefault="00827966" w:rsidP="00827966">
      <w:pPr>
        <w:spacing w:after="120"/>
        <w:ind w:left="360" w:hanging="360"/>
        <w:jc w:val="both"/>
        <w:rPr>
          <w:rFonts w:ascii="Times New Roman" w:hAnsi="Times New Roman" w:cs="Times New Roman"/>
          <w:noProof/>
        </w:rPr>
      </w:pPr>
      <w:bookmarkStart w:id="339" w:name="_ENREF_10"/>
      <w:r w:rsidRPr="008F54E8">
        <w:rPr>
          <w:rFonts w:ascii="Times New Roman" w:hAnsi="Times New Roman" w:cs="Times New Roman"/>
          <w:noProof/>
        </w:rPr>
        <w:t xml:space="preserve">Ingebritsen, S. E., and C. E. Manning (1999), Geological implications of a permeability-depth curve for the continental crust, </w:t>
      </w:r>
      <w:r w:rsidRPr="008F54E8">
        <w:rPr>
          <w:rFonts w:ascii="Times New Roman" w:hAnsi="Times New Roman" w:cs="Times New Roman"/>
          <w:i/>
          <w:noProof/>
        </w:rPr>
        <w:t>Geology</w:t>
      </w:r>
      <w:r w:rsidRPr="008F54E8">
        <w:rPr>
          <w:rFonts w:ascii="Times New Roman" w:hAnsi="Times New Roman" w:cs="Times New Roman"/>
          <w:noProof/>
        </w:rPr>
        <w:t xml:space="preserve">, </w:t>
      </w:r>
      <w:r w:rsidRPr="008F54E8">
        <w:rPr>
          <w:rFonts w:ascii="Times New Roman" w:hAnsi="Times New Roman" w:cs="Times New Roman"/>
          <w:i/>
          <w:noProof/>
        </w:rPr>
        <w:t>27</w:t>
      </w:r>
      <w:r w:rsidRPr="008F54E8">
        <w:rPr>
          <w:rFonts w:ascii="Times New Roman" w:hAnsi="Times New Roman" w:cs="Times New Roman"/>
          <w:noProof/>
        </w:rPr>
        <w:t>(12), 1107-1110.</w:t>
      </w:r>
      <w:bookmarkEnd w:id="339"/>
    </w:p>
    <w:p w14:paraId="0EF8D159" w14:textId="19E32520" w:rsidR="00827966" w:rsidRPr="008F54E8" w:rsidRDefault="00827966" w:rsidP="00827966">
      <w:pPr>
        <w:spacing w:after="120"/>
        <w:ind w:left="360" w:hanging="360"/>
        <w:jc w:val="both"/>
        <w:rPr>
          <w:rFonts w:ascii="Times New Roman" w:hAnsi="Times New Roman" w:cs="Times New Roman"/>
          <w:noProof/>
        </w:rPr>
      </w:pPr>
      <w:bookmarkStart w:id="340" w:name="_ENREF_11"/>
      <w:r w:rsidRPr="008F54E8">
        <w:rPr>
          <w:rFonts w:ascii="Times New Roman" w:hAnsi="Times New Roman" w:cs="Times New Roman"/>
          <w:noProof/>
        </w:rPr>
        <w:t xml:space="preserve">Langevin, C. D., J. D. Hughes, E. R. Banta, R. G. Niswonger, S. Panday, and A. M. Provost (2017), Documentation for the MODFLOW 6 Groundwater Flow Model, </w:t>
      </w:r>
      <w:r w:rsidRPr="008F54E8">
        <w:rPr>
          <w:rFonts w:ascii="Times New Roman" w:hAnsi="Times New Roman" w:cs="Times New Roman"/>
          <w:i/>
          <w:noProof/>
        </w:rPr>
        <w:t>Report Rep. 6-A55</w:t>
      </w:r>
      <w:r w:rsidRPr="008F54E8">
        <w:rPr>
          <w:rFonts w:ascii="Times New Roman" w:hAnsi="Times New Roman" w:cs="Times New Roman"/>
          <w:noProof/>
        </w:rPr>
        <w:t>, Reston, VA.</w:t>
      </w:r>
      <w:bookmarkEnd w:id="340"/>
    </w:p>
    <w:p w14:paraId="7A83EC77" w14:textId="1028F39F" w:rsidR="00827966" w:rsidRPr="008F54E8" w:rsidRDefault="00827966" w:rsidP="00827966">
      <w:pPr>
        <w:spacing w:after="120"/>
        <w:ind w:left="360" w:hanging="360"/>
        <w:jc w:val="both"/>
        <w:rPr>
          <w:rFonts w:ascii="Times New Roman" w:hAnsi="Times New Roman" w:cs="Times New Roman"/>
          <w:noProof/>
        </w:rPr>
      </w:pPr>
      <w:bookmarkStart w:id="341" w:name="_ENREF_12"/>
      <w:r w:rsidRPr="008F54E8">
        <w:rPr>
          <w:rFonts w:ascii="Times New Roman" w:hAnsi="Times New Roman" w:cs="Times New Roman"/>
          <w:noProof/>
        </w:rPr>
        <w:t xml:space="preserve">McDonald, M. G., and A. W. Harbaugh (1988), A modular three-dimensional finite-difference ground-water flow model, </w:t>
      </w:r>
      <w:r w:rsidRPr="008F54E8">
        <w:rPr>
          <w:rFonts w:ascii="Times New Roman" w:hAnsi="Times New Roman" w:cs="Times New Roman"/>
          <w:i/>
          <w:noProof/>
        </w:rPr>
        <w:t>Report Rep. 06-A1</w:t>
      </w:r>
      <w:r w:rsidRPr="008F54E8">
        <w:rPr>
          <w:rFonts w:ascii="Times New Roman" w:hAnsi="Times New Roman" w:cs="Times New Roman"/>
          <w:noProof/>
        </w:rPr>
        <w:t>.</w:t>
      </w:r>
      <w:bookmarkEnd w:id="341"/>
    </w:p>
    <w:p w14:paraId="321386B8" w14:textId="653D0453" w:rsidR="00827966" w:rsidRPr="008F54E8" w:rsidRDefault="00827966" w:rsidP="00827966">
      <w:pPr>
        <w:spacing w:after="120"/>
        <w:ind w:left="360" w:hanging="360"/>
        <w:jc w:val="both"/>
        <w:rPr>
          <w:rFonts w:ascii="Times New Roman" w:hAnsi="Times New Roman" w:cs="Times New Roman"/>
          <w:noProof/>
        </w:rPr>
      </w:pPr>
      <w:bookmarkStart w:id="342" w:name="_ENREF_13"/>
      <w:r w:rsidRPr="008F54E8">
        <w:rPr>
          <w:rFonts w:ascii="Times New Roman" w:hAnsi="Times New Roman" w:cs="Times New Roman"/>
          <w:noProof/>
        </w:rPr>
        <w:t xml:space="preserve">Miguez-Macho, G., Y. Fan, C. P. Weaver, R. Walko, and A. Robock (2007), Incorporating water table dynamics in climate modeling: 2. Formulation, validation, and soil moisture simulation, </w:t>
      </w:r>
      <w:r w:rsidRPr="008F54E8">
        <w:rPr>
          <w:rFonts w:ascii="Times New Roman" w:hAnsi="Times New Roman" w:cs="Times New Roman"/>
          <w:i/>
          <w:noProof/>
        </w:rPr>
        <w:t>Journal of Geophysical Research-Atmospheres</w:t>
      </w:r>
      <w:r w:rsidRPr="008F54E8">
        <w:rPr>
          <w:rFonts w:ascii="Times New Roman" w:hAnsi="Times New Roman" w:cs="Times New Roman"/>
          <w:noProof/>
        </w:rPr>
        <w:t xml:space="preserve">, </w:t>
      </w:r>
      <w:r w:rsidRPr="008F54E8">
        <w:rPr>
          <w:rFonts w:ascii="Times New Roman" w:hAnsi="Times New Roman" w:cs="Times New Roman"/>
          <w:i/>
          <w:noProof/>
        </w:rPr>
        <w:t>112</w:t>
      </w:r>
      <w:r w:rsidRPr="008F54E8">
        <w:rPr>
          <w:rFonts w:ascii="Times New Roman" w:hAnsi="Times New Roman" w:cs="Times New Roman"/>
          <w:noProof/>
        </w:rPr>
        <w:t>(D13).</w:t>
      </w:r>
      <w:bookmarkEnd w:id="342"/>
    </w:p>
    <w:p w14:paraId="3224137E" w14:textId="5025D20D" w:rsidR="00827966" w:rsidRPr="008F54E8" w:rsidRDefault="00827966" w:rsidP="00827966">
      <w:pPr>
        <w:spacing w:after="120"/>
        <w:ind w:left="360" w:hanging="360"/>
        <w:jc w:val="both"/>
        <w:rPr>
          <w:rFonts w:ascii="Times New Roman" w:hAnsi="Times New Roman" w:cs="Times New Roman"/>
          <w:noProof/>
        </w:rPr>
      </w:pPr>
      <w:bookmarkStart w:id="343" w:name="_ENREF_14"/>
      <w:r w:rsidRPr="008F54E8">
        <w:rPr>
          <w:rFonts w:ascii="Times New Roman" w:hAnsi="Times New Roman" w:cs="Times New Roman"/>
          <w:noProof/>
        </w:rPr>
        <w:t xml:space="preserve">Niswonger, R. G., S. Panday, and M. Ibaraki (2011), MODFLOW-NWT, A Newton formulation for MODFLOW-2005, </w:t>
      </w:r>
      <w:r w:rsidRPr="008F54E8">
        <w:rPr>
          <w:rFonts w:ascii="Times New Roman" w:hAnsi="Times New Roman" w:cs="Times New Roman"/>
          <w:i/>
          <w:noProof/>
        </w:rPr>
        <w:t>Report Rep. 6-A37</w:t>
      </w:r>
      <w:r w:rsidRPr="008F54E8">
        <w:rPr>
          <w:rFonts w:ascii="Times New Roman" w:hAnsi="Times New Roman" w:cs="Times New Roman"/>
          <w:noProof/>
        </w:rPr>
        <w:t>, 44 pp, USGS.</w:t>
      </w:r>
      <w:bookmarkEnd w:id="343"/>
    </w:p>
    <w:p w14:paraId="2D0C89AA" w14:textId="2205A0FC" w:rsidR="00827966" w:rsidRPr="008F54E8" w:rsidRDefault="00827966" w:rsidP="00827966">
      <w:pPr>
        <w:spacing w:after="120"/>
        <w:ind w:left="360" w:hanging="360"/>
        <w:jc w:val="both"/>
        <w:rPr>
          <w:rFonts w:ascii="Times New Roman" w:hAnsi="Times New Roman" w:cs="Times New Roman"/>
          <w:noProof/>
        </w:rPr>
      </w:pPr>
      <w:bookmarkStart w:id="344" w:name="_ENREF_15"/>
      <w:r w:rsidRPr="008F54E8">
        <w:rPr>
          <w:rFonts w:ascii="Times New Roman" w:hAnsi="Times New Roman" w:cs="Times New Roman"/>
          <w:noProof/>
        </w:rPr>
        <w:t xml:space="preserve">Schwanghart, W., and D. Scherler (2014), Short Communication: TopoToolbox 2-MATLAB-based software for topographic analysis and modeling in Earth surface sciences, </w:t>
      </w:r>
      <w:r w:rsidRPr="008F54E8">
        <w:rPr>
          <w:rFonts w:ascii="Times New Roman" w:hAnsi="Times New Roman" w:cs="Times New Roman"/>
          <w:i/>
          <w:noProof/>
        </w:rPr>
        <w:t>Earth Surface Dynamics</w:t>
      </w:r>
      <w:r w:rsidRPr="008F54E8">
        <w:rPr>
          <w:rFonts w:ascii="Times New Roman" w:hAnsi="Times New Roman" w:cs="Times New Roman"/>
          <w:noProof/>
        </w:rPr>
        <w:t xml:space="preserve">, </w:t>
      </w:r>
      <w:r w:rsidRPr="008F54E8">
        <w:rPr>
          <w:rFonts w:ascii="Times New Roman" w:hAnsi="Times New Roman" w:cs="Times New Roman"/>
          <w:i/>
          <w:noProof/>
        </w:rPr>
        <w:t>2</w:t>
      </w:r>
      <w:r w:rsidRPr="008F54E8">
        <w:rPr>
          <w:rFonts w:ascii="Times New Roman" w:hAnsi="Times New Roman" w:cs="Times New Roman"/>
          <w:noProof/>
        </w:rPr>
        <w:t>(1), 1-7.</w:t>
      </w:r>
      <w:bookmarkEnd w:id="344"/>
    </w:p>
    <w:p w14:paraId="5509FDC6" w14:textId="2B7E06CE" w:rsidR="00827966" w:rsidRPr="008F54E8" w:rsidRDefault="00827966" w:rsidP="00827966">
      <w:pPr>
        <w:spacing w:after="120"/>
        <w:ind w:left="360" w:hanging="360"/>
        <w:jc w:val="both"/>
        <w:rPr>
          <w:rFonts w:ascii="Times New Roman" w:hAnsi="Times New Roman" w:cs="Times New Roman"/>
          <w:noProof/>
        </w:rPr>
      </w:pPr>
      <w:bookmarkStart w:id="345" w:name="_ENREF_16"/>
      <w:r w:rsidRPr="008F54E8">
        <w:rPr>
          <w:rFonts w:ascii="Times New Roman" w:hAnsi="Times New Roman" w:cs="Times New Roman"/>
          <w:noProof/>
        </w:rPr>
        <w:t xml:space="preserve">Schwanghart, W., and D. Scherler (2017), Bumps in river profiles: uncertainty assessment and smoothing using quantile regression techniques, </w:t>
      </w:r>
      <w:r w:rsidRPr="008F54E8">
        <w:rPr>
          <w:rFonts w:ascii="Times New Roman" w:hAnsi="Times New Roman" w:cs="Times New Roman"/>
          <w:i/>
          <w:noProof/>
        </w:rPr>
        <w:t>Earth Surface Dynamics</w:t>
      </w:r>
      <w:r w:rsidRPr="008F54E8">
        <w:rPr>
          <w:rFonts w:ascii="Times New Roman" w:hAnsi="Times New Roman" w:cs="Times New Roman"/>
          <w:noProof/>
        </w:rPr>
        <w:t xml:space="preserve">, </w:t>
      </w:r>
      <w:r w:rsidRPr="008F54E8">
        <w:rPr>
          <w:rFonts w:ascii="Times New Roman" w:hAnsi="Times New Roman" w:cs="Times New Roman"/>
          <w:i/>
          <w:noProof/>
        </w:rPr>
        <w:t>5</w:t>
      </w:r>
      <w:r w:rsidRPr="008F54E8">
        <w:rPr>
          <w:rFonts w:ascii="Times New Roman" w:hAnsi="Times New Roman" w:cs="Times New Roman"/>
          <w:noProof/>
        </w:rPr>
        <w:t>(4), 821-839.</w:t>
      </w:r>
      <w:bookmarkEnd w:id="345"/>
    </w:p>
    <w:p w14:paraId="7B59658D" w14:textId="1CD7D13F" w:rsidR="00827966" w:rsidRPr="008F54E8" w:rsidRDefault="00827966" w:rsidP="00827966">
      <w:pPr>
        <w:jc w:val="both"/>
        <w:rPr>
          <w:rFonts w:ascii="Times New Roman" w:hAnsi="Times New Roman" w:cs="Times New Roman"/>
          <w:noProof/>
        </w:rPr>
      </w:pPr>
    </w:p>
    <w:p w14:paraId="2F99BD26" w14:textId="77777777" w:rsidR="00827966" w:rsidRPr="008F54E8" w:rsidRDefault="00827966" w:rsidP="00827966">
      <w:pPr>
        <w:tabs>
          <w:tab w:val="left" w:pos="2520"/>
        </w:tabs>
        <w:rPr>
          <w:rFonts w:ascii="Times New Roman" w:hAnsi="Times New Roman" w:cs="Times New Roman"/>
        </w:rPr>
      </w:pPr>
      <w:r w:rsidRPr="008F54E8">
        <w:rPr>
          <w:rFonts w:ascii="Times New Roman" w:hAnsi="Times New Roman" w:cs="Times New Roman"/>
        </w:rPr>
        <w:fldChar w:fldCharType="end"/>
      </w:r>
    </w:p>
    <w:p w14:paraId="0E5EED5A" w14:textId="77777777" w:rsidR="00DA31E9" w:rsidRPr="008F54E8" w:rsidRDefault="00DA31E9">
      <w:pPr>
        <w:pStyle w:val="Normal1"/>
        <w:rPr>
          <w:rFonts w:ascii="Times New Roman" w:hAnsi="Times New Roman" w:cs="Times New Roman"/>
          <w:b/>
          <w:sz w:val="28"/>
          <w:szCs w:val="28"/>
        </w:rPr>
      </w:pPr>
    </w:p>
    <w:p w14:paraId="061E3B56" w14:textId="450738A3" w:rsidR="00DD7549" w:rsidRPr="004F3A2F" w:rsidRDefault="00757A28" w:rsidP="00571AFC">
      <w:pPr>
        <w:rPr>
          <w:rFonts w:ascii="Times New Roman" w:hAnsi="Times New Roman" w:cs="Times New Roman"/>
          <w:b/>
          <w:sz w:val="28"/>
          <w:szCs w:val="28"/>
        </w:rPr>
      </w:pPr>
      <w:r w:rsidRPr="008F54E8">
        <w:rPr>
          <w:rFonts w:ascii="Times New Roman" w:hAnsi="Times New Roman" w:cs="Times New Roman"/>
          <w:b/>
          <w:sz w:val="28"/>
          <w:szCs w:val="28"/>
        </w:rPr>
        <w:br w:type="page"/>
      </w:r>
      <w:r w:rsidR="007B1975" w:rsidRPr="004F3A2F">
        <w:rPr>
          <w:rFonts w:ascii="Times New Roman" w:hAnsi="Times New Roman" w:cs="Times New Roman"/>
          <w:b/>
          <w:sz w:val="28"/>
          <w:szCs w:val="28"/>
        </w:rPr>
        <w:lastRenderedPageBreak/>
        <w:t xml:space="preserve">10. </w:t>
      </w:r>
      <w:r w:rsidRPr="004F3A2F">
        <w:rPr>
          <w:rFonts w:ascii="Times New Roman" w:hAnsi="Times New Roman" w:cs="Times New Roman"/>
          <w:b/>
          <w:sz w:val="28"/>
          <w:szCs w:val="28"/>
        </w:rPr>
        <w:t>Glacier melt water</w:t>
      </w:r>
    </w:p>
    <w:p w14:paraId="1FA274C6" w14:textId="4FD63571" w:rsidR="00295D4B" w:rsidRPr="004F3A2F" w:rsidRDefault="00295D4B" w:rsidP="00295D4B">
      <w:pPr>
        <w:tabs>
          <w:tab w:val="left" w:pos="3064"/>
        </w:tabs>
        <w:rPr>
          <w:rFonts w:ascii="Times New Roman" w:hAnsi="Times New Roman" w:cs="Times New Roman"/>
        </w:rPr>
      </w:pPr>
      <w:r w:rsidRPr="004F3A2F">
        <w:rPr>
          <w:rFonts w:ascii="Times New Roman" w:hAnsi="Times New Roman" w:cs="Times New Roman"/>
        </w:rPr>
        <w:t>WBM can use output from a glacier dynamics model (e.g., Huss and Hock, 2015; Rounce et al.,</w:t>
      </w:r>
      <w:r w:rsidR="00927DC2">
        <w:rPr>
          <w:rFonts w:ascii="Times New Roman" w:hAnsi="Times New Roman" w:cs="Times New Roman"/>
        </w:rPr>
        <w:t xml:space="preserve"> 2020</w:t>
      </w:r>
      <w:r w:rsidRPr="004F3A2F">
        <w:rPr>
          <w:rFonts w:ascii="Times New Roman" w:hAnsi="Times New Roman" w:cs="Times New Roman"/>
        </w:rPr>
        <w:t>) as an input to WBM. The glacier dynamics model simulates glacier mass balance for all glaciers in the global Randolf Glacier Inventory (</w:t>
      </w:r>
      <w:r w:rsidRPr="004F3A2F">
        <w:rPr>
          <w:rFonts w:ascii="Times New Roman" w:eastAsia="Times New Roman" w:hAnsi="Times New Roman" w:cs="Times New Roman"/>
        </w:rPr>
        <w:t>RGI Consortium, 2014</w:t>
      </w:r>
      <w:r w:rsidRPr="004F3A2F">
        <w:rPr>
          <w:rFonts w:ascii="Times New Roman" w:hAnsi="Times New Roman" w:cs="Times New Roman"/>
        </w:rPr>
        <w:t>), and estimates liquid water discharge from each glacier outlet on a monthly basis. We assume daily glacier discharge is constant through each month.</w:t>
      </w:r>
    </w:p>
    <w:p w14:paraId="36668607" w14:textId="77777777" w:rsidR="00295D4B" w:rsidRPr="004F3A2F" w:rsidRDefault="00295D4B" w:rsidP="00295D4B">
      <w:pPr>
        <w:tabs>
          <w:tab w:val="left" w:pos="3064"/>
        </w:tabs>
        <w:rPr>
          <w:rFonts w:ascii="Times New Roman" w:hAnsi="Times New Roman" w:cs="Times New Roman"/>
        </w:rPr>
      </w:pPr>
    </w:p>
    <w:p w14:paraId="627A949F" w14:textId="77777777" w:rsidR="00DF4F08" w:rsidRPr="004F3A2F" w:rsidRDefault="00295D4B" w:rsidP="00295D4B">
      <w:pPr>
        <w:rPr>
          <w:rFonts w:ascii="Times New Roman" w:hAnsi="Times New Roman" w:cs="Times New Roman"/>
        </w:rPr>
      </w:pPr>
      <w:r w:rsidRPr="004F3A2F">
        <w:rPr>
          <w:rFonts w:ascii="Times New Roman" w:hAnsi="Times New Roman" w:cs="Times New Roman"/>
        </w:rPr>
        <w:t>To avoid double-counting precipitation and runoff over the glacier area, each WBM grid cell is assigned a glaciated fraction (0 for non-glacial regions).  Precipitation is reduced linearly by this fraction, thereby reducing runoff and effectively removing the glaciated area from the hydrological simulation. We assume the glacier occupies the highest elevation bands within each grid cel</w:t>
      </w:r>
      <w:r w:rsidR="00BA34C7" w:rsidRPr="004F3A2F">
        <w:rPr>
          <w:rFonts w:ascii="Times New Roman" w:hAnsi="Times New Roman" w:cs="Times New Roman"/>
        </w:rPr>
        <w:t xml:space="preserve">l.  </w:t>
      </w:r>
      <w:r w:rsidRPr="004F3A2F">
        <w:rPr>
          <w:rFonts w:ascii="Times New Roman" w:hAnsi="Times New Roman" w:cs="Times New Roman"/>
        </w:rPr>
        <w:t xml:space="preserve">Each glacier has a single designated outlet location; it is from this location that glacial discharge enters the WBM river system. </w:t>
      </w:r>
      <w:r w:rsidR="00DF4F08" w:rsidRPr="004F3A2F">
        <w:rPr>
          <w:rFonts w:ascii="Times New Roman" w:hAnsi="Times New Roman" w:cs="Times New Roman"/>
        </w:rPr>
        <w:t xml:space="preserve">While a single glacial area may intersect multiple river basins, each glacier discharged to only one basin.  Glacier melt water, either as a single runoff unit or as multiple components (runoff as ice melt vs precipitation) can be tracked in WBM; see section </w:t>
      </w:r>
      <w:r w:rsidR="00DF4F08" w:rsidRPr="004F3A2F">
        <w:rPr>
          <w:rFonts w:ascii="Times New Roman" w:hAnsi="Times New Roman" w:cs="Times New Roman"/>
          <w:b/>
          <w:bCs/>
        </w:rPr>
        <w:t>Primary Component Tracking</w:t>
      </w:r>
      <w:r w:rsidR="00DF4F08" w:rsidRPr="004F3A2F">
        <w:rPr>
          <w:rFonts w:ascii="Times New Roman" w:hAnsi="Times New Roman" w:cs="Times New Roman"/>
        </w:rPr>
        <w:t xml:space="preserve"> below.</w:t>
      </w:r>
    </w:p>
    <w:p w14:paraId="267614D1" w14:textId="77777777" w:rsidR="00DF4F08" w:rsidRPr="004F3A2F" w:rsidRDefault="00DF4F08" w:rsidP="00295D4B">
      <w:pPr>
        <w:rPr>
          <w:rFonts w:ascii="Times New Roman" w:hAnsi="Times New Roman" w:cs="Times New Roman"/>
        </w:rPr>
      </w:pPr>
    </w:p>
    <w:p w14:paraId="4C7E9E5D" w14:textId="77777777" w:rsidR="00DF4F08" w:rsidRPr="004F3A2F" w:rsidRDefault="00DF4F08" w:rsidP="00295D4B">
      <w:pPr>
        <w:rPr>
          <w:rFonts w:ascii="Times New Roman" w:hAnsi="Times New Roman" w:cs="Times New Roman"/>
        </w:rPr>
      </w:pPr>
      <w:r w:rsidRPr="004F3A2F">
        <w:rPr>
          <w:rFonts w:ascii="Times New Roman" w:hAnsi="Times New Roman" w:cs="Times New Roman"/>
        </w:rPr>
        <w:t>If the glacier simulations provide a time series of glaciated area, WBM has a pre-processing tool that rasterizes this changing glacier area, allowing WBM to allocate land within each grid cell to glaciated vs non-glaciated fractions dynamically over time.</w:t>
      </w:r>
    </w:p>
    <w:p w14:paraId="5B528CF3" w14:textId="77777777" w:rsidR="00DF4F08" w:rsidRPr="004F3A2F" w:rsidRDefault="00DF4F08" w:rsidP="00295D4B">
      <w:pPr>
        <w:rPr>
          <w:rFonts w:ascii="Times New Roman" w:hAnsi="Times New Roman" w:cs="Times New Roman"/>
        </w:rPr>
      </w:pPr>
    </w:p>
    <w:p w14:paraId="0552DA2E" w14:textId="21345601" w:rsidR="00927DC2" w:rsidRDefault="00927DC2" w:rsidP="00295D4B">
      <w:pPr>
        <w:rPr>
          <w:rFonts w:ascii="Times New Roman" w:hAnsi="Times New Roman" w:cs="Times New Roman"/>
          <w:b/>
          <w:sz w:val="28"/>
          <w:szCs w:val="28"/>
        </w:rPr>
      </w:pPr>
      <w:r w:rsidRPr="00927DC2">
        <w:rPr>
          <w:rFonts w:ascii="Times New Roman" w:hAnsi="Times New Roman" w:cs="Times New Roman"/>
          <w:b/>
          <w:sz w:val="28"/>
          <w:szCs w:val="28"/>
        </w:rPr>
        <w:t>References</w:t>
      </w:r>
    </w:p>
    <w:p w14:paraId="6FD4300A" w14:textId="1B72BC2B" w:rsidR="00927DC2" w:rsidRDefault="00927DC2" w:rsidP="00295D4B">
      <w:pPr>
        <w:rPr>
          <w:rFonts w:ascii="Times New Roman" w:hAnsi="Times New Roman" w:cs="Times New Roman"/>
          <w:b/>
          <w:sz w:val="28"/>
          <w:szCs w:val="28"/>
        </w:rPr>
      </w:pPr>
    </w:p>
    <w:p w14:paraId="0F04FDCC" w14:textId="7667C24E" w:rsidR="00927DC2" w:rsidRDefault="00927DC2" w:rsidP="00927DC2">
      <w:pPr>
        <w:spacing w:after="120"/>
        <w:ind w:left="360" w:hanging="360"/>
        <w:jc w:val="both"/>
        <w:rPr>
          <w:rFonts w:ascii="Times New Roman" w:hAnsi="Times New Roman" w:cs="Times New Roman"/>
          <w:noProof/>
        </w:rPr>
      </w:pPr>
      <w:r w:rsidRPr="00927DC2">
        <w:rPr>
          <w:rFonts w:ascii="Times New Roman" w:hAnsi="Times New Roman" w:cs="Times New Roman"/>
          <w:noProof/>
        </w:rPr>
        <w:t xml:space="preserve">Rounce, D. R., Hock, R., &amp; Shean, D. E. (2020). Glacier Mass Change in High Mountain Asia Through 2100 Using the Open-Source Python Glacier Evolution Model (PyGEM). Frontiers in Earth Science, 7. Retrieved from </w:t>
      </w:r>
      <w:hyperlink r:id="rId29" w:history="1">
        <w:r w:rsidRPr="00466705">
          <w:rPr>
            <w:rStyle w:val="Hyperlink"/>
            <w:rFonts w:ascii="Times New Roman" w:hAnsi="Times New Roman" w:cs="Times New Roman"/>
            <w:noProof/>
          </w:rPr>
          <w:t>https://www.frontiersin.org/article/10.3389/feart.2019.00331</w:t>
        </w:r>
      </w:hyperlink>
    </w:p>
    <w:p w14:paraId="05962393" w14:textId="5A9B5810" w:rsidR="00927DC2" w:rsidRDefault="00927DC2" w:rsidP="00927DC2">
      <w:pPr>
        <w:spacing w:after="120"/>
        <w:ind w:left="360" w:hanging="360"/>
        <w:jc w:val="both"/>
        <w:rPr>
          <w:rFonts w:ascii="Times New Roman" w:hAnsi="Times New Roman" w:cs="Times New Roman"/>
          <w:noProof/>
        </w:rPr>
      </w:pPr>
      <w:r w:rsidRPr="00927DC2">
        <w:rPr>
          <w:rFonts w:ascii="Times New Roman" w:hAnsi="Times New Roman" w:cs="Times New Roman"/>
          <w:noProof/>
        </w:rPr>
        <w:t>Huss, M., &amp; Hock, R. (2015). A new model for global glacier change and sea-level rise. Frontiers in Earth Science, 3. https://doi.org/10.3389/feart.2015.00054</w:t>
      </w:r>
    </w:p>
    <w:p w14:paraId="58359A71" w14:textId="77777777" w:rsidR="00927DC2" w:rsidRDefault="00927DC2" w:rsidP="00295D4B">
      <w:pPr>
        <w:rPr>
          <w:rFonts w:ascii="Times New Roman" w:hAnsi="Times New Roman" w:cs="Times New Roman"/>
          <w:b/>
          <w:sz w:val="28"/>
          <w:szCs w:val="28"/>
        </w:rPr>
      </w:pPr>
    </w:p>
    <w:p w14:paraId="1D666B09" w14:textId="0394FA4C" w:rsidR="00927DC2" w:rsidRPr="00927DC2" w:rsidRDefault="00757A28" w:rsidP="00295D4B">
      <w:pPr>
        <w:rPr>
          <w:rFonts w:ascii="Times New Roman" w:hAnsi="Times New Roman" w:cs="Times New Roman"/>
          <w:b/>
          <w:sz w:val="28"/>
          <w:szCs w:val="28"/>
        </w:rPr>
      </w:pPr>
      <w:r w:rsidRPr="00927DC2">
        <w:rPr>
          <w:rFonts w:ascii="Times New Roman" w:hAnsi="Times New Roman" w:cs="Times New Roman"/>
          <w:b/>
          <w:sz w:val="28"/>
          <w:szCs w:val="28"/>
        </w:rPr>
        <w:br w:type="page"/>
      </w:r>
    </w:p>
    <w:p w14:paraId="50D6F323" w14:textId="555F6F42" w:rsidR="00DD7549" w:rsidRPr="004F3A2F" w:rsidRDefault="007B1975">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 xml:space="preserve">11 </w:t>
      </w:r>
      <w:r w:rsidR="00757A28" w:rsidRPr="004F3A2F">
        <w:rPr>
          <w:rFonts w:ascii="Times New Roman" w:hAnsi="Times New Roman" w:cs="Times New Roman"/>
          <w:b/>
          <w:sz w:val="28"/>
          <w:szCs w:val="28"/>
        </w:rPr>
        <w:t>Hydro infrastructure</w:t>
      </w:r>
    </w:p>
    <w:p w14:paraId="63938CBE" w14:textId="3C270338" w:rsidR="007B1975" w:rsidRPr="004F3A2F" w:rsidRDefault="007B1975" w:rsidP="007B1975">
      <w:pPr>
        <w:pStyle w:val="Normal1"/>
        <w:rPr>
          <w:rFonts w:ascii="Times New Roman" w:hAnsi="Times New Roman" w:cs="Times New Roman"/>
          <w:b/>
          <w:sz w:val="28"/>
          <w:szCs w:val="28"/>
        </w:rPr>
      </w:pPr>
      <w:r w:rsidRPr="004F3A2F">
        <w:rPr>
          <w:rFonts w:ascii="Times New Roman" w:hAnsi="Times New Roman" w:cs="Times New Roman"/>
          <w:b/>
          <w:sz w:val="28"/>
          <w:szCs w:val="28"/>
        </w:rPr>
        <w:t xml:space="preserve">11.1 </w:t>
      </w:r>
      <w:r w:rsidR="00757A28" w:rsidRPr="004F3A2F">
        <w:rPr>
          <w:rFonts w:ascii="Times New Roman" w:hAnsi="Times New Roman" w:cs="Times New Roman"/>
          <w:b/>
          <w:sz w:val="28"/>
          <w:szCs w:val="28"/>
        </w:rPr>
        <w:t>Reservoirs</w:t>
      </w:r>
    </w:p>
    <w:p w14:paraId="757B758A" w14:textId="01835E11" w:rsidR="00757A28" w:rsidRPr="004F3A2F" w:rsidRDefault="00994730" w:rsidP="007B1975">
      <w:pPr>
        <w:spacing w:before="120" w:after="120"/>
        <w:rPr>
          <w:rFonts w:ascii="Times New Roman" w:hAnsi="Times New Roman" w:cs="Times New Roman"/>
          <w:b/>
          <w:sz w:val="28"/>
          <w:szCs w:val="28"/>
        </w:rPr>
      </w:pPr>
      <w:r>
        <w:rPr>
          <w:rFonts w:ascii="Times New Roman" w:hAnsi="Times New Roman" w:cs="Times New Roman"/>
          <w:b/>
          <w:sz w:val="28"/>
          <w:szCs w:val="28"/>
        </w:rPr>
        <w:t>11.1.1</w:t>
      </w:r>
      <w:r>
        <w:rPr>
          <w:rFonts w:ascii="Times New Roman" w:hAnsi="Times New Roman" w:cs="Times New Roman"/>
          <w:b/>
          <w:sz w:val="28"/>
          <w:szCs w:val="28"/>
        </w:rPr>
        <w:tab/>
        <w:t xml:space="preserve">  </w:t>
      </w:r>
      <w:r w:rsidR="00757A28" w:rsidRPr="004F3A2F">
        <w:rPr>
          <w:rFonts w:ascii="Times New Roman" w:hAnsi="Times New Roman" w:cs="Times New Roman"/>
          <w:b/>
          <w:sz w:val="28"/>
          <w:szCs w:val="28"/>
        </w:rPr>
        <w:t>Water Release from Controlled Large Reservoirs</w:t>
      </w:r>
    </w:p>
    <w:p w14:paraId="1C5923A6" w14:textId="42C47867"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Dams and reservoirs are an integral part of simulated river networks. </w:t>
      </w:r>
      <w:r w:rsidR="00571AFC">
        <w:rPr>
          <w:rFonts w:ascii="Times New Roman" w:hAnsi="Times New Roman" w:cs="Times New Roman"/>
        </w:rPr>
        <w:t xml:space="preserve"> </w:t>
      </w:r>
      <w:r w:rsidRPr="004F3A2F">
        <w:rPr>
          <w:rFonts w:ascii="Times New Roman" w:hAnsi="Times New Roman" w:cs="Times New Roman"/>
        </w:rPr>
        <w:t>It is a challenge to develop</w:t>
      </w:r>
      <w:r w:rsidR="00F05450" w:rsidRPr="004F3A2F">
        <w:rPr>
          <w:rFonts w:ascii="Times New Roman" w:hAnsi="Times New Roman" w:cs="Times New Roman"/>
        </w:rPr>
        <w:t xml:space="preserve"> </w:t>
      </w:r>
      <w:r w:rsidRPr="004F3A2F">
        <w:rPr>
          <w:rFonts w:ascii="Times New Roman" w:hAnsi="Times New Roman" w:cs="Times New Roman"/>
        </w:rPr>
        <w:t xml:space="preserve">generic mathematical functions for dam operating rules because water release from large reservoirs is controlled by people based on </w:t>
      </w:r>
      <w:r w:rsidR="00571AFC">
        <w:rPr>
          <w:rFonts w:ascii="Times New Roman" w:hAnsi="Times New Roman" w:cs="Times New Roman"/>
        </w:rPr>
        <w:t xml:space="preserve">the primary use of water stored with the </w:t>
      </w:r>
      <w:r w:rsidRPr="004F3A2F">
        <w:rPr>
          <w:rFonts w:ascii="Times New Roman" w:hAnsi="Times New Roman" w:cs="Times New Roman"/>
        </w:rPr>
        <w:t>reservoir</w:t>
      </w:r>
      <w:r w:rsidR="00571AFC">
        <w:rPr>
          <w:rFonts w:ascii="Times New Roman" w:hAnsi="Times New Roman" w:cs="Times New Roman"/>
        </w:rPr>
        <w:t xml:space="preserve">.  Furthermore, </w:t>
      </w:r>
      <w:r w:rsidRPr="004F3A2F">
        <w:rPr>
          <w:rFonts w:ascii="Times New Roman" w:hAnsi="Times New Roman" w:cs="Times New Roman"/>
        </w:rPr>
        <w:t>many hydrological factors</w:t>
      </w:r>
      <w:r w:rsidR="00A76FC6" w:rsidRPr="004F3A2F">
        <w:rPr>
          <w:rFonts w:ascii="Times New Roman" w:hAnsi="Times New Roman" w:cs="Times New Roman"/>
        </w:rPr>
        <w:t>,</w:t>
      </w:r>
      <w:r w:rsidRPr="004F3A2F">
        <w:rPr>
          <w:rFonts w:ascii="Times New Roman" w:hAnsi="Times New Roman" w:cs="Times New Roman"/>
        </w:rPr>
        <w:t xml:space="preserve"> such as seasonal variance of water inflow, forecasts of extreme floods or dr</w:t>
      </w:r>
      <w:r w:rsidR="00571AFC">
        <w:rPr>
          <w:rFonts w:ascii="Times New Roman" w:hAnsi="Times New Roman" w:cs="Times New Roman"/>
        </w:rPr>
        <w:t>o</w:t>
      </w:r>
      <w:r w:rsidRPr="004F3A2F">
        <w:rPr>
          <w:rFonts w:ascii="Times New Roman" w:hAnsi="Times New Roman" w:cs="Times New Roman"/>
        </w:rPr>
        <w:t xml:space="preserve">ughts, upstream snow storage, </w:t>
      </w:r>
      <w:r w:rsidR="00571AFC">
        <w:rPr>
          <w:rFonts w:ascii="Times New Roman" w:hAnsi="Times New Roman" w:cs="Times New Roman"/>
        </w:rPr>
        <w:t>interact with the timing and needs for reservoir storage</w:t>
      </w:r>
      <w:r w:rsidRPr="004F3A2F">
        <w:rPr>
          <w:rFonts w:ascii="Times New Roman" w:hAnsi="Times New Roman" w:cs="Times New Roman"/>
        </w:rPr>
        <w:t xml:space="preserve">. </w:t>
      </w:r>
      <w:r w:rsidR="00571AFC">
        <w:rPr>
          <w:rFonts w:ascii="Times New Roman" w:hAnsi="Times New Roman" w:cs="Times New Roman"/>
        </w:rPr>
        <w:t xml:space="preserve"> Normal operation of individual dams </w:t>
      </w:r>
      <w:r w:rsidRPr="004F3A2F">
        <w:rPr>
          <w:rFonts w:ascii="Times New Roman" w:hAnsi="Times New Roman" w:cs="Times New Roman"/>
        </w:rPr>
        <w:t xml:space="preserve">is </w:t>
      </w:r>
      <w:r w:rsidR="00571AFC">
        <w:rPr>
          <w:rFonts w:ascii="Times New Roman" w:hAnsi="Times New Roman" w:cs="Times New Roman"/>
        </w:rPr>
        <w:t>generally unknown</w:t>
      </w:r>
      <w:r w:rsidRPr="004F3A2F">
        <w:rPr>
          <w:rFonts w:ascii="Times New Roman" w:hAnsi="Times New Roman" w:cs="Times New Roman"/>
        </w:rPr>
        <w:t xml:space="preserve">, </w:t>
      </w:r>
      <w:r w:rsidR="00571AFC">
        <w:rPr>
          <w:rFonts w:ascii="Times New Roman" w:hAnsi="Times New Roman" w:cs="Times New Roman"/>
        </w:rPr>
        <w:t xml:space="preserve">so models </w:t>
      </w:r>
      <w:r w:rsidRPr="004F3A2F">
        <w:rPr>
          <w:rFonts w:ascii="Times New Roman" w:hAnsi="Times New Roman" w:cs="Times New Roman"/>
        </w:rPr>
        <w:t xml:space="preserve">must rely on </w:t>
      </w:r>
      <w:r w:rsidR="00571AFC">
        <w:rPr>
          <w:rFonts w:ascii="Times New Roman" w:hAnsi="Times New Roman" w:cs="Times New Roman"/>
        </w:rPr>
        <w:t xml:space="preserve">limited </w:t>
      </w:r>
      <w:r w:rsidRPr="004F3A2F">
        <w:rPr>
          <w:rFonts w:ascii="Times New Roman" w:hAnsi="Times New Roman" w:cs="Times New Roman"/>
        </w:rPr>
        <w:t xml:space="preserve">available </w:t>
      </w:r>
      <w:r w:rsidR="00571AFC">
        <w:rPr>
          <w:rFonts w:ascii="Times New Roman" w:hAnsi="Times New Roman" w:cs="Times New Roman"/>
        </w:rPr>
        <w:t>outflow data,</w:t>
      </w:r>
      <w:r w:rsidRPr="004F3A2F">
        <w:rPr>
          <w:rFonts w:ascii="Times New Roman" w:hAnsi="Times New Roman" w:cs="Times New Roman"/>
        </w:rPr>
        <w:t xml:space="preserve"> dam locations</w:t>
      </w:r>
      <w:r w:rsidR="00571AFC">
        <w:rPr>
          <w:rFonts w:ascii="Times New Roman" w:hAnsi="Times New Roman" w:cs="Times New Roman"/>
        </w:rPr>
        <w:t>,</w:t>
      </w:r>
      <w:r w:rsidRPr="004F3A2F">
        <w:rPr>
          <w:rFonts w:ascii="Times New Roman" w:hAnsi="Times New Roman" w:cs="Times New Roman"/>
        </w:rPr>
        <w:t xml:space="preserve"> and limited physical characteristics of </w:t>
      </w:r>
      <w:r w:rsidR="00571AFC">
        <w:rPr>
          <w:rFonts w:ascii="Times New Roman" w:hAnsi="Times New Roman" w:cs="Times New Roman"/>
        </w:rPr>
        <w:t xml:space="preserve">the reservoir’s </w:t>
      </w:r>
      <w:r w:rsidRPr="004F3A2F">
        <w:rPr>
          <w:rFonts w:ascii="Times New Roman" w:hAnsi="Times New Roman" w:cs="Times New Roman"/>
        </w:rPr>
        <w:t xml:space="preserve">hydro-infrastructures </w:t>
      </w:r>
      <w:r w:rsidRPr="004F3A2F">
        <w:rPr>
          <w:rFonts w:ascii="Times New Roman" w:hAnsi="Times New Roman" w:cs="Times New Roman"/>
        </w:rPr>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Pr="004F3A2F">
        <w:rPr>
          <w:rFonts w:ascii="Times New Roman" w:hAnsi="Times New Roman" w:cs="Times New Roman"/>
        </w:rPr>
        <w:instrText xml:space="preserve"> ADDIN EN.CITE </w:instrText>
      </w:r>
      <w:r w:rsidRPr="004F3A2F">
        <w:rPr>
          <w:rFonts w:ascii="Times New Roman" w:hAnsi="Times New Roman" w:cs="Times New Roman"/>
        </w:rPr>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Pr="004F3A2F">
        <w:rPr>
          <w:rFonts w:ascii="Times New Roman" w:hAnsi="Times New Roman" w:cs="Times New Roman"/>
        </w:rPr>
        <w:instrText xml:space="preserve"> ADDIN EN.CITE.DATA </w:instrText>
      </w:r>
      <w:r w:rsidRPr="004F3A2F">
        <w:rPr>
          <w:rFonts w:ascii="Times New Roman" w:hAnsi="Times New Roman" w:cs="Times New Roman"/>
        </w:rPr>
      </w:r>
      <w:r w:rsidRPr="004F3A2F">
        <w:rPr>
          <w:rFonts w:ascii="Times New Roman" w:hAnsi="Times New Roman" w:cs="Times New Roman"/>
        </w:rPr>
        <w:fldChar w:fldCharType="end"/>
      </w:r>
      <w:r w:rsidRPr="004F3A2F">
        <w:rPr>
          <w:rFonts w:ascii="Times New Roman" w:hAnsi="Times New Roman" w:cs="Times New Roman"/>
        </w:rPr>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2" w:tooltip="Lehner, 2011 #6807" w:history="1">
        <w:r w:rsidRPr="004F3A2F">
          <w:rPr>
            <w:rFonts w:ascii="Times New Roman" w:hAnsi="Times New Roman" w:cs="Times New Roman"/>
            <w:i/>
            <w:noProof/>
          </w:rPr>
          <w:t>Lehner et al.</w:t>
        </w:r>
        <w:r w:rsidRPr="004F3A2F">
          <w:rPr>
            <w:rFonts w:ascii="Times New Roman" w:hAnsi="Times New Roman" w:cs="Times New Roman"/>
            <w:noProof/>
          </w:rPr>
          <w:t>, 2011</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xml:space="preserve">. </w:t>
      </w:r>
      <w:r w:rsidR="00571AFC">
        <w:rPr>
          <w:rFonts w:ascii="Times New Roman" w:hAnsi="Times New Roman" w:cs="Times New Roman"/>
        </w:rPr>
        <w:t>T</w:t>
      </w:r>
      <w:r w:rsidRPr="004F3A2F">
        <w:rPr>
          <w:rFonts w:ascii="Times New Roman" w:hAnsi="Times New Roman" w:cs="Times New Roman"/>
        </w:rPr>
        <w:t xml:space="preserve">he goal </w:t>
      </w:r>
      <w:r w:rsidR="00A76FC6" w:rsidRPr="004F3A2F">
        <w:rPr>
          <w:rFonts w:ascii="Times New Roman" w:hAnsi="Times New Roman" w:cs="Times New Roman"/>
        </w:rPr>
        <w:t xml:space="preserve">for WBM is to </w:t>
      </w:r>
      <w:r w:rsidRPr="004F3A2F">
        <w:rPr>
          <w:rFonts w:ascii="Times New Roman" w:hAnsi="Times New Roman" w:cs="Times New Roman"/>
        </w:rPr>
        <w:t xml:space="preserve">develop a simple, but still realistic model for dam operating rules through mathematical functions which </w:t>
      </w:r>
      <w:r w:rsidR="006B7701" w:rsidRPr="004F3A2F">
        <w:rPr>
          <w:rFonts w:ascii="Times New Roman" w:hAnsi="Times New Roman" w:cs="Times New Roman"/>
        </w:rPr>
        <w:t>are</w:t>
      </w:r>
      <w:r w:rsidRPr="004F3A2F">
        <w:rPr>
          <w:rFonts w:ascii="Times New Roman" w:hAnsi="Times New Roman" w:cs="Times New Roman"/>
        </w:rPr>
        <w:t xml:space="preserve"> based on the minimum possible set of input parameters.</w:t>
      </w:r>
    </w:p>
    <w:p w14:paraId="3C118E53" w14:textId="4D5F9721"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In order to design a mathematical model for managed reservoirs we </w:t>
      </w:r>
      <w:r w:rsidR="006B7701" w:rsidRPr="004F3A2F">
        <w:rPr>
          <w:rFonts w:ascii="Times New Roman" w:hAnsi="Times New Roman" w:cs="Times New Roman"/>
        </w:rPr>
        <w:t>incorporate</w:t>
      </w:r>
      <w:r w:rsidRPr="004F3A2F">
        <w:rPr>
          <w:rFonts w:ascii="Times New Roman" w:hAnsi="Times New Roman" w:cs="Times New Roman"/>
        </w:rPr>
        <w:t xml:space="preserve"> critical principles in dam operations. First, dams are constructed for specific use purposes and accordingly optimized for an operational regime that normally corresponds to an average annual flow at the given location. The key considerations in such a design are bathymetry of the reservoir and its potential water storage, average annual river flow</w:t>
      </w:r>
      <w:r w:rsidR="006B7701" w:rsidRPr="004F3A2F">
        <w:rPr>
          <w:rFonts w:ascii="Times New Roman" w:hAnsi="Times New Roman" w:cs="Times New Roman"/>
        </w:rPr>
        <w:t xml:space="preserve"> over a historical time period</w:t>
      </w:r>
      <w:r w:rsidRPr="004F3A2F">
        <w:rPr>
          <w:rFonts w:ascii="Times New Roman" w:hAnsi="Times New Roman" w:cs="Times New Roman"/>
        </w:rPr>
        <w:t xml:space="preserve">, and inflow hydrograph. For water balance modeling of such large managed </w:t>
      </w:r>
      <w:r w:rsidR="009E6885">
        <w:rPr>
          <w:rFonts w:ascii="Times New Roman" w:hAnsi="Times New Roman" w:cs="Times New Roman"/>
        </w:rPr>
        <w:t>dams,</w:t>
      </w:r>
      <w:r w:rsidRPr="004F3A2F">
        <w:rPr>
          <w:rFonts w:ascii="Times New Roman" w:hAnsi="Times New Roman" w:cs="Times New Roman"/>
        </w:rPr>
        <w:t xml:space="preserve"> we assume that optimal </w:t>
      </w:r>
      <w:r w:rsidR="009E6885">
        <w:rPr>
          <w:rFonts w:ascii="Times New Roman" w:hAnsi="Times New Roman" w:cs="Times New Roman"/>
        </w:rPr>
        <w:t>o</w:t>
      </w:r>
      <w:r w:rsidRPr="004F3A2F">
        <w:rPr>
          <w:rFonts w:ascii="Times New Roman" w:hAnsi="Times New Roman" w:cs="Times New Roman"/>
        </w:rPr>
        <w:t xml:space="preserve">perating rule parameters are based on long-term averages of stream flow and maximum capacity of the reservoir. </w:t>
      </w:r>
      <w:r w:rsidR="009E6885">
        <w:rPr>
          <w:rFonts w:ascii="Times New Roman" w:hAnsi="Times New Roman" w:cs="Times New Roman"/>
        </w:rPr>
        <w:t xml:space="preserve">We assume </w:t>
      </w:r>
      <w:r w:rsidRPr="004F3A2F">
        <w:rPr>
          <w:rFonts w:ascii="Times New Roman" w:hAnsi="Times New Roman" w:cs="Times New Roman"/>
        </w:rPr>
        <w:t xml:space="preserve">that the optimal water storage must be below its maximum capacity and water release should be maintained at an average annual discharge level as much as water storage allows. On the other hand in cases of high-flow </w:t>
      </w:r>
      <w:r w:rsidR="006B7701" w:rsidRPr="004F3A2F">
        <w:rPr>
          <w:rFonts w:ascii="Times New Roman" w:hAnsi="Times New Roman" w:cs="Times New Roman"/>
        </w:rPr>
        <w:t xml:space="preserve">time periods </w:t>
      </w:r>
      <w:r w:rsidRPr="004F3A2F">
        <w:rPr>
          <w:rFonts w:ascii="Times New Roman" w:hAnsi="Times New Roman" w:cs="Times New Roman"/>
        </w:rPr>
        <w:t>when storage approaches its maximum capacity, the discharge is likely</w:t>
      </w:r>
      <w:r w:rsidR="006B7701" w:rsidRPr="004F3A2F">
        <w:rPr>
          <w:rFonts w:ascii="Times New Roman" w:hAnsi="Times New Roman" w:cs="Times New Roman"/>
        </w:rPr>
        <w:t xml:space="preserve"> to</w:t>
      </w:r>
      <w:r w:rsidRPr="004F3A2F">
        <w:rPr>
          <w:rFonts w:ascii="Times New Roman" w:hAnsi="Times New Roman" w:cs="Times New Roman"/>
        </w:rPr>
        <w:t xml:space="preserve"> exponentially increas</w:t>
      </w:r>
      <w:r w:rsidR="006B7701" w:rsidRPr="004F3A2F">
        <w:rPr>
          <w:rFonts w:ascii="Times New Roman" w:hAnsi="Times New Roman" w:cs="Times New Roman"/>
        </w:rPr>
        <w:t>e</w:t>
      </w:r>
      <w:r w:rsidRPr="004F3A2F">
        <w:rPr>
          <w:rFonts w:ascii="Times New Roman" w:hAnsi="Times New Roman" w:cs="Times New Roman"/>
        </w:rPr>
        <w:t xml:space="preserve"> to prevent </w:t>
      </w:r>
      <w:r w:rsidR="009E6885">
        <w:rPr>
          <w:rFonts w:ascii="Times New Roman" w:hAnsi="Times New Roman" w:cs="Times New Roman"/>
        </w:rPr>
        <w:t xml:space="preserve">overtopping </w:t>
      </w:r>
      <w:r w:rsidRPr="004F3A2F">
        <w:rPr>
          <w:rFonts w:ascii="Times New Roman" w:hAnsi="Times New Roman" w:cs="Times New Roman"/>
        </w:rPr>
        <w:t xml:space="preserve">the dam. </w:t>
      </w:r>
      <w:r w:rsidR="009E6885">
        <w:rPr>
          <w:rFonts w:ascii="Times New Roman" w:hAnsi="Times New Roman" w:cs="Times New Roman"/>
        </w:rPr>
        <w:t>T</w:t>
      </w:r>
      <w:r w:rsidRPr="004F3A2F">
        <w:rPr>
          <w:rFonts w:ascii="Times New Roman" w:hAnsi="Times New Roman" w:cs="Times New Roman"/>
        </w:rPr>
        <w:t>wo fundamental principles of controlling water release from large dams are considered in our model</w:t>
      </w:r>
      <w:r w:rsidR="006B7701" w:rsidRPr="004F3A2F">
        <w:rPr>
          <w:rFonts w:ascii="Times New Roman" w:hAnsi="Times New Roman" w:cs="Times New Roman"/>
        </w:rPr>
        <w:t>:</w:t>
      </w:r>
    </w:p>
    <w:p w14:paraId="088DE28B" w14:textId="4A67F45F" w:rsidR="00757A28" w:rsidRPr="004F3A2F" w:rsidRDefault="00757A28" w:rsidP="00757A28">
      <w:pPr>
        <w:pStyle w:val="ListParagraph"/>
        <w:numPr>
          <w:ilvl w:val="0"/>
          <w:numId w:val="3"/>
        </w:numPr>
        <w:spacing w:after="100" w:afterAutospacing="1" w:line="240" w:lineRule="auto"/>
        <w:rPr>
          <w:rFonts w:ascii="Times New Roman" w:hAnsi="Times New Roman" w:cs="Times New Roman"/>
        </w:rPr>
      </w:pPr>
      <w:r w:rsidRPr="009E6885">
        <w:rPr>
          <w:rFonts w:ascii="Times New Roman" w:hAnsi="Times New Roman" w:cs="Times New Roman"/>
          <w:b/>
          <w:bCs/>
        </w:rPr>
        <w:t>Dam operation at and below optimal</w:t>
      </w:r>
      <w:r w:rsidR="009E6885">
        <w:rPr>
          <w:rFonts w:ascii="Times New Roman" w:hAnsi="Times New Roman" w:cs="Times New Roman"/>
          <w:b/>
          <w:bCs/>
        </w:rPr>
        <w:t xml:space="preserve"> capacity</w:t>
      </w:r>
      <w:r w:rsidRPr="004F3A2F">
        <w:rPr>
          <w:rFonts w:ascii="Times New Roman" w:hAnsi="Times New Roman" w:cs="Times New Roman"/>
        </w:rPr>
        <w:t xml:space="preserve"> </w:t>
      </w:r>
      <w:r w:rsidR="009E6885">
        <w:rPr>
          <w:rFonts w:ascii="Times New Roman" w:hAnsi="Times New Roman" w:cs="Times New Roman"/>
        </w:rPr>
        <w:t>B</w:t>
      </w:r>
      <w:r w:rsidRPr="004F3A2F">
        <w:rPr>
          <w:rFonts w:ascii="Times New Roman" w:hAnsi="Times New Roman" w:cs="Times New Roman"/>
        </w:rPr>
        <w:t>y</w:t>
      </w:r>
      <w:r w:rsidR="009E6885">
        <w:rPr>
          <w:rFonts w:ascii="Times New Roman" w:hAnsi="Times New Roman" w:cs="Times New Roman"/>
        </w:rPr>
        <w:t xml:space="preserve"> </w:t>
      </w:r>
      <w:r w:rsidRPr="004F3A2F">
        <w:rPr>
          <w:rFonts w:ascii="Times New Roman" w:hAnsi="Times New Roman" w:cs="Times New Roman"/>
        </w:rPr>
        <w:t>design</w:t>
      </w:r>
      <w:r w:rsidR="006B7701" w:rsidRPr="004F3A2F">
        <w:rPr>
          <w:rFonts w:ascii="Times New Roman" w:hAnsi="Times New Roman" w:cs="Times New Roman"/>
        </w:rPr>
        <w:t>,</w:t>
      </w:r>
      <w:r w:rsidRPr="004F3A2F">
        <w:rPr>
          <w:rFonts w:ascii="Times New Roman" w:hAnsi="Times New Roman" w:cs="Times New Roman"/>
        </w:rPr>
        <w:t xml:space="preserve"> reservoir storage targets </w:t>
      </w:r>
      <w:r w:rsidR="009E6885">
        <w:rPr>
          <w:rFonts w:ascii="Times New Roman" w:hAnsi="Times New Roman" w:cs="Times New Roman"/>
        </w:rPr>
        <w:t>maintenance of</w:t>
      </w:r>
      <w:r w:rsidRPr="004F3A2F">
        <w:rPr>
          <w:rFonts w:ascii="Times New Roman" w:hAnsi="Times New Roman" w:cs="Times New Roman"/>
        </w:rPr>
        <w:t xml:space="preserve"> an average annual flow as long as possible, but should never be below some minimal regulatory flow as effective storage becomes critically depleted. We found that a logarithmic function can reasonably address such a behavior by maintaining average annual flow within a wide range of available water volumes in the reservoir at and below its optimal storage.</w:t>
      </w:r>
    </w:p>
    <w:p w14:paraId="4638A08C" w14:textId="3D7B4A9C" w:rsidR="00757A28" w:rsidRPr="004F3A2F" w:rsidRDefault="00757A28" w:rsidP="00757A28">
      <w:pPr>
        <w:pStyle w:val="ListParagraph"/>
        <w:numPr>
          <w:ilvl w:val="0"/>
          <w:numId w:val="3"/>
        </w:numPr>
        <w:spacing w:after="100" w:afterAutospacing="1" w:line="240" w:lineRule="auto"/>
        <w:rPr>
          <w:rFonts w:ascii="Times New Roman" w:hAnsi="Times New Roman" w:cs="Times New Roman"/>
        </w:rPr>
      </w:pPr>
      <w:r w:rsidRPr="009E6885">
        <w:rPr>
          <w:rFonts w:ascii="Times New Roman" w:hAnsi="Times New Roman" w:cs="Times New Roman"/>
          <w:b/>
          <w:bCs/>
        </w:rPr>
        <w:t xml:space="preserve">Dam operation </w:t>
      </w:r>
      <w:r w:rsidR="009E6885" w:rsidRPr="009E6885">
        <w:rPr>
          <w:rFonts w:ascii="Times New Roman" w:hAnsi="Times New Roman" w:cs="Times New Roman"/>
          <w:b/>
          <w:bCs/>
        </w:rPr>
        <w:t>above optimal capacity</w:t>
      </w:r>
      <w:r w:rsidR="009E6885">
        <w:rPr>
          <w:rFonts w:ascii="Times New Roman" w:hAnsi="Times New Roman" w:cs="Times New Roman"/>
        </w:rPr>
        <w:t xml:space="preserve"> A</w:t>
      </w:r>
      <w:r w:rsidRPr="004F3A2F">
        <w:rPr>
          <w:rFonts w:ascii="Times New Roman" w:hAnsi="Times New Roman" w:cs="Times New Roman"/>
        </w:rPr>
        <w:t>t water levels above optimal reservoir storage</w:t>
      </w:r>
      <w:r w:rsidR="009E6885">
        <w:rPr>
          <w:rFonts w:ascii="Times New Roman" w:hAnsi="Times New Roman" w:cs="Times New Roman"/>
        </w:rPr>
        <w:t>, rapidly increasing rates of release are needed to prevent overtopping of the dam. We  find that</w:t>
      </w:r>
      <w:r w:rsidRPr="004F3A2F">
        <w:rPr>
          <w:rFonts w:ascii="Times New Roman" w:hAnsi="Times New Roman" w:cs="Times New Roman"/>
        </w:rPr>
        <w:t xml:space="preserve"> </w:t>
      </w:r>
      <w:r w:rsidR="009E6885">
        <w:rPr>
          <w:rFonts w:ascii="Times New Roman" w:hAnsi="Times New Roman" w:cs="Times New Roman"/>
        </w:rPr>
        <w:t xml:space="preserve">an </w:t>
      </w:r>
      <w:r w:rsidRPr="004F3A2F">
        <w:rPr>
          <w:rFonts w:ascii="Times New Roman" w:hAnsi="Times New Roman" w:cs="Times New Roman"/>
        </w:rPr>
        <w:t xml:space="preserve">exponential increase </w:t>
      </w:r>
      <w:r w:rsidR="009E6885">
        <w:rPr>
          <w:rFonts w:ascii="Times New Roman" w:hAnsi="Times New Roman" w:cs="Times New Roman"/>
        </w:rPr>
        <w:t xml:space="preserve">in </w:t>
      </w:r>
      <w:r w:rsidRPr="004F3A2F">
        <w:rPr>
          <w:rFonts w:ascii="Times New Roman" w:hAnsi="Times New Roman" w:cs="Times New Roman"/>
        </w:rPr>
        <w:t>the water release prevent</w:t>
      </w:r>
      <w:r w:rsidR="009E6885">
        <w:rPr>
          <w:rFonts w:ascii="Times New Roman" w:hAnsi="Times New Roman" w:cs="Times New Roman"/>
        </w:rPr>
        <w:t>s</w:t>
      </w:r>
      <w:r w:rsidRPr="004F3A2F">
        <w:rPr>
          <w:rFonts w:ascii="Times New Roman" w:hAnsi="Times New Roman" w:cs="Times New Roman"/>
        </w:rPr>
        <w:t xml:space="preserve"> dam overflow. </w:t>
      </w:r>
    </w:p>
    <w:p w14:paraId="05740197" w14:textId="5CF947F9" w:rsidR="00757A28" w:rsidRPr="004F3A2F" w:rsidRDefault="009E6885" w:rsidP="00757A28">
      <w:pPr>
        <w:spacing w:after="100" w:afterAutospacing="1"/>
        <w:rPr>
          <w:rFonts w:ascii="Times New Roman" w:hAnsi="Times New Roman" w:cs="Times New Roman"/>
          <w:i/>
        </w:rPr>
      </w:pPr>
      <w:r>
        <w:rPr>
          <w:rFonts w:ascii="Times New Roman" w:hAnsi="Times New Roman" w:cs="Times New Roman"/>
        </w:rPr>
        <w:t>B</w:t>
      </w:r>
      <w:r w:rsidR="00757A28" w:rsidRPr="004F3A2F">
        <w:rPr>
          <w:rFonts w:ascii="Times New Roman" w:hAnsi="Times New Roman" w:cs="Times New Roman"/>
        </w:rPr>
        <w:t xml:space="preserve">ased on these two logical considerations we combine logarithmic and exponential dam operating functions that are quasi-continuously spliced </w:t>
      </w:r>
      <w:commentRangeStart w:id="346"/>
      <w:r w:rsidR="00757A28" w:rsidRPr="004F3A2F">
        <w:rPr>
          <w:rFonts w:ascii="Times New Roman" w:hAnsi="Times New Roman" w:cs="Times New Roman"/>
        </w:rPr>
        <w:t>at the optimal designed reservoir storage level</w:t>
      </w:r>
      <w:r>
        <w:rPr>
          <w:rFonts w:ascii="Times New Roman" w:hAnsi="Times New Roman" w:cs="Times New Roman"/>
        </w:rPr>
        <w:t xml:space="preserve"> (Figures 11.1-1 through 11.1-5)</w:t>
      </w:r>
      <w:r w:rsidR="00757A28" w:rsidRPr="004F3A2F">
        <w:rPr>
          <w:rFonts w:ascii="Times New Roman" w:hAnsi="Times New Roman" w:cs="Times New Roman"/>
        </w:rPr>
        <w:t>.</w:t>
      </w:r>
      <w:commentRangeEnd w:id="346"/>
      <w:r w:rsidR="006B7701" w:rsidRPr="004F3A2F">
        <w:rPr>
          <w:rStyle w:val="CommentReference"/>
          <w:rFonts w:ascii="Times New Roman" w:hAnsi="Times New Roman" w:cs="Times New Roman"/>
        </w:rPr>
        <w:commentReference w:id="346"/>
      </w:r>
      <w:r w:rsidR="00757A28" w:rsidRPr="004F3A2F">
        <w:rPr>
          <w:rFonts w:ascii="Times New Roman" w:hAnsi="Times New Roman" w:cs="Times New Roman"/>
        </w:rPr>
        <w:t xml:space="preserve"> Parameterization of this bi-functional reservoir operating model </w:t>
      </w:r>
      <w:r w:rsidR="001C01E6">
        <w:rPr>
          <w:rFonts w:ascii="Times New Roman" w:hAnsi="Times New Roman" w:cs="Times New Roman"/>
        </w:rPr>
        <w:t>makes use of the following quantities.</w:t>
      </w:r>
    </w:p>
    <w:p w14:paraId="4E6DB274" w14:textId="0E61B66B" w:rsidR="00757A28" w:rsidRPr="004F3A2F" w:rsidRDefault="00757A28" w:rsidP="00757A28">
      <w:pPr>
        <w:pStyle w:val="ListParagraph"/>
        <w:numPr>
          <w:ilvl w:val="0"/>
          <w:numId w:val="4"/>
        </w:numPr>
        <w:spacing w:after="100" w:afterAutospacing="1" w:line="240" w:lineRule="auto"/>
        <w:rPr>
          <w:rFonts w:ascii="Times New Roman" w:hAnsi="Times New Roman" w:cs="Times New Roman"/>
        </w:rPr>
      </w:pPr>
      <w:r w:rsidRPr="004F3A2F">
        <w:rPr>
          <w:rFonts w:ascii="Times New Roman" w:hAnsi="Times New Roman" w:cs="Times New Roman"/>
          <w:i/>
        </w:rPr>
        <w:t>Equilibrium reservoir storage</w:t>
      </w:r>
      <w:r w:rsidRPr="004F3A2F">
        <w:rPr>
          <w:rFonts w:ascii="Times New Roman" w:hAnsi="Times New Roman" w:cs="Times New Roman"/>
        </w:rPr>
        <w:t xml:space="preserve"> depends </w:t>
      </w:r>
      <w:r w:rsidR="001C01E6">
        <w:rPr>
          <w:rFonts w:ascii="Times New Roman" w:hAnsi="Times New Roman" w:cs="Times New Roman"/>
        </w:rPr>
        <w:t xml:space="preserve">mainly </w:t>
      </w:r>
      <w:r w:rsidRPr="004F3A2F">
        <w:rPr>
          <w:rFonts w:ascii="Times New Roman" w:hAnsi="Times New Roman" w:cs="Times New Roman"/>
        </w:rPr>
        <w:t>on dam purpose</w:t>
      </w:r>
      <w:r w:rsidR="001C01E6">
        <w:rPr>
          <w:rFonts w:ascii="Times New Roman" w:hAnsi="Times New Roman" w:cs="Times New Roman"/>
        </w:rPr>
        <w:t xml:space="preserve"> and </w:t>
      </w:r>
      <w:r w:rsidRPr="004F3A2F">
        <w:rPr>
          <w:rFonts w:ascii="Times New Roman" w:hAnsi="Times New Roman" w:cs="Times New Roman"/>
        </w:rPr>
        <w:t xml:space="preserve">use. </w:t>
      </w:r>
      <w:r w:rsidR="001C01E6">
        <w:rPr>
          <w:rFonts w:ascii="Times New Roman" w:hAnsi="Times New Roman" w:cs="Times New Roman"/>
        </w:rPr>
        <w:t>We</w:t>
      </w:r>
      <w:r w:rsidRPr="004F3A2F">
        <w:rPr>
          <w:rFonts w:ascii="Times New Roman" w:hAnsi="Times New Roman" w:cs="Times New Roman"/>
        </w:rPr>
        <w:t xml:space="preserve"> assume that this storage, </w:t>
      </w:r>
      <w:r w:rsidRPr="004F3A2F">
        <w:rPr>
          <w:rFonts w:ascii="Times New Roman" w:hAnsi="Times New Roman" w:cs="Times New Roman"/>
          <w:i/>
        </w:rPr>
        <w:t>S</w:t>
      </w:r>
      <w:r w:rsidRPr="004F3A2F">
        <w:rPr>
          <w:rFonts w:ascii="Times New Roman" w:hAnsi="Times New Roman" w:cs="Times New Roman"/>
          <w:i/>
          <w:vertAlign w:val="subscript"/>
        </w:rPr>
        <w:t>e</w:t>
      </w:r>
      <w:r w:rsidRPr="004F3A2F">
        <w:rPr>
          <w:rFonts w:ascii="Times New Roman" w:hAnsi="Times New Roman" w:cs="Times New Roman"/>
        </w:rPr>
        <w:t xml:space="preserve">, corresponds to designed optimal water level and, thus, the reservoir water release </w:t>
      </w:r>
      <w:r w:rsidR="001C01E6">
        <w:rPr>
          <w:rFonts w:ascii="Times New Roman" w:hAnsi="Times New Roman" w:cs="Times New Roman"/>
        </w:rPr>
        <w:t xml:space="preserve">corresponding to this equilibrium level </w:t>
      </w:r>
      <w:r w:rsidRPr="004F3A2F">
        <w:rPr>
          <w:rFonts w:ascii="Times New Roman" w:hAnsi="Times New Roman" w:cs="Times New Roman"/>
        </w:rPr>
        <w:t xml:space="preserve">is equal to an average annual discharge for most dams, i.e. </w:t>
      </w:r>
      <m:oMath>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Av</m:t>
            </m:r>
          </m:sub>
        </m:sSub>
        <m:r>
          <w:rPr>
            <w:rFonts w:ascii="Cambria Math" w:hAnsi="Cambria Math" w:cs="Times New Roman"/>
          </w:rPr>
          <m:t xml:space="preserve"> at 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oMath>
      <w:r w:rsidRPr="004F3A2F">
        <w:rPr>
          <w:rFonts w:ascii="Times New Roman" w:hAnsi="Times New Roman" w:cs="Times New Roman"/>
        </w:rPr>
        <w:t>. Considering continuity of water release function</w:t>
      </w:r>
      <w:r w:rsidR="001C01E6">
        <w:rPr>
          <w:rFonts w:ascii="Times New Roman" w:hAnsi="Times New Roman" w:cs="Times New Roman"/>
        </w:rPr>
        <w:t>s</w:t>
      </w:r>
      <w:r w:rsidRPr="004F3A2F">
        <w:rPr>
          <w:rFonts w:ascii="Times New Roman" w:hAnsi="Times New Roman" w:cs="Times New Roman"/>
        </w:rPr>
        <w:t xml:space="preserve"> and </w:t>
      </w:r>
      <w:r w:rsidR="001C01E6">
        <w:rPr>
          <w:rFonts w:ascii="Times New Roman" w:hAnsi="Times New Roman" w:cs="Times New Roman"/>
        </w:rPr>
        <w:t>the</w:t>
      </w:r>
      <w:r w:rsidRPr="004F3A2F">
        <w:rPr>
          <w:rFonts w:ascii="Times New Roman" w:hAnsi="Times New Roman" w:cs="Times New Roman"/>
        </w:rPr>
        <w:t xml:space="preserve"> assumption </w:t>
      </w:r>
      <w:r w:rsidR="001C01E6">
        <w:rPr>
          <w:rFonts w:ascii="Times New Roman" w:hAnsi="Times New Roman" w:cs="Times New Roman"/>
        </w:rPr>
        <w:lastRenderedPageBreak/>
        <w:t xml:space="preserve">that discharge is continuously, and positively related to storage </w:t>
      </w:r>
      <w:r w:rsidRPr="004F3A2F">
        <w:rPr>
          <w:rFonts w:ascii="Times New Roman" w:hAnsi="Times New Roman" w:cs="Times New Roman"/>
        </w:rPr>
        <w:t xml:space="preserve"> </w:t>
      </w:r>
      <m:oMath>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∂S</m:t>
                </m:r>
              </m:den>
            </m:f>
            <m:r>
              <w:rPr>
                <w:rFonts w:ascii="Cambria Math" w:hAnsi="Cambria Math" w:cs="Times New Roman"/>
              </w:rPr>
              <m:t>&gt;0</m:t>
            </m:r>
            <m:ctrlPr>
              <w:rPr>
                <w:rFonts w:ascii="Cambria Math" w:eastAsiaTheme="minorEastAsia" w:hAnsi="Cambria Math" w:cs="Times New Roman"/>
                <w:i/>
              </w:rPr>
            </m:ctrlPr>
          </m:e>
        </m:d>
      </m:oMath>
      <w:r w:rsidRPr="004F3A2F">
        <w:rPr>
          <w:rFonts w:ascii="Times New Roman" w:hAnsi="Times New Roman" w:cs="Times New Roman"/>
        </w:rPr>
        <w:t xml:space="preserve">, </w:t>
      </w:r>
      <w:r w:rsidR="001C01E6">
        <w:rPr>
          <w:rFonts w:ascii="Times New Roman" w:hAnsi="Times New Roman" w:cs="Times New Roman"/>
        </w:rPr>
        <w:t xml:space="preserve">the </w:t>
      </w:r>
      <w:r w:rsidRPr="004F3A2F">
        <w:rPr>
          <w:rFonts w:ascii="Times New Roman" w:hAnsi="Times New Roman" w:cs="Times New Roman"/>
        </w:rPr>
        <w:t>value of optimal reservoir storage can be used as a splicing point for logarithmic and exponential section</w:t>
      </w:r>
      <w:r w:rsidR="001C01E6">
        <w:rPr>
          <w:rFonts w:ascii="Times New Roman" w:hAnsi="Times New Roman" w:cs="Times New Roman"/>
        </w:rPr>
        <w:t>s</w:t>
      </w:r>
      <w:r w:rsidRPr="004F3A2F">
        <w:rPr>
          <w:rFonts w:ascii="Times New Roman" w:hAnsi="Times New Roman" w:cs="Times New Roman"/>
        </w:rPr>
        <w:t xml:space="preserve"> of this bi-functional water release model, i.e.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Exp</m:t>
            </m:r>
          </m:sub>
        </m:sSub>
      </m:oMath>
      <w:r w:rsidRPr="004F3A2F">
        <w:rPr>
          <w:rFonts w:ascii="Times New Roman" w:hAnsi="Times New Roman" w:cs="Times New Roman"/>
        </w:rPr>
        <w:t>.</w:t>
      </w:r>
      <w:r w:rsidR="001C01E6">
        <w:rPr>
          <w:rFonts w:ascii="Times New Roman" w:hAnsi="Times New Roman" w:cs="Times New Roman"/>
        </w:rPr>
        <w:t xml:space="preserve">  </w:t>
      </w:r>
    </w:p>
    <w:p w14:paraId="6163F99C" w14:textId="03EED27B" w:rsidR="00757A28" w:rsidRPr="004F3A2F" w:rsidRDefault="00757A28" w:rsidP="00757A28">
      <w:pPr>
        <w:pStyle w:val="ListParagraph"/>
        <w:numPr>
          <w:ilvl w:val="0"/>
          <w:numId w:val="4"/>
        </w:numPr>
        <w:spacing w:after="100" w:afterAutospacing="1" w:line="240" w:lineRule="auto"/>
        <w:rPr>
          <w:rFonts w:ascii="Times New Roman" w:hAnsi="Times New Roman" w:cs="Times New Roman"/>
        </w:rPr>
      </w:pPr>
      <w:r w:rsidRPr="004F3A2F">
        <w:rPr>
          <w:rFonts w:ascii="Times New Roman" w:hAnsi="Times New Roman" w:cs="Times New Roman"/>
          <w:i/>
        </w:rPr>
        <w:t>Minimum allowed reservoir release</w:t>
      </w:r>
      <w:r w:rsidRPr="004F3A2F">
        <w:rPr>
          <w:rFonts w:ascii="Times New Roman" w:hAnsi="Times New Roman" w:cs="Times New Roman"/>
        </w:rPr>
        <w:t xml:space="preserve"> is </w:t>
      </w:r>
      <w:r w:rsidR="001C01E6">
        <w:rPr>
          <w:rFonts w:ascii="Times New Roman" w:hAnsi="Times New Roman" w:cs="Times New Roman"/>
        </w:rPr>
        <w:t>mandated to maintain some flow within a river.</w:t>
      </w:r>
      <w:r w:rsidRPr="004F3A2F">
        <w:rPr>
          <w:rFonts w:ascii="Times New Roman" w:hAnsi="Times New Roman" w:cs="Times New Roman"/>
        </w:rPr>
        <w:t xml:space="preserve"> </w:t>
      </w:r>
    </w:p>
    <w:p w14:paraId="536BBDF9" w14:textId="77777777" w:rsidR="00757A28" w:rsidRPr="004F3A2F" w:rsidRDefault="00757A28" w:rsidP="00757A28">
      <w:pPr>
        <w:pStyle w:val="ListParagraph"/>
        <w:numPr>
          <w:ilvl w:val="0"/>
          <w:numId w:val="4"/>
        </w:numPr>
        <w:spacing w:after="100" w:afterAutospacing="1" w:line="240" w:lineRule="auto"/>
        <w:rPr>
          <w:rFonts w:ascii="Times New Roman" w:hAnsi="Times New Roman" w:cs="Times New Roman"/>
        </w:rPr>
      </w:pPr>
      <w:r w:rsidRPr="004F3A2F">
        <w:rPr>
          <w:rFonts w:ascii="Times New Roman" w:hAnsi="Times New Roman" w:cs="Times New Roman"/>
          <w:i/>
        </w:rPr>
        <w:t>Logarithmic water release function for medium and low storage levels</w:t>
      </w:r>
      <w:r w:rsidRPr="004F3A2F">
        <w:rPr>
          <w:rFonts w:ascii="Times New Roman" w:hAnsi="Times New Roman" w:cs="Times New Roman"/>
        </w:rPr>
        <w:t xml:space="preserve"> is parameterized by two scaling parameters to control the curvature and slope of the logarithmic water release function (at  </w:t>
      </w:r>
      <m:oMath>
        <m:r>
          <w:rPr>
            <w:rFonts w:ascii="Cambria Math" w:hAnsi="Cambria Math" w:cs="Times New Roman"/>
          </w:rPr>
          <m:t>S&lt;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oMath>
      <w:r w:rsidRPr="004F3A2F">
        <w:rPr>
          <w:rFonts w:ascii="Times New Roman" w:hAnsi="Times New Roman" w:cs="Times New Roman"/>
        </w:rPr>
        <w:t>).</w:t>
      </w:r>
    </w:p>
    <w:p w14:paraId="6763CD4D" w14:textId="77777777" w:rsidR="00757A28" w:rsidRPr="004F3A2F" w:rsidRDefault="00757A28" w:rsidP="00757A28">
      <w:pPr>
        <w:pStyle w:val="ListParagraph"/>
        <w:numPr>
          <w:ilvl w:val="0"/>
          <w:numId w:val="4"/>
        </w:numPr>
        <w:spacing w:after="100" w:afterAutospacing="1" w:line="240" w:lineRule="auto"/>
        <w:rPr>
          <w:rFonts w:ascii="Times New Roman" w:hAnsi="Times New Roman" w:cs="Times New Roman"/>
        </w:rPr>
      </w:pPr>
      <w:r w:rsidRPr="004F3A2F">
        <w:rPr>
          <w:rFonts w:ascii="Times New Roman" w:hAnsi="Times New Roman" w:cs="Times New Roman"/>
          <w:i/>
        </w:rPr>
        <w:t>Exponential water release function for high storage levels</w:t>
      </w:r>
      <w:r w:rsidRPr="004F3A2F">
        <w:rPr>
          <w:rFonts w:ascii="Times New Roman" w:hAnsi="Times New Roman" w:cs="Times New Roman"/>
        </w:rPr>
        <w:t xml:space="preserve"> is also parameterized by two scaling parameters to control the exponential rate at which discharge gets increased as reservoir storage approaches its maximum capacity (at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oMath>
      <w:r w:rsidRPr="004F3A2F">
        <w:rPr>
          <w:rFonts w:ascii="Times New Roman" w:hAnsi="Times New Roman" w:cs="Times New Roman"/>
        </w:rPr>
        <w:t>).</w:t>
      </w:r>
    </w:p>
    <w:p w14:paraId="7AC7E6A0" w14:textId="6D2AF51B"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Values for the above parameters </w:t>
      </w:r>
      <w:r w:rsidR="00AD2603">
        <w:rPr>
          <w:rFonts w:ascii="Times New Roman" w:hAnsi="Times New Roman" w:cs="Times New Roman"/>
        </w:rPr>
        <w:t xml:space="preserve">are selected </w:t>
      </w:r>
      <w:r w:rsidRPr="004F3A2F">
        <w:rPr>
          <w:rFonts w:ascii="Times New Roman" w:hAnsi="Times New Roman" w:cs="Times New Roman"/>
        </w:rPr>
        <w:t xml:space="preserve">to simulate operating rules for </w:t>
      </w:r>
      <w:r w:rsidR="001C01E6">
        <w:rPr>
          <w:rFonts w:ascii="Times New Roman" w:hAnsi="Times New Roman" w:cs="Times New Roman"/>
        </w:rPr>
        <w:t>hu</w:t>
      </w:r>
      <w:r w:rsidRPr="004F3A2F">
        <w:rPr>
          <w:rFonts w:ascii="Times New Roman" w:hAnsi="Times New Roman" w:cs="Times New Roman"/>
        </w:rPr>
        <w:t xml:space="preserve">man-controlled dams </w:t>
      </w:r>
      <w:r w:rsidR="00AD2603" w:rsidRPr="004F3A2F">
        <w:rPr>
          <w:rFonts w:ascii="Times New Roman" w:hAnsi="Times New Roman" w:cs="Times New Roman"/>
        </w:rPr>
        <w:t xml:space="preserve">specific </w:t>
      </w:r>
      <w:r w:rsidR="00AD2603">
        <w:rPr>
          <w:rFonts w:ascii="Times New Roman" w:hAnsi="Times New Roman" w:cs="Times New Roman"/>
        </w:rPr>
        <w:t xml:space="preserve">to each dam’s, or each </w:t>
      </w:r>
      <w:r w:rsidRPr="004F3A2F">
        <w:rPr>
          <w:rFonts w:ascii="Times New Roman" w:hAnsi="Times New Roman" w:cs="Times New Roman"/>
        </w:rPr>
        <w:t>purpose</w:t>
      </w:r>
      <w:r w:rsidR="00AD2603">
        <w:rPr>
          <w:rFonts w:ascii="Times New Roman" w:hAnsi="Times New Roman" w:cs="Times New Roman"/>
        </w:rPr>
        <w:t>.  WBM recognizes 5 purposes for dam operations (Table 11.1-1).</w:t>
      </w:r>
      <w:r w:rsidRPr="004F3A2F">
        <w:rPr>
          <w:rFonts w:ascii="Times New Roman" w:hAnsi="Times New Roman" w:cs="Times New Roman"/>
        </w:rPr>
        <w:t xml:space="preserve"> Average annual discharge </w:t>
      </w:r>
      <w:r w:rsidRPr="004F3A2F">
        <w:rPr>
          <w:rFonts w:ascii="Times New Roman" w:hAnsi="Times New Roman" w:cs="Times New Roman"/>
          <w:i/>
        </w:rPr>
        <w:t>Q</w:t>
      </w:r>
      <w:r w:rsidRPr="004F3A2F">
        <w:rPr>
          <w:rFonts w:ascii="Times New Roman" w:hAnsi="Times New Roman" w:cs="Times New Roman"/>
          <w:i/>
          <w:vertAlign w:val="subscript"/>
        </w:rPr>
        <w:t>av</w:t>
      </w:r>
      <w:r w:rsidRPr="004F3A2F">
        <w:rPr>
          <w:rFonts w:ascii="Times New Roman" w:hAnsi="Times New Roman" w:cs="Times New Roman"/>
        </w:rPr>
        <w:t xml:space="preserve"> and reservoir maximum storage capacity </w:t>
      </w:r>
      <w:r w:rsidRPr="004F3A2F">
        <w:rPr>
          <w:rFonts w:ascii="Times New Roman" w:hAnsi="Times New Roman" w:cs="Times New Roman"/>
          <w:i/>
        </w:rPr>
        <w:t>S</w:t>
      </w:r>
      <w:r w:rsidRPr="004F3A2F">
        <w:rPr>
          <w:rFonts w:ascii="Times New Roman" w:hAnsi="Times New Roman" w:cs="Times New Roman"/>
          <w:i/>
          <w:vertAlign w:val="subscript"/>
        </w:rPr>
        <w:t>max</w:t>
      </w:r>
      <w:r w:rsidRPr="004F3A2F">
        <w:rPr>
          <w:rFonts w:ascii="Times New Roman" w:hAnsi="Times New Roman" w:cs="Times New Roman"/>
        </w:rPr>
        <w:t xml:space="preserve"> are used in the formulation as reference values for nondimensionalization. The value for </w:t>
      </w:r>
      <w:r w:rsidRPr="004F3A2F">
        <w:rPr>
          <w:rFonts w:ascii="Times New Roman" w:hAnsi="Times New Roman" w:cs="Times New Roman"/>
          <w:i/>
        </w:rPr>
        <w:t>Q</w:t>
      </w:r>
      <w:r w:rsidRPr="004F3A2F">
        <w:rPr>
          <w:rFonts w:ascii="Times New Roman" w:hAnsi="Times New Roman" w:cs="Times New Roman"/>
          <w:i/>
          <w:vertAlign w:val="subscript"/>
        </w:rPr>
        <w:t>av</w:t>
      </w:r>
      <w:r w:rsidRPr="004F3A2F">
        <w:rPr>
          <w:rFonts w:ascii="Times New Roman" w:hAnsi="Times New Roman" w:cs="Times New Roman"/>
        </w:rPr>
        <w:t xml:space="preserve"> in WBM is calculated over past 5 full years </w:t>
      </w:r>
      <w:r w:rsidR="00AD2603">
        <w:rPr>
          <w:rFonts w:ascii="Times New Roman" w:hAnsi="Times New Roman" w:cs="Times New Roman"/>
        </w:rPr>
        <w:t xml:space="preserve">of the simulation </w:t>
      </w:r>
      <w:r w:rsidRPr="004F3A2F">
        <w:rPr>
          <w:rFonts w:ascii="Times New Roman" w:hAnsi="Times New Roman" w:cs="Times New Roman"/>
        </w:rPr>
        <w:t>to alleviate a problem of long</w:t>
      </w:r>
      <w:r w:rsidR="00AD2603">
        <w:rPr>
          <w:rFonts w:ascii="Times New Roman" w:hAnsi="Times New Roman" w:cs="Times New Roman"/>
        </w:rPr>
        <w:t>-</w:t>
      </w:r>
      <w:r w:rsidRPr="004F3A2F">
        <w:rPr>
          <w:rFonts w:ascii="Times New Roman" w:hAnsi="Times New Roman" w:cs="Times New Roman"/>
        </w:rPr>
        <w:t xml:space="preserve">term discharge trends due to climate change in the catchment area and temporary changes in annual flows due to construction of hydro-infrastructure upstream such as new dams, </w:t>
      </w:r>
      <w:r w:rsidR="00AD2603">
        <w:rPr>
          <w:rFonts w:ascii="Times New Roman" w:hAnsi="Times New Roman" w:cs="Times New Roman"/>
        </w:rPr>
        <w:t>or changes in human water use.</w:t>
      </w:r>
    </w:p>
    <w:p w14:paraId="61E7784A" w14:textId="5D3C5AFA"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Using the described above assumptions, the model for water release from controlled reservoirs </w:t>
      </w:r>
      <w:r w:rsidR="0092520D" w:rsidRPr="004F3A2F">
        <w:rPr>
          <w:rFonts w:ascii="Times New Roman" w:hAnsi="Times New Roman" w:cs="Times New Roman"/>
        </w:rPr>
        <w:t>is</w:t>
      </w:r>
      <w:r w:rsidRPr="004F3A2F">
        <w:rPr>
          <w:rFonts w:ascii="Times New Roman" w:hAnsi="Times New Roman" w:cs="Times New Roman"/>
        </w:rPr>
        <w:t xml:space="preserve"> described by </w:t>
      </w:r>
      <w:r w:rsidR="0092520D" w:rsidRPr="004F3A2F">
        <w:rPr>
          <w:rFonts w:ascii="Times New Roman" w:hAnsi="Times New Roman" w:cs="Times New Roman"/>
        </w:rPr>
        <w:t xml:space="preserve">the </w:t>
      </w:r>
      <w:r w:rsidRPr="004F3A2F">
        <w:rPr>
          <w:rFonts w:ascii="Times New Roman" w:hAnsi="Times New Roman" w:cs="Times New Roman"/>
        </w:rPr>
        <w:t xml:space="preserve">following transversal function for </w:t>
      </w:r>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Q</m:t>
            </m:r>
          </m:num>
          <m:den>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av</m:t>
                </m:r>
              </m:sub>
            </m:sSub>
          </m:den>
        </m:f>
      </m:oMath>
      <w:r w:rsidRPr="004F3A2F">
        <w:rPr>
          <w:rFonts w:ascii="Times New Roman" w:hAnsi="Times New Roman" w:cs="Times New Roman"/>
        </w:rPr>
        <w:t xml:space="preserve"> as a function of </w:t>
      </w:r>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max</m:t>
                </m:r>
              </m:sub>
            </m:sSub>
          </m:den>
        </m:f>
      </m:oMath>
      <w:r w:rsidRPr="004F3A2F">
        <w:rPr>
          <w:rFonts w:ascii="Times New Roman" w:hAnsi="Times New Roman" w:cs="Times New Roman"/>
        </w:rPr>
        <w:t>:</w:t>
      </w:r>
    </w:p>
    <w:p w14:paraId="07FEABF1" w14:textId="7FA83147" w:rsidR="00757A28" w:rsidRPr="004F3A2F" w:rsidRDefault="00000000" w:rsidP="00757A28">
      <w:pPr>
        <w:tabs>
          <w:tab w:val="left" w:pos="8640"/>
        </w:tabs>
        <w:spacing w:after="100" w:afterAutospacing="1"/>
        <w:ind w:firstLine="720"/>
        <w:rPr>
          <w:rFonts w:ascii="Times New Roman" w:hAnsi="Times New Roman" w:cs="Times New Roman"/>
        </w:rPr>
      </w:pP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Log</m:t>
                      </m:r>
                    </m:sub>
                  </m:sSub>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r>
                    <w:rPr>
                      <w:rFonts w:ascii="Cambria Math" w:eastAsia="Times New Roman" w:hAnsi="Cambria Math" w:cs="Times New Roman"/>
                    </w:rPr>
                    <m:t>a</m:t>
                  </m:r>
                  <m:r>
                    <w:rPr>
                      <w:rFonts w:ascii="Cambria Math" w:hAnsi="Cambria Math" w:cs="Times New Roman"/>
                    </w:rPr>
                    <m:t xml:space="preserve"> ln</m:t>
                  </m:r>
                  <m:d>
                    <m:dPr>
                      <m:ctrlPr>
                        <w:rPr>
                          <w:rFonts w:ascii="Cambria Math" w:hAnsi="Cambria Math" w:cs="Times New Roman"/>
                          <w:i/>
                        </w:rPr>
                      </m:ctrlPr>
                    </m:dPr>
                    <m:e>
                      <m:r>
                        <w:rPr>
                          <w:rFonts w:ascii="Cambria Math" w:hAnsi="Cambria Math" w:cs="Times New Roman"/>
                        </w:rPr>
                        <m:t>1+c X</m:t>
                      </m:r>
                    </m:e>
                  </m:d>
                  <m:r>
                    <w:rPr>
                      <w:rFonts w:ascii="Cambria Math" w:hAnsi="Cambria Math" w:cs="Times New Roman"/>
                    </w:rPr>
                    <m:t xml:space="preserve">         </m:t>
                  </m:r>
                  <m:r>
                    <m:rPr>
                      <m:sty m:val="p"/>
                    </m:rPr>
                    <w:rPr>
                      <w:rFonts w:ascii="Cambria Math" w:hAnsi="Cambria Math" w:cs="Times New Roman"/>
                    </w:rPr>
                    <m:t>at</m:t>
                  </m:r>
                  <m:r>
                    <w:rPr>
                      <w:rFonts w:ascii="Cambria Math" w:hAnsi="Cambria Math" w:cs="Times New Roman"/>
                    </w:rPr>
                    <m:t xml:space="preserve"> X&lt;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e>
              </m:mr>
              <m:m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Exp</m:t>
                      </m:r>
                    </m:sub>
                  </m:sSub>
                  <m:r>
                    <w:rPr>
                      <w:rFonts w:ascii="Cambria Math" w:hAnsi="Cambria Math" w:cs="Times New Roman"/>
                    </w:rPr>
                    <m:t>⇨Y=</m:t>
                  </m:r>
                  <m:r>
                    <w:rPr>
                      <w:rFonts w:ascii="Cambria Math" w:eastAsia="Times New Roman" w:hAnsi="Cambria Math" w:cs="Times New Roman"/>
                    </w:rPr>
                    <m:t>B+b</m:t>
                  </m:r>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d>
                    </m:e>
                    <m:sup>
                      <m:r>
                        <w:rPr>
                          <w:rFonts w:ascii="Cambria Math" w:hAnsi="Cambria Math" w:cs="Times New Roman"/>
                        </w:rPr>
                        <m:t>p</m:t>
                      </m:r>
                    </m:sup>
                  </m:sSup>
                  <m:r>
                    <w:rPr>
                      <w:rFonts w:ascii="Cambria Math" w:hAnsi="Cambria Math" w:cs="Times New Roman"/>
                    </w:rPr>
                    <m:t xml:space="preserve">            </m:t>
                  </m:r>
                  <m:r>
                    <m:rPr>
                      <m:sty m:val="p"/>
                    </m:rPr>
                    <w:rPr>
                      <w:rFonts w:ascii="Cambria Math" w:hAnsi="Cambria Math" w:cs="Times New Roman"/>
                    </w:rPr>
                    <m:t>at</m:t>
                  </m:r>
                  <m:r>
                    <w:rPr>
                      <w:rFonts w:ascii="Cambria Math" w:hAnsi="Cambria Math" w:cs="Times New Roman"/>
                    </w:rPr>
                    <m:t xml:space="preserve"> 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e>
              </m:mr>
            </m:m>
          </m:e>
        </m:d>
      </m:oMath>
      <w:r w:rsidR="007B1975" w:rsidRPr="004F3A2F">
        <w:rPr>
          <w:rFonts w:ascii="Times New Roman" w:hAnsi="Times New Roman" w:cs="Times New Roman"/>
        </w:rPr>
        <w:t xml:space="preserve">                                                          </w:t>
      </w:r>
      <w:r w:rsidR="00757A28" w:rsidRPr="004F3A2F">
        <w:rPr>
          <w:rFonts w:ascii="Times New Roman" w:hAnsi="Times New Roman" w:cs="Times New Roman"/>
        </w:rPr>
        <w:t>(</w:t>
      </w:r>
      <w:r w:rsidR="007B1975" w:rsidRPr="004F3A2F">
        <w:rPr>
          <w:rFonts w:ascii="Times New Roman" w:hAnsi="Times New Roman" w:cs="Times New Roman"/>
        </w:rPr>
        <w:t>1</w:t>
      </w:r>
      <w:r w:rsidR="00757A28" w:rsidRPr="004F3A2F">
        <w:rPr>
          <w:rFonts w:ascii="Times New Roman" w:hAnsi="Times New Roman" w:cs="Times New Roman"/>
        </w:rPr>
        <w:t>1.</w:t>
      </w:r>
      <w:r w:rsidR="007B1975" w:rsidRPr="004F3A2F">
        <w:rPr>
          <w:rFonts w:ascii="Times New Roman" w:hAnsi="Times New Roman" w:cs="Times New Roman"/>
        </w:rPr>
        <w:t>1-</w:t>
      </w:r>
      <w:r w:rsidR="00757A28" w:rsidRPr="004F3A2F">
        <w:rPr>
          <w:rFonts w:ascii="Times New Roman" w:hAnsi="Times New Roman" w:cs="Times New Roman"/>
        </w:rPr>
        <w:t>1)</w:t>
      </w:r>
    </w:p>
    <w:p w14:paraId="5016F618" w14:textId="05A24A2A"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variables and constants are all dimensionless, i.e. </w:t>
      </w:r>
      <w:r w:rsidRPr="004F3A2F">
        <w:rPr>
          <w:rFonts w:ascii="Times New Roman" w:hAnsi="Times New Roman" w:cs="Times New Roman"/>
          <w:i/>
        </w:rPr>
        <w:t>Y</w:t>
      </w:r>
      <w:r w:rsidRPr="004F3A2F">
        <w:rPr>
          <w:rFonts w:ascii="Times New Roman" w:hAnsi="Times New Roman" w:cs="Times New Roman"/>
        </w:rPr>
        <w:t xml:space="preserve"> and </w:t>
      </w:r>
      <w:r w:rsidRPr="004F3A2F">
        <w:rPr>
          <w:rFonts w:ascii="Times New Roman" w:hAnsi="Times New Roman" w:cs="Times New Roman"/>
          <w:i/>
        </w:rPr>
        <w:t>Y</w:t>
      </w:r>
      <w:r w:rsidRPr="004F3A2F">
        <w:rPr>
          <w:rFonts w:ascii="Times New Roman" w:hAnsi="Times New Roman" w:cs="Times New Roman"/>
          <w:i/>
          <w:vertAlign w:val="subscript"/>
        </w:rPr>
        <w:t>0</w:t>
      </w:r>
      <w:r w:rsidRPr="004F3A2F">
        <w:rPr>
          <w:rFonts w:ascii="Times New Roman" w:hAnsi="Times New Roman" w:cs="Times New Roman"/>
        </w:rPr>
        <w:t xml:space="preserve"> are reservoir release and minimum allowed release normalized by average annual discharge, </w:t>
      </w:r>
      <w:r w:rsidRPr="004F3A2F">
        <w:rPr>
          <w:rFonts w:ascii="Times New Roman" w:hAnsi="Times New Roman" w:cs="Times New Roman"/>
          <w:i/>
        </w:rPr>
        <w:t>X</w:t>
      </w:r>
      <w:r w:rsidRPr="004F3A2F">
        <w:rPr>
          <w:rFonts w:ascii="Times New Roman" w:hAnsi="Times New Roman" w:cs="Times New Roman"/>
        </w:rPr>
        <w:t xml:space="preserve"> and </w:t>
      </w:r>
      <w:r w:rsidRPr="004F3A2F">
        <w:rPr>
          <w:rFonts w:ascii="Times New Roman" w:hAnsi="Times New Roman" w:cs="Times New Roman"/>
          <w:i/>
        </w:rPr>
        <w:t>X</w:t>
      </w:r>
      <w:r w:rsidRPr="004F3A2F">
        <w:rPr>
          <w:rFonts w:ascii="Times New Roman" w:hAnsi="Times New Roman" w:cs="Times New Roman"/>
          <w:i/>
          <w:vertAlign w:val="subscript"/>
        </w:rPr>
        <w:t>e</w:t>
      </w:r>
      <w:r w:rsidRPr="004F3A2F">
        <w:rPr>
          <w:rFonts w:ascii="Times New Roman" w:hAnsi="Times New Roman" w:cs="Times New Roman"/>
        </w:rPr>
        <w:t xml:space="preserve"> are present and equilibrium water storage normalized by maximum reservoir storage capacity. </w:t>
      </w:r>
      <w:commentRangeStart w:id="347"/>
      <w:commentRangeStart w:id="348"/>
      <w:r w:rsidRPr="004F3A2F">
        <w:rPr>
          <w:rFonts w:ascii="Times New Roman" w:hAnsi="Times New Roman" w:cs="Times New Roman"/>
        </w:rPr>
        <w:t xml:space="preserve">Coefficients </w:t>
      </w:r>
      <w:r w:rsidRPr="004F3A2F">
        <w:rPr>
          <w:rFonts w:ascii="Times New Roman" w:hAnsi="Times New Roman" w:cs="Times New Roman"/>
          <w:i/>
        </w:rPr>
        <w:t>c</w:t>
      </w:r>
      <w:r w:rsidRPr="004F3A2F">
        <w:rPr>
          <w:rFonts w:ascii="Times New Roman" w:hAnsi="Times New Roman" w:cs="Times New Roman"/>
        </w:rPr>
        <w:t xml:space="preserve"> and </w:t>
      </w:r>
      <w:r w:rsidRPr="004F3A2F">
        <w:rPr>
          <w:rFonts w:ascii="Times New Roman" w:hAnsi="Times New Roman" w:cs="Times New Roman"/>
          <w:i/>
        </w:rPr>
        <w:t>p</w:t>
      </w:r>
      <w:r w:rsidRPr="004F3A2F">
        <w:rPr>
          <w:rFonts w:ascii="Times New Roman" w:hAnsi="Times New Roman" w:cs="Times New Roman"/>
        </w:rPr>
        <w:t xml:space="preserve"> are independent parameters</w:t>
      </w:r>
      <w:commentRangeEnd w:id="347"/>
      <w:r w:rsidR="0092520D" w:rsidRPr="004F3A2F">
        <w:rPr>
          <w:rStyle w:val="CommentReference"/>
          <w:rFonts w:ascii="Times New Roman" w:hAnsi="Times New Roman" w:cs="Times New Roman"/>
        </w:rPr>
        <w:commentReference w:id="347"/>
      </w:r>
      <w:commentRangeEnd w:id="348"/>
      <w:r w:rsidR="00D23AA2">
        <w:rPr>
          <w:rStyle w:val="CommentReference"/>
        </w:rPr>
        <w:commentReference w:id="348"/>
      </w:r>
      <w:r w:rsidRPr="004F3A2F">
        <w:rPr>
          <w:rFonts w:ascii="Times New Roman" w:hAnsi="Times New Roman" w:cs="Times New Roman"/>
        </w:rPr>
        <w:t xml:space="preserve">, and </w:t>
      </w:r>
      <w:r w:rsidRPr="004F3A2F">
        <w:rPr>
          <w:rFonts w:ascii="Times New Roman" w:hAnsi="Times New Roman" w:cs="Times New Roman"/>
          <w:i/>
        </w:rPr>
        <w:t>a</w:t>
      </w:r>
      <w:r w:rsidRPr="004F3A2F">
        <w:rPr>
          <w:rFonts w:ascii="Times New Roman" w:hAnsi="Times New Roman" w:cs="Times New Roman"/>
        </w:rPr>
        <w:t xml:space="preserve">, </w:t>
      </w:r>
      <w:r w:rsidRPr="004F3A2F">
        <w:rPr>
          <w:rFonts w:ascii="Times New Roman" w:hAnsi="Times New Roman" w:cs="Times New Roman"/>
          <w:i/>
        </w:rPr>
        <w:t>B</w:t>
      </w:r>
      <w:r w:rsidRPr="004F3A2F">
        <w:rPr>
          <w:rFonts w:ascii="Times New Roman" w:hAnsi="Times New Roman" w:cs="Times New Roman"/>
        </w:rPr>
        <w:t xml:space="preserve">, </w:t>
      </w:r>
      <w:r w:rsidRPr="004F3A2F">
        <w:rPr>
          <w:rFonts w:ascii="Times New Roman" w:hAnsi="Times New Roman" w:cs="Times New Roman"/>
          <w:i/>
        </w:rPr>
        <w:t>b</w:t>
      </w:r>
      <w:r w:rsidRPr="004F3A2F">
        <w:rPr>
          <w:rFonts w:ascii="Times New Roman" w:hAnsi="Times New Roman" w:cs="Times New Roman"/>
        </w:rPr>
        <w:t xml:space="preserve">, and </w:t>
      </w:r>
      <w:r w:rsidRPr="004F3A2F">
        <w:rPr>
          <w:rFonts w:ascii="Times New Roman" w:hAnsi="Times New Roman" w:cs="Times New Roman"/>
          <w:i/>
        </w:rPr>
        <w:t>X</w:t>
      </w:r>
      <w:r w:rsidRPr="004F3A2F">
        <w:rPr>
          <w:rFonts w:ascii="Times New Roman" w:hAnsi="Times New Roman" w:cs="Times New Roman"/>
          <w:i/>
          <w:vertAlign w:val="subscript"/>
        </w:rPr>
        <w:t>b</w:t>
      </w:r>
      <w:r w:rsidRPr="004F3A2F">
        <w:rPr>
          <w:rFonts w:ascii="Times New Roman" w:hAnsi="Times New Roman" w:cs="Times New Roman"/>
        </w:rPr>
        <w:t xml:space="preserve"> are derived coefficients and an offset parameter to match curve slopes (first derivative) and the </w:t>
      </w:r>
      <w:r w:rsidRPr="004F3A2F">
        <w:rPr>
          <w:rFonts w:ascii="Times New Roman" w:hAnsi="Times New Roman" w:cs="Times New Roman"/>
          <w:i/>
        </w:rPr>
        <w:t>F</w:t>
      </w:r>
      <w:r w:rsidRPr="004F3A2F">
        <w:rPr>
          <w:rFonts w:ascii="Times New Roman" w:hAnsi="Times New Roman" w:cs="Times New Roman"/>
          <w:i/>
          <w:vertAlign w:val="subscript"/>
        </w:rPr>
        <w:t>log</w:t>
      </w:r>
      <w:r w:rsidRPr="004F3A2F">
        <w:rPr>
          <w:rFonts w:ascii="Times New Roman" w:hAnsi="Times New Roman" w:cs="Times New Roman"/>
        </w:rPr>
        <w:t xml:space="preserve"> and </w:t>
      </w:r>
      <w:r w:rsidRPr="004F3A2F">
        <w:rPr>
          <w:rFonts w:ascii="Times New Roman" w:hAnsi="Times New Roman" w:cs="Times New Roman"/>
          <w:i/>
        </w:rPr>
        <w:t>F</w:t>
      </w:r>
      <w:r w:rsidRPr="004F3A2F">
        <w:rPr>
          <w:rFonts w:ascii="Times New Roman" w:hAnsi="Times New Roman" w:cs="Times New Roman"/>
          <w:i/>
          <w:vertAlign w:val="subscript"/>
        </w:rPr>
        <w:t>exp</w:t>
      </w:r>
      <w:r w:rsidRPr="004F3A2F">
        <w:rPr>
          <w:rFonts w:ascii="Times New Roman" w:hAnsi="Times New Roman" w:cs="Times New Roman"/>
        </w:rPr>
        <w:t xml:space="preserve"> meeting (equilibrium) point. The latter should be calculated from condition of </w:t>
      </w: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m:t>
            </m:r>
            <m:sSub>
              <m:sSubPr>
                <m:ctrlPr>
                  <w:rPr>
                    <w:rFonts w:ascii="Cambria Math" w:eastAsia="Times New Roman" w:hAnsi="Cambria Math" w:cs="Times New Roman"/>
                    <w:i/>
                  </w:rPr>
                </m:ctrlPr>
              </m:sSubPr>
              <m:e>
                <m:r>
                  <w:rPr>
                    <w:rFonts w:ascii="Cambria Math" w:hAnsi="Cambria Math" w:cs="Times New Roman"/>
                  </w:rPr>
                  <m:t>Y</m:t>
                </m:r>
              </m:e>
              <m:sub>
                <m:r>
                  <w:rPr>
                    <w:rFonts w:ascii="Cambria Math" w:hAnsi="Cambria Math" w:cs="Times New Roman"/>
                  </w:rPr>
                  <m:t>e</m:t>
                </m:r>
              </m:sub>
            </m:sSub>
          </m:e>
        </m:d>
        <m:r>
          <w:rPr>
            <w:rFonts w:ascii="Cambria Math" w:hAnsi="Cambria Math" w:cs="Times New Roman"/>
          </w:rPr>
          <m:t>=</m:t>
        </m:r>
        <m:sSub>
          <m:sSubPr>
            <m:ctrlPr>
              <w:rPr>
                <w:rFonts w:ascii="Cambria Math" w:eastAsia="Times New Roman" w:hAnsi="Cambria Math" w:cs="Times New Roman"/>
                <w:i/>
              </w:rPr>
            </m:ctrlPr>
          </m:sSubPr>
          <m:e>
            <m:r>
              <w:rPr>
                <w:rFonts w:ascii="Cambria Math" w:hAnsi="Cambria Math" w:cs="Times New Roman"/>
              </w:rPr>
              <m:t>F</m:t>
            </m:r>
          </m:e>
          <m:sub>
            <m:r>
              <w:rPr>
                <w:rFonts w:ascii="Cambria Math" w:hAnsi="Cambria Math" w:cs="Times New Roman"/>
              </w:rPr>
              <m:t>Log</m:t>
            </m:r>
          </m:sub>
        </m:sSub>
        <m:r>
          <w:rPr>
            <w:rFonts w:ascii="Cambria Math" w:hAnsi="Cambria Math" w:cs="Times New Roman"/>
          </w:rPr>
          <m:t>∩</m:t>
        </m:r>
        <m:sSub>
          <m:sSubPr>
            <m:ctrlPr>
              <w:rPr>
                <w:rFonts w:ascii="Cambria Math" w:eastAsia="Times New Roman" w:hAnsi="Cambria Math" w:cs="Times New Roman"/>
                <w:i/>
              </w:rPr>
            </m:ctrlPr>
          </m:sSubPr>
          <m:e>
            <m:r>
              <w:rPr>
                <w:rFonts w:ascii="Cambria Math" w:hAnsi="Cambria Math" w:cs="Times New Roman"/>
              </w:rPr>
              <m:t>F</m:t>
            </m:r>
          </m:e>
          <m:sub>
            <m:r>
              <w:rPr>
                <w:rFonts w:ascii="Cambria Math" w:hAnsi="Cambria Math" w:cs="Times New Roman"/>
              </w:rPr>
              <m:t>Exp</m:t>
            </m:r>
          </m:sub>
        </m:sSub>
      </m:oMath>
      <w:r w:rsidRPr="004F3A2F">
        <w:rPr>
          <w:rFonts w:ascii="Times New Roman" w:hAnsi="Times New Roman" w:cs="Times New Roman"/>
        </w:rPr>
        <w:t xml:space="preserve">, i.e. both segments of the model must meet at this point with the same first derivative. Using substitutions </w:t>
      </w:r>
      <m:oMath>
        <m:r>
          <w:rPr>
            <w:rFonts w:ascii="Cambria Math" w:hAnsi="Cambria Math" w:cs="Times New Roman"/>
          </w:rPr>
          <m:t>d=</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sub>
            <m:r>
              <w:rPr>
                <w:rFonts w:ascii="Cambria Math" w:hAnsi="Cambria Math" w:cs="Times New Roman"/>
              </w:rPr>
              <m:t>b</m:t>
            </m:r>
          </m:sub>
        </m:sSub>
      </m:oMath>
      <w:r w:rsidRPr="004F3A2F">
        <w:rPr>
          <w:rFonts w:ascii="Times New Roman" w:hAnsi="Times New Roman" w:cs="Times New Roman"/>
        </w:rPr>
        <w:t xml:space="preserve"> and </w:t>
      </w:r>
      <m:oMath>
        <m:r>
          <w:rPr>
            <w:rFonts w:ascii="Cambria Math" w:hAnsi="Cambria Math" w:cs="Times New Roman"/>
          </w:rPr>
          <m:t>q=a</m:t>
        </m:r>
        <m:f>
          <m:fPr>
            <m:ctrlPr>
              <w:rPr>
                <w:rFonts w:ascii="Cambria Math" w:hAnsi="Cambria Math" w:cs="Times New Roman"/>
                <w:i/>
              </w:rPr>
            </m:ctrlPr>
          </m:fPr>
          <m:num>
            <m:r>
              <w:rPr>
                <w:rFonts w:ascii="Cambria Math" w:hAnsi="Cambria Math" w:cs="Times New Roman"/>
              </w:rPr>
              <m:t>c</m:t>
            </m:r>
          </m:num>
          <m:den>
            <m:d>
              <m:dPr>
                <m:ctrlPr>
                  <w:rPr>
                    <w:rFonts w:ascii="Cambria Math" w:hAnsi="Cambria Math" w:cs="Times New Roman"/>
                    <w:i/>
                  </w:rPr>
                </m:ctrlPr>
              </m:dPr>
              <m:e>
                <m:r>
                  <w:rPr>
                    <w:rFonts w:ascii="Cambria Math" w:hAnsi="Cambria Math" w:cs="Times New Roman"/>
                  </w:rPr>
                  <m:t xml:space="preserve">1+c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e>
            </m:d>
          </m:den>
        </m:f>
      </m:oMath>
      <w:r w:rsidRPr="004F3A2F">
        <w:rPr>
          <w:rFonts w:ascii="Times New Roman" w:hAnsi="Times New Roman" w:cs="Times New Roman"/>
        </w:rPr>
        <w:t xml:space="preserve"> and matching first derivatives at </w:t>
      </w: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m:t>
            </m:r>
            <m:sSub>
              <m:sSubPr>
                <m:ctrlPr>
                  <w:rPr>
                    <w:rFonts w:ascii="Cambria Math" w:eastAsia="Times New Roman" w:hAnsi="Cambria Math" w:cs="Times New Roman"/>
                    <w:i/>
                  </w:rPr>
                </m:ctrlPr>
              </m:sSubPr>
              <m:e>
                <m:r>
                  <w:rPr>
                    <w:rFonts w:ascii="Cambria Math" w:hAnsi="Cambria Math" w:cs="Times New Roman"/>
                  </w:rPr>
                  <m:t>Y</m:t>
                </m:r>
              </m:e>
              <m:sub>
                <m:r>
                  <w:rPr>
                    <w:rFonts w:ascii="Cambria Math" w:hAnsi="Cambria Math" w:cs="Times New Roman"/>
                  </w:rPr>
                  <m:t>e</m:t>
                </m:r>
              </m:sub>
            </m:sSub>
          </m:e>
        </m:d>
      </m:oMath>
      <w:r w:rsidRPr="004F3A2F">
        <w:rPr>
          <w:rFonts w:ascii="Times New Roman" w:hAnsi="Times New Roman" w:cs="Times New Roman"/>
        </w:rPr>
        <w:t xml:space="preserve"> point we have implicit equation for </w:t>
      </w:r>
      <w:r w:rsidRPr="004F3A2F">
        <w:rPr>
          <w:rFonts w:ascii="Times New Roman" w:hAnsi="Times New Roman" w:cs="Times New Roman"/>
          <w:i/>
        </w:rPr>
        <w:t>d</w:t>
      </w:r>
      <w:r w:rsidRPr="004F3A2F">
        <w:rPr>
          <w:rFonts w:ascii="Times New Roman" w:hAnsi="Times New Roman" w:cs="Times New Roman"/>
        </w:rPr>
        <w:t>:</w:t>
      </w:r>
    </w:p>
    <w:p w14:paraId="1BEBE3BE" w14:textId="0568FF13" w:rsidR="00757A28" w:rsidRPr="004F3A2F" w:rsidRDefault="00000000" w:rsidP="00757A28">
      <w:pPr>
        <w:pStyle w:val="Equation"/>
      </w:pP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d</m:t>
                </m:r>
              </m:e>
              <m:sup>
                <m:r>
                  <w:rPr>
                    <w:rFonts w:ascii="Cambria Math" w:hAnsi="Cambria Math"/>
                    <w:sz w:val="28"/>
                  </w:rPr>
                  <m:t>p-1</m:t>
                </m:r>
              </m:sup>
            </m:sSup>
          </m:num>
          <m:den>
            <m:sSup>
              <m:sSupPr>
                <m:ctrlPr>
                  <w:rPr>
                    <w:rFonts w:ascii="Cambria Math" w:hAnsi="Cambria Math"/>
                    <w:i/>
                    <w:sz w:val="28"/>
                  </w:rPr>
                </m:ctrlPr>
              </m:sSupPr>
              <m:e>
                <m:r>
                  <w:rPr>
                    <w:rFonts w:ascii="Cambria Math" w:hAnsi="Cambria Math"/>
                    <w:sz w:val="28"/>
                  </w:rPr>
                  <m:t>d</m:t>
                </m:r>
              </m:e>
              <m:sup>
                <m:r>
                  <w:rPr>
                    <w:rFonts w:ascii="Cambria Math" w:hAnsi="Cambria Math"/>
                    <w:sz w:val="28"/>
                  </w:rPr>
                  <m:t>p</m:t>
                </m:r>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1-</m:t>
                    </m:r>
                    <m:sSub>
                      <m:sSubPr>
                        <m:ctrlPr>
                          <w:rPr>
                            <w:rFonts w:ascii="Cambria Math" w:eastAsia="Times New Roman" w:hAnsi="Cambria Math"/>
                            <w:i/>
                            <w:sz w:val="28"/>
                          </w:rPr>
                        </m:ctrlPr>
                      </m:sSubPr>
                      <m:e>
                        <m:r>
                          <w:rPr>
                            <w:rFonts w:ascii="Cambria Math" w:hAnsi="Cambria Math"/>
                            <w:sz w:val="28"/>
                          </w:rPr>
                          <m:t>X</m:t>
                        </m:r>
                        <m:ctrlPr>
                          <w:rPr>
                            <w:rFonts w:ascii="Cambria Math" w:hAnsi="Cambria Math"/>
                            <w:i/>
                            <w:sz w:val="28"/>
                          </w:rPr>
                        </m:ctrlPr>
                      </m:e>
                      <m:sub>
                        <m:r>
                          <w:rPr>
                            <w:rFonts w:ascii="Cambria Math" w:hAnsi="Cambria Math"/>
                            <w:sz w:val="28"/>
                          </w:rPr>
                          <m:t>e</m:t>
                        </m:r>
                      </m:sub>
                    </m:sSub>
                    <m:r>
                      <w:rPr>
                        <w:rFonts w:ascii="Cambria Math" w:eastAsia="Times New Roman" w:hAnsi="Cambria Math"/>
                        <w:sz w:val="28"/>
                      </w:rPr>
                      <m:t>+d</m:t>
                    </m:r>
                  </m:e>
                </m:d>
              </m:e>
              <m:sup>
                <m:r>
                  <w:rPr>
                    <w:rFonts w:ascii="Cambria Math" w:hAnsi="Cambria Math"/>
                    <w:sz w:val="28"/>
                  </w:rPr>
                  <m:t>p</m:t>
                </m:r>
              </m:sup>
            </m:sSup>
          </m:den>
        </m:f>
        <m:r>
          <w:rPr>
            <w:rFonts w:ascii="Cambria Math" w:hAnsi="Cambria Math"/>
            <w:sz w:val="28"/>
          </w:rPr>
          <m:t>+</m:t>
        </m:r>
        <m:f>
          <m:fPr>
            <m:ctrlPr>
              <w:rPr>
                <w:rFonts w:ascii="Cambria Math" w:hAnsi="Cambria Math"/>
                <w:i/>
                <w:sz w:val="28"/>
              </w:rPr>
            </m:ctrlPr>
          </m:fPr>
          <m:num>
            <m:r>
              <w:rPr>
                <w:rFonts w:ascii="Cambria Math" w:hAnsi="Cambria Math"/>
                <w:sz w:val="28"/>
              </w:rPr>
              <m:t>q</m:t>
            </m:r>
          </m:num>
          <m:den>
            <m:r>
              <w:rPr>
                <w:rFonts w:ascii="Cambria Math" w:hAnsi="Cambria Math"/>
                <w:sz w:val="28"/>
              </w:rPr>
              <m:t>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e</m:t>
                </m:r>
              </m:sub>
            </m:sSub>
          </m:den>
        </m:f>
        <m:r>
          <w:rPr>
            <w:rFonts w:ascii="Cambria Math" w:hAnsi="Cambria Math"/>
            <w:sz w:val="28"/>
          </w:rPr>
          <m:t>=0</m:t>
        </m:r>
      </m:oMath>
      <w:r w:rsidR="007B1975" w:rsidRPr="004F3A2F">
        <w:t xml:space="preserve">                                                                               </w:t>
      </w:r>
      <w:r w:rsidR="00757A28" w:rsidRPr="004F3A2F">
        <w:t>(</w:t>
      </w:r>
      <w:r w:rsidR="007B1975" w:rsidRPr="004F3A2F">
        <w:t>11.1-</w:t>
      </w:r>
      <w:r w:rsidR="00757A28" w:rsidRPr="004F3A2F">
        <w:t>2)</w:t>
      </w:r>
    </w:p>
    <w:p w14:paraId="438CAE84" w14:textId="59B6AE55" w:rsidR="00757A28" w:rsidRPr="004F3A2F" w:rsidRDefault="00757A28" w:rsidP="00757A28">
      <w:pPr>
        <w:pStyle w:val="Equation"/>
        <w:tabs>
          <w:tab w:val="clear" w:pos="8640"/>
        </w:tabs>
        <w:ind w:firstLine="0"/>
      </w:pPr>
      <w:r w:rsidRPr="004F3A2F">
        <w:t xml:space="preserve">where </w:t>
      </w:r>
      <w:r w:rsidRPr="004F3A2F">
        <w:rPr>
          <w:i/>
        </w:rPr>
        <w:t>Y</w:t>
      </w:r>
      <w:r w:rsidRPr="004F3A2F">
        <w:rPr>
          <w:i/>
          <w:vertAlign w:val="subscript"/>
        </w:rPr>
        <w:t>1</w:t>
      </w:r>
      <w:r w:rsidRPr="004F3A2F">
        <w:t xml:space="preserve"> is a hypothetical discharge when the reservoir is full (</w:t>
      </w:r>
      <m:oMath>
        <m:r>
          <w:rPr>
            <w:rFonts w:ascii="Cambria Math" w:hAnsi="Cambria Math"/>
          </w:rPr>
          <m:t>Y=1</m:t>
        </m:r>
      </m:oMath>
      <w:r w:rsidRPr="004F3A2F">
        <w:t xml:space="preserve">). After </w:t>
      </w:r>
      <w:r w:rsidR="00D23AA2">
        <w:t xml:space="preserve">a </w:t>
      </w:r>
      <w:r w:rsidRPr="004F3A2F">
        <w:t xml:space="preserve">value </w:t>
      </w:r>
      <w:proofErr w:type="spellStart"/>
      <w:r w:rsidRPr="004F3A2F">
        <w:t>for</w:t>
      </w:r>
      <w:r w:rsidR="00D23AA2">
        <w:t xml:space="preserve"> </w:t>
      </w:r>
      <w:r w:rsidRPr="004F3A2F">
        <w:rPr>
          <w:i/>
        </w:rPr>
        <w:t>d</w:t>
      </w:r>
      <w:proofErr w:type="spellEnd"/>
      <w:r w:rsidRPr="004F3A2F">
        <w:t xml:space="preserve">  is found from solving implicit equation (1.2) the values for </w:t>
      </w:r>
      <w:r w:rsidRPr="004F3A2F">
        <w:rPr>
          <w:i/>
        </w:rPr>
        <w:t>B</w:t>
      </w:r>
      <w:r w:rsidRPr="004F3A2F">
        <w:t xml:space="preserve"> and </w:t>
      </w:r>
      <w:r w:rsidRPr="004F3A2F">
        <w:rPr>
          <w:i/>
        </w:rPr>
        <w:t>b</w:t>
      </w:r>
      <w:r w:rsidRPr="004F3A2F">
        <w:t xml:space="preserve"> follows:</w:t>
      </w:r>
    </w:p>
    <w:p w14:paraId="070FC42A" w14:textId="373566CD" w:rsidR="00757A28" w:rsidRPr="004F3A2F" w:rsidRDefault="00757A28" w:rsidP="00757A28">
      <w:pPr>
        <w:pStyle w:val="Equation"/>
      </w:pPr>
      <m:oMath>
        <m:r>
          <w:rPr>
            <w:rFonts w:ascii="Cambria Math" w:hAnsi="Cambria Math"/>
            <w:sz w:val="28"/>
          </w:rPr>
          <m:t>a=</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Y</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num>
          <m:den>
            <m:r>
              <w:rPr>
                <w:rFonts w:ascii="Cambria Math" w:hAnsi="Cambria Math"/>
                <w:sz w:val="28"/>
              </w:rPr>
              <m:t>ln</m:t>
            </m:r>
            <m:d>
              <m:dPr>
                <m:ctrlPr>
                  <w:rPr>
                    <w:rFonts w:ascii="Cambria Math" w:hAnsi="Cambria Math"/>
                    <w:i/>
                    <w:sz w:val="28"/>
                  </w:rPr>
                </m:ctrlPr>
              </m:dPr>
              <m:e>
                <m:r>
                  <w:rPr>
                    <w:rFonts w:ascii="Cambria Math" w:hAnsi="Cambria Math"/>
                    <w:sz w:val="28"/>
                  </w:rPr>
                  <m:t>1+c</m:t>
                </m:r>
                <m:sSub>
                  <m:sSubPr>
                    <m:ctrlPr>
                      <w:rPr>
                        <w:rFonts w:ascii="Cambria Math" w:hAnsi="Cambria Math"/>
                        <w:i/>
                        <w:sz w:val="28"/>
                      </w:rPr>
                    </m:ctrlPr>
                  </m:sSubPr>
                  <m:e>
                    <m:r>
                      <w:rPr>
                        <w:rFonts w:ascii="Cambria Math" w:hAnsi="Cambria Math"/>
                        <w:sz w:val="28"/>
                      </w:rPr>
                      <m:t>X</m:t>
                    </m:r>
                  </m:e>
                  <m:sub>
                    <m:r>
                      <w:rPr>
                        <w:rFonts w:ascii="Cambria Math" w:hAnsi="Cambria Math"/>
                        <w:sz w:val="28"/>
                      </w:rPr>
                      <m:t>e</m:t>
                    </m:r>
                  </m:sub>
                </m:sSub>
              </m:e>
            </m:d>
          </m:den>
        </m:f>
      </m:oMath>
      <w:r w:rsidR="007B1975" w:rsidRPr="004F3A2F">
        <w:t xml:space="preserve">                                                                                                         </w:t>
      </w:r>
      <w:r w:rsidRPr="004F3A2F">
        <w:t>(</w:t>
      </w:r>
      <w:r w:rsidR="007B1975" w:rsidRPr="004F3A2F">
        <w:t>11.1-</w:t>
      </w:r>
      <w:r w:rsidRPr="004F3A2F">
        <w:t>3)</w:t>
      </w:r>
    </w:p>
    <w:p w14:paraId="02E53A4E" w14:textId="4A777F18" w:rsidR="00757A28" w:rsidRPr="004F3A2F" w:rsidRDefault="00757A28" w:rsidP="00757A28">
      <w:pPr>
        <w:pStyle w:val="Equation"/>
      </w:pPr>
      <m:oMath>
        <m:r>
          <w:rPr>
            <w:rFonts w:ascii="Cambria Math" w:hAnsi="Cambria Math"/>
            <w:sz w:val="28"/>
          </w:rPr>
          <w:lastRenderedPageBreak/>
          <m:t>b=</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e</m:t>
                </m:r>
              </m:sub>
            </m:sSub>
          </m:num>
          <m:den>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1-</m:t>
                    </m:r>
                    <m:sSub>
                      <m:sSubPr>
                        <m:ctrlPr>
                          <w:rPr>
                            <w:rFonts w:ascii="Cambria Math" w:eastAsia="Times New Roman" w:hAnsi="Cambria Math"/>
                            <w:i/>
                            <w:sz w:val="28"/>
                          </w:rPr>
                        </m:ctrlPr>
                      </m:sSubPr>
                      <m:e>
                        <m:r>
                          <w:rPr>
                            <w:rFonts w:ascii="Cambria Math" w:hAnsi="Cambria Math"/>
                            <w:sz w:val="28"/>
                          </w:rPr>
                          <m:t>X</m:t>
                        </m:r>
                        <m:ctrlPr>
                          <w:rPr>
                            <w:rFonts w:ascii="Cambria Math" w:hAnsi="Cambria Math"/>
                            <w:i/>
                            <w:sz w:val="28"/>
                          </w:rPr>
                        </m:ctrlPr>
                      </m:e>
                      <m:sub>
                        <m:r>
                          <w:rPr>
                            <w:rFonts w:ascii="Cambria Math" w:hAnsi="Cambria Math"/>
                            <w:sz w:val="28"/>
                          </w:rPr>
                          <m:t>e</m:t>
                        </m:r>
                      </m:sub>
                    </m:sSub>
                    <m:r>
                      <w:rPr>
                        <w:rFonts w:ascii="Cambria Math" w:eastAsia="Times New Roman" w:hAnsi="Cambria Math"/>
                        <w:sz w:val="28"/>
                      </w:rPr>
                      <m:t>+d</m:t>
                    </m:r>
                  </m:e>
                </m:d>
              </m:e>
              <m:sup>
                <m:r>
                  <w:rPr>
                    <w:rFonts w:ascii="Cambria Math" w:hAnsi="Cambria Math"/>
                    <w:sz w:val="28"/>
                  </w:rPr>
                  <m:t>p</m:t>
                </m:r>
              </m:sup>
            </m:sSup>
            <m:r>
              <w:rPr>
                <w:rFonts w:ascii="Cambria Math" w:hAnsi="Cambria Math"/>
                <w:sz w:val="28"/>
              </w:rPr>
              <m:t>-</m:t>
            </m:r>
            <m:sSup>
              <m:sSupPr>
                <m:ctrlPr>
                  <w:rPr>
                    <w:rFonts w:ascii="Cambria Math" w:hAnsi="Cambria Math"/>
                    <w:i/>
                    <w:sz w:val="28"/>
                  </w:rPr>
                </m:ctrlPr>
              </m:sSupPr>
              <m:e>
                <m:r>
                  <w:rPr>
                    <w:rFonts w:ascii="Cambria Math" w:hAnsi="Cambria Math"/>
                    <w:sz w:val="28"/>
                  </w:rPr>
                  <m:t>d</m:t>
                </m:r>
              </m:e>
              <m:sup>
                <m:r>
                  <w:rPr>
                    <w:rFonts w:ascii="Cambria Math" w:hAnsi="Cambria Math"/>
                    <w:sz w:val="28"/>
                  </w:rPr>
                  <m:t>p</m:t>
                </m:r>
              </m:sup>
            </m:sSup>
          </m:den>
        </m:f>
      </m:oMath>
      <w:r w:rsidR="007B1975" w:rsidRPr="004F3A2F">
        <w:t xml:space="preserve">                                                                                                  </w:t>
      </w:r>
      <w:r w:rsidRPr="004F3A2F">
        <w:t>(</w:t>
      </w:r>
      <w:r w:rsidR="007B1975" w:rsidRPr="004F3A2F">
        <w:t>11.1-</w:t>
      </w:r>
      <w:r w:rsidRPr="004F3A2F">
        <w:t>4)</w:t>
      </w:r>
    </w:p>
    <w:p w14:paraId="2EFA7AE8" w14:textId="1683DF65" w:rsidR="00757A28" w:rsidRPr="004F3A2F" w:rsidRDefault="00757A28" w:rsidP="00757A28">
      <w:pPr>
        <w:pStyle w:val="Equation"/>
      </w:pPr>
      <m:oMath>
        <m:r>
          <w:rPr>
            <w:rFonts w:ascii="Cambria Math" w:hAnsi="Cambria Math"/>
          </w:rPr>
          <m:t>B=</m:t>
        </m:r>
        <m:sSub>
          <m:sSubPr>
            <m:ctrlPr>
              <w:rPr>
                <w:rFonts w:ascii="Cambria Math" w:eastAsia="Times New Roman" w:hAnsi="Cambria Math"/>
                <w:i/>
              </w:rPr>
            </m:ctrlPr>
          </m:sSubPr>
          <m:e>
            <m:r>
              <w:rPr>
                <w:rFonts w:ascii="Cambria Math" w:hAnsi="Cambria Math"/>
              </w:rPr>
              <m:t>X</m:t>
            </m:r>
            <m:ctrlPr>
              <w:rPr>
                <w:rFonts w:ascii="Cambria Math" w:hAnsi="Cambria Math"/>
                <w:i/>
              </w:rPr>
            </m:ctrlPr>
          </m:e>
          <m:sub>
            <m:r>
              <w:rPr>
                <w:rFonts w:ascii="Cambria Math" w:hAnsi="Cambria Math"/>
              </w:rPr>
              <m:t>e</m:t>
            </m:r>
          </m:sub>
        </m:sSub>
        <m:r>
          <w:rPr>
            <w:rFonts w:ascii="Cambria Math" w:eastAsia="Times New Roman" w:hAnsi="Cambria Math"/>
          </w:rPr>
          <m:t xml:space="preserve">-b </m:t>
        </m:r>
        <m:sSup>
          <m:sSupPr>
            <m:ctrlPr>
              <w:rPr>
                <w:rFonts w:ascii="Cambria Math" w:hAnsi="Cambria Math"/>
                <w:i/>
              </w:rPr>
            </m:ctrlPr>
          </m:sSupPr>
          <m:e>
            <m:r>
              <w:rPr>
                <w:rFonts w:ascii="Cambria Math" w:hAnsi="Cambria Math"/>
              </w:rPr>
              <m:t>d</m:t>
            </m:r>
          </m:e>
          <m:sup>
            <m:r>
              <w:rPr>
                <w:rFonts w:ascii="Cambria Math" w:hAnsi="Cambria Math"/>
              </w:rPr>
              <m:t>p</m:t>
            </m:r>
          </m:sup>
        </m:sSup>
      </m:oMath>
      <w:r w:rsidR="007B1975" w:rsidRPr="004F3A2F">
        <w:t xml:space="preserve">                                                                                                         </w:t>
      </w:r>
      <w:r w:rsidRPr="004F3A2F">
        <w:t>(</w:t>
      </w:r>
      <w:r w:rsidR="007B1975" w:rsidRPr="004F3A2F">
        <w:t>11.1-</w:t>
      </w:r>
      <w:r w:rsidRPr="004F3A2F">
        <w:t>5)</w:t>
      </w:r>
    </w:p>
    <w:p w14:paraId="5A49F571" w14:textId="71C5A9E0" w:rsidR="00757A28" w:rsidRPr="004F3A2F" w:rsidRDefault="00B13EA9" w:rsidP="00757A28">
      <w:pPr>
        <w:pStyle w:val="Equation"/>
        <w:tabs>
          <w:tab w:val="clear" w:pos="8640"/>
        </w:tabs>
        <w:ind w:firstLine="0"/>
      </w:pPr>
      <w:r>
        <w:t>R</w:t>
      </w:r>
      <w:r w:rsidRPr="004F3A2F">
        <w:t xml:space="preserve">eservoirs </w:t>
      </w:r>
      <w:r>
        <w:t>with l</w:t>
      </w:r>
      <w:r w:rsidR="00757A28" w:rsidRPr="004F3A2F">
        <w:t>ow regulatory capacity</w:t>
      </w:r>
      <w:r w:rsidR="00D23AA2">
        <w:t xml:space="preserve"> (</w:t>
      </w:r>
      <w:r w:rsidR="00D23AA2">
        <w:rPr>
          <w:i/>
          <w:iCs/>
        </w:rPr>
        <w:t>R</w:t>
      </w:r>
      <w:r w:rsidR="00D23AA2" w:rsidRPr="00D23AA2">
        <w:rPr>
          <w:i/>
          <w:iCs/>
          <w:vertAlign w:val="subscript"/>
        </w:rPr>
        <w:t>c</w:t>
      </w:r>
      <w:r w:rsidR="00D23AA2">
        <w:t xml:space="preserve">), </w:t>
      </w:r>
      <w:r w:rsidRPr="00B13EA9">
        <w:rPr>
          <w:iCs/>
        </w:rPr>
        <w:t xml:space="preserve">the </w:t>
      </w:r>
      <w:r>
        <w:t xml:space="preserve">ratio between annual </w:t>
      </w:r>
      <w:r w:rsidR="00D23AA2">
        <w:t xml:space="preserve">mean </w:t>
      </w:r>
      <w:r>
        <w:t>flow and the reservoir maximum capacit</w:t>
      </w:r>
      <w:r w:rsidR="00D23AA2">
        <w:t>y,</w:t>
      </w:r>
      <w:r>
        <w:t xml:space="preserve"> </w:t>
      </w:r>
      <w:r w:rsidR="00757A28" w:rsidRPr="004F3A2F">
        <w:t>below 0.1</w:t>
      </w:r>
      <w:r w:rsidR="00D23AA2">
        <w:t xml:space="preserve">, which equates to a </w:t>
      </w:r>
      <w:r w:rsidR="00757A28" w:rsidRPr="004F3A2F">
        <w:t>capacity of about 1 month of average annual flow</w:t>
      </w:r>
      <w:r w:rsidR="00D23AA2">
        <w:t>,</w:t>
      </w:r>
      <w:r w:rsidR="00757A28" w:rsidRPr="004F3A2F">
        <w:t xml:space="preserve"> cannot be adequately replicated by this model</w:t>
      </w:r>
      <w:r w:rsidR="00D23AA2">
        <w:t xml:space="preserve">.  For dams with </w:t>
      </w:r>
      <w:r w:rsidR="00D23AA2">
        <w:rPr>
          <w:i/>
          <w:iCs/>
        </w:rPr>
        <w:t>R</w:t>
      </w:r>
      <w:r w:rsidR="00D23AA2">
        <w:rPr>
          <w:i/>
          <w:iCs/>
          <w:vertAlign w:val="subscript"/>
        </w:rPr>
        <w:t>c</w:t>
      </w:r>
      <w:r w:rsidR="00D23AA2">
        <w:t xml:space="preserve"> less than 0.1,</w:t>
      </w:r>
      <w:r w:rsidR="00757A28" w:rsidRPr="004F3A2F">
        <w:t xml:space="preserve"> variance in seasonal hydrology results in water release to </w:t>
      </w:r>
      <w:r w:rsidR="00D23AA2">
        <w:t xml:space="preserve">similar to </w:t>
      </w:r>
      <w:r w:rsidR="00757A28" w:rsidRPr="004F3A2F">
        <w:t xml:space="preserve">inflow </w:t>
      </w:r>
      <w:r w:rsidR="00D23AA2">
        <w:t xml:space="preserve">during </w:t>
      </w:r>
      <w:r w:rsidR="00757A28" w:rsidRPr="004F3A2F">
        <w:t>most of the year</w:t>
      </w:r>
      <w:r w:rsidR="00D23AA2">
        <w:t xml:space="preserve">, meaning </w:t>
      </w:r>
      <w:r w:rsidR="00757A28" w:rsidRPr="004F3A2F">
        <w:t xml:space="preserve">reservoir effective storage </w:t>
      </w:r>
      <w:r w:rsidR="00D23AA2">
        <w:t xml:space="preserve">is low </w:t>
      </w:r>
      <w:r w:rsidR="00757A28" w:rsidRPr="004F3A2F">
        <w:t xml:space="preserve">during </w:t>
      </w:r>
      <w:r w:rsidR="00D23AA2">
        <w:t xml:space="preserve">dry </w:t>
      </w:r>
      <w:r w:rsidR="00757A28" w:rsidRPr="004F3A2F">
        <w:t xml:space="preserve">periods or completely full during high </w:t>
      </w:r>
      <w:r w:rsidR="00D23AA2">
        <w:t>discharge seasons</w:t>
      </w:r>
      <w:r w:rsidR="00757A28" w:rsidRPr="004F3A2F">
        <w:t>. Models for water release from uncontrolled dams (Section # 2) can be used instead for reservoirs</w:t>
      </w:r>
      <w:r w:rsidR="00EB763F">
        <w:t xml:space="preserve"> with low </w:t>
      </w:r>
      <w:r w:rsidR="00EB763F">
        <w:rPr>
          <w:i/>
          <w:iCs/>
        </w:rPr>
        <w:t>R</w:t>
      </w:r>
      <w:r w:rsidR="00EB763F">
        <w:rPr>
          <w:i/>
          <w:iCs/>
          <w:vertAlign w:val="subscript"/>
        </w:rPr>
        <w:t>c</w:t>
      </w:r>
      <w:r w:rsidR="00757A28" w:rsidRPr="004F3A2F">
        <w:t>.</w:t>
      </w:r>
    </w:p>
    <w:p w14:paraId="6259D4C1" w14:textId="2B39E82F" w:rsidR="00757A28" w:rsidRPr="004F3A2F" w:rsidRDefault="00D76FB2" w:rsidP="00757A28">
      <w:pPr>
        <w:pStyle w:val="Equation"/>
        <w:tabs>
          <w:tab w:val="clear" w:pos="8640"/>
        </w:tabs>
        <w:spacing w:before="360"/>
        <w:ind w:firstLine="0"/>
        <w:rPr>
          <w:b/>
          <w:sz w:val="28"/>
        </w:rPr>
      </w:pPr>
      <w:r>
        <w:rPr>
          <w:b/>
          <w:sz w:val="28"/>
        </w:rPr>
        <w:t xml:space="preserve">11.1.2  </w:t>
      </w:r>
      <w:r w:rsidR="00757A28" w:rsidRPr="004F3A2F">
        <w:rPr>
          <w:b/>
          <w:sz w:val="28"/>
        </w:rPr>
        <w:t>Parameterization of controlled reservoir</w:t>
      </w:r>
      <w:r>
        <w:rPr>
          <w:b/>
          <w:sz w:val="28"/>
        </w:rPr>
        <w:t xml:space="preserve">s </w:t>
      </w:r>
      <w:r w:rsidR="00757A28" w:rsidRPr="004F3A2F">
        <w:rPr>
          <w:b/>
          <w:sz w:val="28"/>
        </w:rPr>
        <w:t>by dam purpose</w:t>
      </w:r>
    </w:p>
    <w:p w14:paraId="2B43CEC0" w14:textId="0328E063" w:rsidR="00757A28" w:rsidRPr="004F3A2F" w:rsidRDefault="00EB763F" w:rsidP="00757A28">
      <w:pPr>
        <w:pStyle w:val="Equation"/>
        <w:tabs>
          <w:tab w:val="clear" w:pos="8640"/>
        </w:tabs>
        <w:ind w:firstLine="0"/>
      </w:pPr>
      <w:r>
        <w:t xml:space="preserve">The formulation for large, controlled reservoirs permits unique parameterizations that follow common flow and supply regimes. </w:t>
      </w:r>
      <w:r w:rsidR="00757A28" w:rsidRPr="004F3A2F">
        <w:t xml:space="preserve">Most of large dams are built to serve one or more purposes in using and controlling water resources </w:t>
      </w:r>
      <w:r w:rsidR="00757A28" w:rsidRPr="004F3A2F">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00757A28" w:rsidRPr="004F3A2F">
        <w:instrText xml:space="preserve"> ADDIN EN.CITE </w:instrText>
      </w:r>
      <w:r w:rsidR="00757A28" w:rsidRPr="004F3A2F">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00757A28" w:rsidRPr="004F3A2F">
        <w:instrText xml:space="preserve"> ADDIN EN.CITE.DATA </w:instrText>
      </w:r>
      <w:r w:rsidR="00757A28" w:rsidRPr="004F3A2F">
        <w:fldChar w:fldCharType="end"/>
      </w:r>
      <w:r w:rsidR="00757A28" w:rsidRPr="004F3A2F">
        <w:fldChar w:fldCharType="separate"/>
      </w:r>
      <w:r w:rsidR="00757A28" w:rsidRPr="004F3A2F">
        <w:rPr>
          <w:noProof/>
        </w:rPr>
        <w:t>[</w:t>
      </w:r>
      <w:hyperlink w:anchor="_ENREF_2" w:tooltip="Lehner, 2011 #6807" w:history="1">
        <w:r w:rsidR="00757A28" w:rsidRPr="004F3A2F">
          <w:rPr>
            <w:i/>
            <w:noProof/>
          </w:rPr>
          <w:t>Lehner et al.</w:t>
        </w:r>
        <w:r w:rsidR="00757A28" w:rsidRPr="004F3A2F">
          <w:rPr>
            <w:noProof/>
          </w:rPr>
          <w:t>, 2011</w:t>
        </w:r>
      </w:hyperlink>
      <w:r w:rsidR="00757A28" w:rsidRPr="004F3A2F">
        <w:rPr>
          <w:noProof/>
        </w:rPr>
        <w:t>]</w:t>
      </w:r>
      <w:r w:rsidR="00757A28" w:rsidRPr="004F3A2F">
        <w:fldChar w:fldCharType="end"/>
      </w:r>
      <w:r w:rsidR="00757A28" w:rsidRPr="004F3A2F">
        <w:t xml:space="preserve">. </w:t>
      </w:r>
      <w:r>
        <w:t xml:space="preserve">Selection of 6 parameters </w:t>
      </w:r>
      <w:r w:rsidR="00160956">
        <w:t>controls</w:t>
      </w:r>
      <w:r>
        <w:t xml:space="preserve"> the operational behavior of controlled dams in WBM.  Each dam input to WBM is identified with a specific purpose (if no purpose is given, it is simulated as a</w:t>
      </w:r>
      <w:r w:rsidR="000E1A09">
        <w:t xml:space="preserve">n uncontrolled dam).  Parameters controlling dam operation are specified by purpose, and/or by individual dams allowing the user to select typical operational parameters for entire classes of dams, or specifying unique parameterizations for dams where more detailed data is available.  Default values for each of the major classes of operation recognized by WBM are presented in Table 11-1, and discussed in the following paragraphs.  </w:t>
      </w:r>
    </w:p>
    <w:p w14:paraId="635F5F09" w14:textId="7AC321C3" w:rsidR="00757A28" w:rsidRPr="004F3A2F" w:rsidRDefault="00757A28" w:rsidP="00757A28">
      <w:pPr>
        <w:spacing w:after="120"/>
        <w:jc w:val="center"/>
        <w:rPr>
          <w:rFonts w:ascii="Times New Roman" w:hAnsi="Times New Roman" w:cs="Times New Roman"/>
        </w:rPr>
      </w:pPr>
      <w:r w:rsidRPr="004F3A2F">
        <w:rPr>
          <w:rFonts w:ascii="Times New Roman" w:hAnsi="Times New Roman" w:cs="Times New Roman"/>
        </w:rPr>
        <w:t xml:space="preserve">Table </w:t>
      </w:r>
      <w:r w:rsidR="00FC2857" w:rsidRPr="004F3A2F">
        <w:rPr>
          <w:rFonts w:ascii="Times New Roman" w:hAnsi="Times New Roman" w:cs="Times New Roman"/>
        </w:rPr>
        <w:t>1</w:t>
      </w:r>
      <w:r w:rsidRPr="004F3A2F">
        <w:rPr>
          <w:rFonts w:ascii="Times New Roman" w:hAnsi="Times New Roman" w:cs="Times New Roman"/>
        </w:rPr>
        <w:t>1</w:t>
      </w:r>
      <w:r w:rsidR="00FC2857" w:rsidRPr="004F3A2F">
        <w:rPr>
          <w:rFonts w:ascii="Times New Roman" w:hAnsi="Times New Roman" w:cs="Times New Roman"/>
        </w:rPr>
        <w:t>-</w:t>
      </w:r>
      <w:r w:rsidRPr="004F3A2F">
        <w:rPr>
          <w:rFonts w:ascii="Times New Roman" w:hAnsi="Times New Roman" w:cs="Times New Roman"/>
        </w:rPr>
        <w:t>1. Suggested parameters for reservoir operating model by dam use</w:t>
      </w:r>
    </w:p>
    <w:tbl>
      <w:tblPr>
        <w:tblStyle w:val="TableGrid"/>
        <w:tblW w:w="9360" w:type="dxa"/>
        <w:jc w:val="center"/>
        <w:tblCellMar>
          <w:top w:w="58" w:type="dxa"/>
          <w:left w:w="115" w:type="dxa"/>
          <w:bottom w:w="58" w:type="dxa"/>
          <w:right w:w="115" w:type="dxa"/>
        </w:tblCellMar>
        <w:tblLook w:val="04A0" w:firstRow="1" w:lastRow="0" w:firstColumn="1" w:lastColumn="0" w:noHBand="0" w:noVBand="1"/>
      </w:tblPr>
      <w:tblGrid>
        <w:gridCol w:w="1719"/>
        <w:gridCol w:w="992"/>
        <w:gridCol w:w="636"/>
        <w:gridCol w:w="727"/>
        <w:gridCol w:w="642"/>
        <w:gridCol w:w="661"/>
        <w:gridCol w:w="661"/>
        <w:gridCol w:w="3322"/>
      </w:tblGrid>
      <w:tr w:rsidR="00757A28" w:rsidRPr="004F3A2F" w14:paraId="231BAB0C" w14:textId="77777777" w:rsidTr="000E1A09">
        <w:trPr>
          <w:trHeight w:val="432"/>
          <w:jc w:val="center"/>
        </w:trPr>
        <w:tc>
          <w:tcPr>
            <w:tcW w:w="1719" w:type="dxa"/>
            <w:shd w:val="clear" w:color="auto" w:fill="EEECE1" w:themeFill="background2"/>
            <w:vAlign w:val="center"/>
          </w:tcPr>
          <w:p w14:paraId="5CCDBA74" w14:textId="77777777" w:rsidR="00757A28" w:rsidRPr="004F3A2F" w:rsidRDefault="00757A28" w:rsidP="00757A28">
            <w:pPr>
              <w:tabs>
                <w:tab w:val="left" w:pos="4500"/>
              </w:tabs>
              <w:spacing w:after="100" w:afterAutospacing="1"/>
              <w:jc w:val="center"/>
              <w:rPr>
                <w:rFonts w:ascii="Times New Roman" w:hAnsi="Times New Roman"/>
                <w:b/>
              </w:rPr>
            </w:pPr>
            <w:r w:rsidRPr="004F3A2F">
              <w:rPr>
                <w:rFonts w:ascii="Times New Roman" w:hAnsi="Times New Roman"/>
                <w:b/>
              </w:rPr>
              <w:t>Dam Purpose</w:t>
            </w:r>
          </w:p>
        </w:tc>
        <w:tc>
          <w:tcPr>
            <w:tcW w:w="992" w:type="dxa"/>
            <w:shd w:val="clear" w:color="auto" w:fill="EEECE1" w:themeFill="background2"/>
            <w:vAlign w:val="center"/>
          </w:tcPr>
          <w:p w14:paraId="5B76DA57" w14:textId="77777777" w:rsidR="00757A28" w:rsidRPr="004F3A2F" w:rsidRDefault="00757A28" w:rsidP="00757A28">
            <w:pPr>
              <w:tabs>
                <w:tab w:val="left" w:pos="4500"/>
              </w:tabs>
              <w:spacing w:after="100" w:afterAutospacing="1"/>
              <w:jc w:val="center"/>
              <w:rPr>
                <w:rFonts w:ascii="Times New Roman" w:hAnsi="Times New Roman"/>
                <w:b/>
                <w:i/>
              </w:rPr>
            </w:pPr>
            <w:r w:rsidRPr="004F3A2F">
              <w:rPr>
                <w:rFonts w:ascii="Times New Roman" w:hAnsi="Times New Roman"/>
                <w:b/>
                <w:i/>
              </w:rPr>
              <w:t>Y</w:t>
            </w:r>
            <w:r w:rsidRPr="004F3A2F">
              <w:rPr>
                <w:rFonts w:ascii="Times New Roman" w:hAnsi="Times New Roman"/>
                <w:b/>
                <w:i/>
                <w:vertAlign w:val="subscript"/>
              </w:rPr>
              <w:t>0</w:t>
            </w:r>
          </w:p>
        </w:tc>
        <w:tc>
          <w:tcPr>
            <w:tcW w:w="636" w:type="dxa"/>
            <w:shd w:val="clear" w:color="auto" w:fill="EEECE1" w:themeFill="background2"/>
            <w:vAlign w:val="center"/>
          </w:tcPr>
          <w:p w14:paraId="79A33283" w14:textId="77777777" w:rsidR="00757A28" w:rsidRPr="004F3A2F" w:rsidRDefault="00757A28" w:rsidP="00757A28">
            <w:pPr>
              <w:tabs>
                <w:tab w:val="left" w:pos="4500"/>
              </w:tabs>
              <w:spacing w:after="100" w:afterAutospacing="1"/>
              <w:jc w:val="center"/>
              <w:rPr>
                <w:rFonts w:ascii="Times New Roman" w:hAnsi="Times New Roman"/>
                <w:b/>
                <w:i/>
              </w:rPr>
            </w:pPr>
            <w:r w:rsidRPr="004F3A2F">
              <w:rPr>
                <w:rFonts w:ascii="Times New Roman" w:hAnsi="Times New Roman"/>
                <w:b/>
                <w:i/>
              </w:rPr>
              <w:t>Y</w:t>
            </w:r>
            <w:r w:rsidRPr="004F3A2F">
              <w:rPr>
                <w:rFonts w:ascii="Times New Roman" w:hAnsi="Times New Roman"/>
                <w:b/>
                <w:i/>
                <w:vertAlign w:val="subscript"/>
              </w:rPr>
              <w:t>1</w:t>
            </w:r>
          </w:p>
        </w:tc>
        <w:tc>
          <w:tcPr>
            <w:tcW w:w="727" w:type="dxa"/>
            <w:shd w:val="clear" w:color="auto" w:fill="EEECE1" w:themeFill="background2"/>
            <w:vAlign w:val="center"/>
          </w:tcPr>
          <w:p w14:paraId="04D5D5E9" w14:textId="77777777" w:rsidR="00757A28" w:rsidRPr="004F3A2F" w:rsidRDefault="00757A28" w:rsidP="00757A28">
            <w:pPr>
              <w:tabs>
                <w:tab w:val="left" w:pos="4500"/>
              </w:tabs>
              <w:spacing w:after="100" w:afterAutospacing="1"/>
              <w:jc w:val="center"/>
              <w:rPr>
                <w:rFonts w:ascii="Times New Roman" w:hAnsi="Times New Roman"/>
                <w:b/>
                <w:i/>
              </w:rPr>
            </w:pPr>
            <w:r w:rsidRPr="004F3A2F">
              <w:rPr>
                <w:rFonts w:ascii="Times New Roman" w:hAnsi="Times New Roman"/>
                <w:b/>
                <w:i/>
              </w:rPr>
              <w:t>X</w:t>
            </w:r>
            <w:r w:rsidRPr="004F3A2F">
              <w:rPr>
                <w:rFonts w:ascii="Times New Roman" w:hAnsi="Times New Roman"/>
                <w:b/>
                <w:i/>
                <w:vertAlign w:val="subscript"/>
              </w:rPr>
              <w:t>e</w:t>
            </w:r>
          </w:p>
        </w:tc>
        <w:tc>
          <w:tcPr>
            <w:tcW w:w="642" w:type="dxa"/>
            <w:shd w:val="clear" w:color="auto" w:fill="EEECE1" w:themeFill="background2"/>
            <w:vAlign w:val="center"/>
          </w:tcPr>
          <w:p w14:paraId="1A7C0B1D" w14:textId="77777777" w:rsidR="00757A28" w:rsidRPr="004F3A2F" w:rsidRDefault="00757A28" w:rsidP="00757A28">
            <w:pPr>
              <w:tabs>
                <w:tab w:val="left" w:pos="4500"/>
              </w:tabs>
              <w:spacing w:after="100" w:afterAutospacing="1"/>
              <w:jc w:val="center"/>
              <w:rPr>
                <w:rFonts w:ascii="Times New Roman" w:hAnsi="Times New Roman"/>
                <w:b/>
                <w:i/>
              </w:rPr>
            </w:pPr>
            <w:r w:rsidRPr="004F3A2F">
              <w:rPr>
                <w:rFonts w:ascii="Times New Roman" w:hAnsi="Times New Roman"/>
                <w:b/>
                <w:i/>
              </w:rPr>
              <w:t>Y</w:t>
            </w:r>
            <w:r w:rsidRPr="004F3A2F">
              <w:rPr>
                <w:rFonts w:ascii="Times New Roman" w:hAnsi="Times New Roman"/>
                <w:b/>
                <w:i/>
                <w:vertAlign w:val="subscript"/>
              </w:rPr>
              <w:t>e</w:t>
            </w:r>
          </w:p>
        </w:tc>
        <w:tc>
          <w:tcPr>
            <w:tcW w:w="661" w:type="dxa"/>
            <w:shd w:val="clear" w:color="auto" w:fill="EEECE1" w:themeFill="background2"/>
            <w:vAlign w:val="center"/>
          </w:tcPr>
          <w:p w14:paraId="23C3053E" w14:textId="6560F360" w:rsidR="00757A28" w:rsidRPr="004F3A2F" w:rsidRDefault="0092520D" w:rsidP="00757A28">
            <w:pPr>
              <w:tabs>
                <w:tab w:val="left" w:pos="4500"/>
              </w:tabs>
              <w:spacing w:after="100" w:afterAutospacing="1"/>
              <w:jc w:val="center"/>
              <w:rPr>
                <w:rFonts w:ascii="Times New Roman" w:hAnsi="Times New Roman"/>
                <w:b/>
                <w:i/>
              </w:rPr>
            </w:pPr>
            <w:r w:rsidRPr="004F3A2F">
              <w:rPr>
                <w:rFonts w:ascii="Times New Roman" w:hAnsi="Times New Roman"/>
                <w:b/>
                <w:i/>
              </w:rPr>
              <w:t>C</w:t>
            </w:r>
          </w:p>
        </w:tc>
        <w:tc>
          <w:tcPr>
            <w:tcW w:w="661" w:type="dxa"/>
            <w:shd w:val="clear" w:color="auto" w:fill="EEECE1" w:themeFill="background2"/>
            <w:vAlign w:val="center"/>
          </w:tcPr>
          <w:p w14:paraId="0BACEDB9" w14:textId="77777777" w:rsidR="00757A28" w:rsidRPr="004F3A2F" w:rsidRDefault="00757A28" w:rsidP="00757A28">
            <w:pPr>
              <w:tabs>
                <w:tab w:val="left" w:pos="4500"/>
              </w:tabs>
              <w:spacing w:after="100" w:afterAutospacing="1"/>
              <w:jc w:val="center"/>
              <w:rPr>
                <w:rFonts w:ascii="Times New Roman" w:hAnsi="Times New Roman"/>
                <w:b/>
                <w:i/>
              </w:rPr>
            </w:pPr>
            <w:r w:rsidRPr="004F3A2F">
              <w:rPr>
                <w:rFonts w:ascii="Times New Roman" w:hAnsi="Times New Roman"/>
                <w:b/>
                <w:i/>
              </w:rPr>
              <w:t>p</w:t>
            </w:r>
          </w:p>
        </w:tc>
        <w:tc>
          <w:tcPr>
            <w:tcW w:w="3322" w:type="dxa"/>
            <w:shd w:val="clear" w:color="auto" w:fill="EEECE1" w:themeFill="background2"/>
            <w:vAlign w:val="center"/>
          </w:tcPr>
          <w:p w14:paraId="04288FA7" w14:textId="77777777" w:rsidR="00757A28" w:rsidRPr="004F3A2F" w:rsidRDefault="00757A28" w:rsidP="00757A28">
            <w:pPr>
              <w:spacing w:after="100" w:afterAutospacing="1"/>
              <w:jc w:val="center"/>
              <w:rPr>
                <w:rFonts w:ascii="Times New Roman" w:hAnsi="Times New Roman"/>
                <w:b/>
              </w:rPr>
            </w:pPr>
            <w:r w:rsidRPr="004F3A2F">
              <w:rPr>
                <w:rFonts w:ascii="Times New Roman" w:hAnsi="Times New Roman"/>
                <w:b/>
              </w:rPr>
              <w:t>Comment</w:t>
            </w:r>
          </w:p>
        </w:tc>
      </w:tr>
      <w:tr w:rsidR="00757A28" w:rsidRPr="004F3A2F" w14:paraId="59D13A95" w14:textId="77777777" w:rsidTr="000E1A09">
        <w:trPr>
          <w:jc w:val="center"/>
        </w:trPr>
        <w:tc>
          <w:tcPr>
            <w:tcW w:w="1719" w:type="dxa"/>
            <w:vAlign w:val="center"/>
          </w:tcPr>
          <w:p w14:paraId="777DB9BB" w14:textId="77777777" w:rsidR="00757A28" w:rsidRPr="004F3A2F" w:rsidRDefault="00757A28" w:rsidP="00757A28">
            <w:pPr>
              <w:tabs>
                <w:tab w:val="left" w:pos="4500"/>
              </w:tabs>
              <w:spacing w:after="100" w:afterAutospacing="1"/>
              <w:rPr>
                <w:rFonts w:ascii="Times New Roman" w:hAnsi="Times New Roman"/>
                <w:b/>
                <w:i/>
              </w:rPr>
            </w:pPr>
            <w:r w:rsidRPr="004F3A2F">
              <w:rPr>
                <w:rFonts w:ascii="Times New Roman" w:hAnsi="Times New Roman"/>
                <w:b/>
                <w:i/>
              </w:rPr>
              <w:t>Generic</w:t>
            </w:r>
          </w:p>
        </w:tc>
        <w:tc>
          <w:tcPr>
            <w:tcW w:w="992" w:type="dxa"/>
          </w:tcPr>
          <w:p w14:paraId="2D4B3AFD" w14:textId="77777777" w:rsidR="00757A28" w:rsidRPr="004F3A2F" w:rsidRDefault="00757A28" w:rsidP="00757A28">
            <w:pPr>
              <w:jc w:val="right"/>
              <w:rPr>
                <w:rFonts w:ascii="Times New Roman" w:hAnsi="Times New Roman"/>
              </w:rPr>
            </w:pPr>
            <w:r w:rsidRPr="004F3A2F">
              <w:rPr>
                <w:rFonts w:ascii="Times New Roman" w:hAnsi="Times New Roman"/>
              </w:rPr>
              <w:t>0.2</w:t>
            </w:r>
          </w:p>
        </w:tc>
        <w:tc>
          <w:tcPr>
            <w:tcW w:w="636" w:type="dxa"/>
          </w:tcPr>
          <w:p w14:paraId="3A22BFB9" w14:textId="77777777" w:rsidR="00757A28" w:rsidRPr="004F3A2F" w:rsidRDefault="00757A28" w:rsidP="00757A28">
            <w:pPr>
              <w:jc w:val="right"/>
              <w:rPr>
                <w:rFonts w:ascii="Times New Roman" w:hAnsi="Times New Roman"/>
              </w:rPr>
            </w:pPr>
            <w:r w:rsidRPr="004F3A2F">
              <w:rPr>
                <w:rFonts w:ascii="Times New Roman" w:hAnsi="Times New Roman"/>
              </w:rPr>
              <w:t>5</w:t>
            </w:r>
          </w:p>
        </w:tc>
        <w:tc>
          <w:tcPr>
            <w:tcW w:w="727" w:type="dxa"/>
          </w:tcPr>
          <w:p w14:paraId="6221DE71" w14:textId="77777777" w:rsidR="00757A28" w:rsidRPr="004F3A2F" w:rsidRDefault="00757A28" w:rsidP="00757A28">
            <w:pPr>
              <w:jc w:val="right"/>
              <w:rPr>
                <w:rFonts w:ascii="Times New Roman" w:hAnsi="Times New Roman"/>
              </w:rPr>
            </w:pPr>
            <w:r w:rsidRPr="004F3A2F">
              <w:rPr>
                <w:rFonts w:ascii="Times New Roman" w:hAnsi="Times New Roman"/>
              </w:rPr>
              <w:t>0.80</w:t>
            </w:r>
          </w:p>
        </w:tc>
        <w:tc>
          <w:tcPr>
            <w:tcW w:w="642" w:type="dxa"/>
          </w:tcPr>
          <w:p w14:paraId="485F84C5" w14:textId="77777777" w:rsidR="00757A28" w:rsidRPr="004F3A2F" w:rsidRDefault="00757A28" w:rsidP="00757A28">
            <w:pPr>
              <w:jc w:val="right"/>
              <w:rPr>
                <w:rFonts w:ascii="Times New Roman" w:hAnsi="Times New Roman"/>
              </w:rPr>
            </w:pPr>
            <w:r w:rsidRPr="004F3A2F">
              <w:rPr>
                <w:rFonts w:ascii="Times New Roman" w:hAnsi="Times New Roman"/>
              </w:rPr>
              <w:t>1.0</w:t>
            </w:r>
          </w:p>
        </w:tc>
        <w:tc>
          <w:tcPr>
            <w:tcW w:w="661" w:type="dxa"/>
          </w:tcPr>
          <w:p w14:paraId="13754CBD" w14:textId="77777777" w:rsidR="00757A28" w:rsidRPr="004F3A2F" w:rsidRDefault="00757A28" w:rsidP="00757A28">
            <w:pPr>
              <w:jc w:val="right"/>
              <w:rPr>
                <w:rFonts w:ascii="Times New Roman" w:hAnsi="Times New Roman"/>
              </w:rPr>
            </w:pPr>
            <w:r w:rsidRPr="004F3A2F">
              <w:rPr>
                <w:rFonts w:ascii="Times New Roman" w:hAnsi="Times New Roman"/>
              </w:rPr>
              <w:t>4</w:t>
            </w:r>
          </w:p>
        </w:tc>
        <w:tc>
          <w:tcPr>
            <w:tcW w:w="661" w:type="dxa"/>
          </w:tcPr>
          <w:p w14:paraId="160DB9F7" w14:textId="77777777" w:rsidR="00757A28" w:rsidRPr="004F3A2F" w:rsidRDefault="00757A28" w:rsidP="00757A28">
            <w:pPr>
              <w:jc w:val="right"/>
              <w:rPr>
                <w:rFonts w:ascii="Times New Roman" w:hAnsi="Times New Roman"/>
              </w:rPr>
            </w:pPr>
            <w:r w:rsidRPr="004F3A2F">
              <w:rPr>
                <w:rFonts w:ascii="Times New Roman" w:hAnsi="Times New Roman"/>
              </w:rPr>
              <w:t>6</w:t>
            </w:r>
          </w:p>
        </w:tc>
        <w:tc>
          <w:tcPr>
            <w:tcW w:w="3322" w:type="dxa"/>
            <w:vAlign w:val="center"/>
          </w:tcPr>
          <w:p w14:paraId="27A40143" w14:textId="77777777" w:rsidR="00757A28" w:rsidRPr="000E1A09" w:rsidRDefault="00757A28" w:rsidP="00757A28">
            <w:pPr>
              <w:spacing w:after="100" w:afterAutospacing="1"/>
              <w:rPr>
                <w:rFonts w:ascii="Times New Roman" w:hAnsi="Times New Roman"/>
              </w:rPr>
            </w:pPr>
            <w:r w:rsidRPr="000E1A09">
              <w:rPr>
                <w:rFonts w:ascii="Times New Roman" w:hAnsi="Times New Roman"/>
              </w:rPr>
              <w:t>Works for most of dams</w:t>
            </w:r>
          </w:p>
        </w:tc>
      </w:tr>
      <w:tr w:rsidR="00757A28" w:rsidRPr="004F3A2F" w14:paraId="6882CEC7" w14:textId="77777777" w:rsidTr="000E1A09">
        <w:trPr>
          <w:jc w:val="center"/>
        </w:trPr>
        <w:tc>
          <w:tcPr>
            <w:tcW w:w="1719" w:type="dxa"/>
            <w:vAlign w:val="center"/>
          </w:tcPr>
          <w:p w14:paraId="4AC15EC3" w14:textId="77777777" w:rsidR="00757A28" w:rsidRPr="004F3A2F" w:rsidRDefault="00757A28" w:rsidP="00757A28">
            <w:pPr>
              <w:tabs>
                <w:tab w:val="left" w:pos="4500"/>
              </w:tabs>
              <w:spacing w:after="100" w:afterAutospacing="1"/>
              <w:rPr>
                <w:rFonts w:ascii="Times New Roman" w:hAnsi="Times New Roman"/>
                <w:b/>
                <w:i/>
              </w:rPr>
            </w:pPr>
            <w:r w:rsidRPr="004F3A2F">
              <w:rPr>
                <w:rFonts w:ascii="Times New Roman" w:hAnsi="Times New Roman"/>
                <w:b/>
                <w:i/>
              </w:rPr>
              <w:t>Flood control</w:t>
            </w:r>
          </w:p>
        </w:tc>
        <w:tc>
          <w:tcPr>
            <w:tcW w:w="992" w:type="dxa"/>
          </w:tcPr>
          <w:p w14:paraId="775D499C" w14:textId="77777777" w:rsidR="00757A28" w:rsidRPr="004F3A2F" w:rsidRDefault="00757A28" w:rsidP="00757A28">
            <w:pPr>
              <w:jc w:val="right"/>
              <w:rPr>
                <w:rFonts w:ascii="Times New Roman" w:hAnsi="Times New Roman"/>
              </w:rPr>
            </w:pPr>
            <w:r w:rsidRPr="004F3A2F">
              <w:rPr>
                <w:rFonts w:ascii="Times New Roman" w:hAnsi="Times New Roman"/>
              </w:rPr>
              <w:t>0.2</w:t>
            </w:r>
          </w:p>
        </w:tc>
        <w:tc>
          <w:tcPr>
            <w:tcW w:w="636" w:type="dxa"/>
          </w:tcPr>
          <w:p w14:paraId="50DDDFA8" w14:textId="77777777" w:rsidR="00757A28" w:rsidRPr="004F3A2F" w:rsidRDefault="00757A28" w:rsidP="00757A28">
            <w:pPr>
              <w:jc w:val="right"/>
              <w:rPr>
                <w:rFonts w:ascii="Times New Roman" w:hAnsi="Times New Roman"/>
              </w:rPr>
            </w:pPr>
            <w:r w:rsidRPr="004F3A2F">
              <w:rPr>
                <w:rFonts w:ascii="Times New Roman" w:hAnsi="Times New Roman"/>
              </w:rPr>
              <w:t>5</w:t>
            </w:r>
          </w:p>
        </w:tc>
        <w:tc>
          <w:tcPr>
            <w:tcW w:w="727" w:type="dxa"/>
          </w:tcPr>
          <w:p w14:paraId="6AD9FEC7" w14:textId="77777777" w:rsidR="00757A28" w:rsidRPr="004F3A2F" w:rsidRDefault="00757A28" w:rsidP="00757A28">
            <w:pPr>
              <w:jc w:val="right"/>
              <w:rPr>
                <w:rFonts w:ascii="Times New Roman" w:hAnsi="Times New Roman"/>
              </w:rPr>
            </w:pPr>
            <w:r w:rsidRPr="004F3A2F">
              <w:rPr>
                <w:rFonts w:ascii="Times New Roman" w:hAnsi="Times New Roman"/>
              </w:rPr>
              <w:t>0.20</w:t>
            </w:r>
          </w:p>
        </w:tc>
        <w:tc>
          <w:tcPr>
            <w:tcW w:w="642" w:type="dxa"/>
          </w:tcPr>
          <w:p w14:paraId="481014D3" w14:textId="77777777" w:rsidR="00757A28" w:rsidRPr="004F3A2F" w:rsidRDefault="00757A28" w:rsidP="00757A28">
            <w:pPr>
              <w:jc w:val="right"/>
              <w:rPr>
                <w:rFonts w:ascii="Times New Roman" w:hAnsi="Times New Roman"/>
              </w:rPr>
            </w:pPr>
            <w:r w:rsidRPr="004F3A2F">
              <w:rPr>
                <w:rFonts w:ascii="Times New Roman" w:hAnsi="Times New Roman"/>
              </w:rPr>
              <w:t>1.0</w:t>
            </w:r>
          </w:p>
        </w:tc>
        <w:tc>
          <w:tcPr>
            <w:tcW w:w="661" w:type="dxa"/>
          </w:tcPr>
          <w:p w14:paraId="2BFBB84C" w14:textId="77777777" w:rsidR="00757A28" w:rsidRPr="004F3A2F" w:rsidRDefault="00757A28" w:rsidP="00757A28">
            <w:pPr>
              <w:jc w:val="right"/>
              <w:rPr>
                <w:rFonts w:ascii="Times New Roman" w:hAnsi="Times New Roman"/>
              </w:rPr>
            </w:pPr>
            <w:r w:rsidRPr="004F3A2F">
              <w:rPr>
                <w:rFonts w:ascii="Times New Roman" w:hAnsi="Times New Roman"/>
              </w:rPr>
              <w:t>100</w:t>
            </w:r>
          </w:p>
        </w:tc>
        <w:tc>
          <w:tcPr>
            <w:tcW w:w="661" w:type="dxa"/>
          </w:tcPr>
          <w:p w14:paraId="72DA06AF" w14:textId="77777777" w:rsidR="00757A28" w:rsidRPr="004F3A2F" w:rsidRDefault="00757A28" w:rsidP="00757A28">
            <w:pPr>
              <w:jc w:val="right"/>
              <w:rPr>
                <w:rFonts w:ascii="Times New Roman" w:hAnsi="Times New Roman"/>
              </w:rPr>
            </w:pPr>
            <w:r w:rsidRPr="004F3A2F">
              <w:rPr>
                <w:rFonts w:ascii="Times New Roman" w:hAnsi="Times New Roman"/>
              </w:rPr>
              <w:t>170</w:t>
            </w:r>
          </w:p>
        </w:tc>
        <w:tc>
          <w:tcPr>
            <w:tcW w:w="3322" w:type="dxa"/>
            <w:vAlign w:val="center"/>
          </w:tcPr>
          <w:p w14:paraId="313F67ED" w14:textId="77777777" w:rsidR="00757A28" w:rsidRPr="000E1A09" w:rsidRDefault="00757A28" w:rsidP="00757A28">
            <w:pPr>
              <w:spacing w:after="100" w:afterAutospacing="1"/>
              <w:rPr>
                <w:rFonts w:ascii="Times New Roman" w:hAnsi="Times New Roman"/>
              </w:rPr>
            </w:pPr>
            <w:r w:rsidRPr="000E1A09">
              <w:rPr>
                <w:rFonts w:ascii="Times New Roman" w:hAnsi="Times New Roman"/>
              </w:rPr>
              <w:t>Low optimal storage</w:t>
            </w:r>
          </w:p>
        </w:tc>
      </w:tr>
      <w:tr w:rsidR="00757A28" w:rsidRPr="004F3A2F" w14:paraId="18E7ADD7" w14:textId="77777777" w:rsidTr="000E1A09">
        <w:trPr>
          <w:jc w:val="center"/>
        </w:trPr>
        <w:tc>
          <w:tcPr>
            <w:tcW w:w="1719" w:type="dxa"/>
            <w:vAlign w:val="center"/>
          </w:tcPr>
          <w:p w14:paraId="7D43A6C5" w14:textId="77777777" w:rsidR="00757A28" w:rsidRPr="004F3A2F" w:rsidRDefault="00757A28" w:rsidP="00757A28">
            <w:pPr>
              <w:tabs>
                <w:tab w:val="left" w:pos="4500"/>
              </w:tabs>
              <w:spacing w:after="100" w:afterAutospacing="1"/>
              <w:rPr>
                <w:rFonts w:ascii="Times New Roman" w:hAnsi="Times New Roman"/>
                <w:b/>
                <w:i/>
              </w:rPr>
            </w:pPr>
            <w:r w:rsidRPr="004F3A2F">
              <w:rPr>
                <w:rFonts w:ascii="Times New Roman" w:hAnsi="Times New Roman"/>
                <w:b/>
                <w:i/>
              </w:rPr>
              <w:t>Hydroelectric</w:t>
            </w:r>
          </w:p>
        </w:tc>
        <w:tc>
          <w:tcPr>
            <w:tcW w:w="992" w:type="dxa"/>
          </w:tcPr>
          <w:p w14:paraId="2761C4C9" w14:textId="77777777" w:rsidR="00757A28" w:rsidRPr="004F3A2F" w:rsidRDefault="00757A28" w:rsidP="00757A28">
            <w:pPr>
              <w:jc w:val="right"/>
              <w:rPr>
                <w:rFonts w:ascii="Times New Roman" w:hAnsi="Times New Roman"/>
              </w:rPr>
            </w:pPr>
            <w:r w:rsidRPr="004F3A2F">
              <w:rPr>
                <w:rFonts w:ascii="Times New Roman" w:hAnsi="Times New Roman"/>
              </w:rPr>
              <w:t>0.2</w:t>
            </w:r>
          </w:p>
        </w:tc>
        <w:tc>
          <w:tcPr>
            <w:tcW w:w="636" w:type="dxa"/>
          </w:tcPr>
          <w:p w14:paraId="6CC7182D" w14:textId="77777777" w:rsidR="00757A28" w:rsidRPr="004F3A2F" w:rsidRDefault="00757A28" w:rsidP="00757A28">
            <w:pPr>
              <w:jc w:val="right"/>
              <w:rPr>
                <w:rFonts w:ascii="Times New Roman" w:hAnsi="Times New Roman"/>
              </w:rPr>
            </w:pPr>
            <w:r w:rsidRPr="004F3A2F">
              <w:rPr>
                <w:rFonts w:ascii="Times New Roman" w:hAnsi="Times New Roman"/>
              </w:rPr>
              <w:t>5</w:t>
            </w:r>
          </w:p>
        </w:tc>
        <w:tc>
          <w:tcPr>
            <w:tcW w:w="727" w:type="dxa"/>
          </w:tcPr>
          <w:p w14:paraId="2CF7694A" w14:textId="77777777" w:rsidR="00757A28" w:rsidRPr="004F3A2F" w:rsidRDefault="00757A28" w:rsidP="00757A28">
            <w:pPr>
              <w:jc w:val="right"/>
              <w:rPr>
                <w:rFonts w:ascii="Times New Roman" w:hAnsi="Times New Roman"/>
              </w:rPr>
            </w:pPr>
            <w:r w:rsidRPr="004F3A2F">
              <w:rPr>
                <w:rFonts w:ascii="Times New Roman" w:hAnsi="Times New Roman"/>
              </w:rPr>
              <w:t>0.85</w:t>
            </w:r>
          </w:p>
        </w:tc>
        <w:tc>
          <w:tcPr>
            <w:tcW w:w="642" w:type="dxa"/>
          </w:tcPr>
          <w:p w14:paraId="2A8F07F0" w14:textId="77777777" w:rsidR="00757A28" w:rsidRPr="004F3A2F" w:rsidRDefault="00757A28" w:rsidP="00757A28">
            <w:pPr>
              <w:jc w:val="right"/>
              <w:rPr>
                <w:rFonts w:ascii="Times New Roman" w:hAnsi="Times New Roman"/>
              </w:rPr>
            </w:pPr>
            <w:r w:rsidRPr="004F3A2F">
              <w:rPr>
                <w:rFonts w:ascii="Times New Roman" w:hAnsi="Times New Roman"/>
              </w:rPr>
              <w:t>1.0</w:t>
            </w:r>
          </w:p>
        </w:tc>
        <w:tc>
          <w:tcPr>
            <w:tcW w:w="661" w:type="dxa"/>
          </w:tcPr>
          <w:p w14:paraId="4C3043AD" w14:textId="77777777" w:rsidR="00757A28" w:rsidRPr="004F3A2F" w:rsidRDefault="00757A28" w:rsidP="00757A28">
            <w:pPr>
              <w:jc w:val="right"/>
              <w:rPr>
                <w:rFonts w:ascii="Times New Roman" w:hAnsi="Times New Roman"/>
              </w:rPr>
            </w:pPr>
            <w:r w:rsidRPr="004F3A2F">
              <w:rPr>
                <w:rFonts w:ascii="Times New Roman" w:hAnsi="Times New Roman"/>
              </w:rPr>
              <w:t>200</w:t>
            </w:r>
          </w:p>
        </w:tc>
        <w:tc>
          <w:tcPr>
            <w:tcW w:w="661" w:type="dxa"/>
          </w:tcPr>
          <w:p w14:paraId="72A1143E" w14:textId="77777777" w:rsidR="00757A28" w:rsidRPr="004F3A2F" w:rsidRDefault="00757A28" w:rsidP="00757A28">
            <w:pPr>
              <w:jc w:val="right"/>
              <w:rPr>
                <w:rFonts w:ascii="Times New Roman" w:hAnsi="Times New Roman"/>
              </w:rPr>
            </w:pPr>
            <w:r w:rsidRPr="004F3A2F">
              <w:rPr>
                <w:rFonts w:ascii="Times New Roman" w:hAnsi="Times New Roman"/>
              </w:rPr>
              <w:t>6</w:t>
            </w:r>
          </w:p>
        </w:tc>
        <w:tc>
          <w:tcPr>
            <w:tcW w:w="3322" w:type="dxa"/>
            <w:vAlign w:val="center"/>
          </w:tcPr>
          <w:p w14:paraId="28928AE8" w14:textId="77777777" w:rsidR="00757A28" w:rsidRPr="000E1A09" w:rsidRDefault="00757A28" w:rsidP="00757A28">
            <w:pPr>
              <w:spacing w:after="100" w:afterAutospacing="1"/>
              <w:rPr>
                <w:rFonts w:ascii="Times New Roman" w:hAnsi="Times New Roman"/>
              </w:rPr>
            </w:pPr>
            <w:r w:rsidRPr="000E1A09">
              <w:rPr>
                <w:rFonts w:ascii="Times New Roman" w:hAnsi="Times New Roman"/>
              </w:rPr>
              <w:t>High storage, uniform discharge</w:t>
            </w:r>
          </w:p>
        </w:tc>
      </w:tr>
      <w:tr w:rsidR="00757A28" w:rsidRPr="004F3A2F" w14:paraId="036FA7D1" w14:textId="77777777" w:rsidTr="000E1A09">
        <w:trPr>
          <w:jc w:val="center"/>
        </w:trPr>
        <w:tc>
          <w:tcPr>
            <w:tcW w:w="1719" w:type="dxa"/>
            <w:vAlign w:val="center"/>
          </w:tcPr>
          <w:p w14:paraId="0B04D67E" w14:textId="4E7E1B79" w:rsidR="00757A28" w:rsidRPr="004F3A2F" w:rsidRDefault="00757A28" w:rsidP="00757A28">
            <w:pPr>
              <w:tabs>
                <w:tab w:val="left" w:pos="4500"/>
              </w:tabs>
              <w:spacing w:after="100" w:afterAutospacing="1"/>
              <w:rPr>
                <w:rFonts w:ascii="Times New Roman" w:hAnsi="Times New Roman"/>
                <w:b/>
                <w:i/>
              </w:rPr>
            </w:pPr>
            <w:r w:rsidRPr="004F3A2F">
              <w:rPr>
                <w:rFonts w:ascii="Times New Roman" w:hAnsi="Times New Roman"/>
                <w:b/>
                <w:i/>
              </w:rPr>
              <w:t>Irrigation</w:t>
            </w:r>
            <w:r w:rsidR="000E1A09">
              <w:rPr>
                <w:rFonts w:ascii="Times New Roman" w:hAnsi="Times New Roman"/>
                <w:b/>
                <w:i/>
              </w:rPr>
              <w:t>(LRO)</w:t>
            </w:r>
            <w:r w:rsidRPr="004F3A2F">
              <w:rPr>
                <w:rFonts w:ascii="Times New Roman" w:hAnsi="Times New Roman"/>
                <w:b/>
                <w:i/>
              </w:rPr>
              <w:t>*</w:t>
            </w:r>
          </w:p>
        </w:tc>
        <w:tc>
          <w:tcPr>
            <w:tcW w:w="992" w:type="dxa"/>
          </w:tcPr>
          <w:p w14:paraId="53A55AE4" w14:textId="77777777" w:rsidR="00757A28" w:rsidRPr="004F3A2F" w:rsidRDefault="00757A28" w:rsidP="00757A28">
            <w:pPr>
              <w:jc w:val="right"/>
              <w:rPr>
                <w:rFonts w:ascii="Times New Roman" w:hAnsi="Times New Roman"/>
              </w:rPr>
            </w:pPr>
            <w:r w:rsidRPr="004F3A2F">
              <w:rPr>
                <w:rFonts w:ascii="Times New Roman" w:hAnsi="Times New Roman"/>
              </w:rPr>
              <w:t>0.1</w:t>
            </w:r>
          </w:p>
        </w:tc>
        <w:tc>
          <w:tcPr>
            <w:tcW w:w="636" w:type="dxa"/>
          </w:tcPr>
          <w:p w14:paraId="099CC2BC" w14:textId="77777777" w:rsidR="00757A28" w:rsidRPr="004F3A2F" w:rsidRDefault="00757A28" w:rsidP="00757A28">
            <w:pPr>
              <w:jc w:val="right"/>
              <w:rPr>
                <w:rFonts w:ascii="Times New Roman" w:hAnsi="Times New Roman"/>
              </w:rPr>
            </w:pPr>
            <w:r w:rsidRPr="004F3A2F">
              <w:rPr>
                <w:rFonts w:ascii="Times New Roman" w:hAnsi="Times New Roman"/>
              </w:rPr>
              <w:t>5</w:t>
            </w:r>
          </w:p>
        </w:tc>
        <w:tc>
          <w:tcPr>
            <w:tcW w:w="727" w:type="dxa"/>
          </w:tcPr>
          <w:p w14:paraId="5DE75AF8" w14:textId="77777777" w:rsidR="00757A28" w:rsidRPr="004F3A2F" w:rsidRDefault="00757A28" w:rsidP="00757A28">
            <w:pPr>
              <w:jc w:val="right"/>
              <w:rPr>
                <w:rFonts w:ascii="Times New Roman" w:hAnsi="Times New Roman"/>
              </w:rPr>
            </w:pPr>
            <w:r w:rsidRPr="004F3A2F">
              <w:rPr>
                <w:rFonts w:ascii="Times New Roman" w:hAnsi="Times New Roman"/>
              </w:rPr>
              <w:t>0.70</w:t>
            </w:r>
          </w:p>
        </w:tc>
        <w:tc>
          <w:tcPr>
            <w:tcW w:w="642" w:type="dxa"/>
          </w:tcPr>
          <w:p w14:paraId="0F99D089" w14:textId="77777777" w:rsidR="00757A28" w:rsidRPr="004F3A2F" w:rsidRDefault="00757A28" w:rsidP="00757A28">
            <w:pPr>
              <w:jc w:val="right"/>
              <w:rPr>
                <w:rFonts w:ascii="Times New Roman" w:hAnsi="Times New Roman"/>
              </w:rPr>
            </w:pPr>
            <w:r w:rsidRPr="004F3A2F">
              <w:rPr>
                <w:rFonts w:ascii="Times New Roman" w:hAnsi="Times New Roman"/>
              </w:rPr>
              <w:t>0.1</w:t>
            </w:r>
          </w:p>
        </w:tc>
        <w:tc>
          <w:tcPr>
            <w:tcW w:w="661" w:type="dxa"/>
          </w:tcPr>
          <w:p w14:paraId="1AE1D597" w14:textId="77777777" w:rsidR="00757A28" w:rsidRPr="004F3A2F" w:rsidRDefault="00757A28" w:rsidP="00757A28">
            <w:pPr>
              <w:jc w:val="right"/>
              <w:rPr>
                <w:rFonts w:ascii="Times New Roman" w:hAnsi="Times New Roman"/>
              </w:rPr>
            </w:pPr>
            <w:r w:rsidRPr="004F3A2F">
              <w:rPr>
                <w:rFonts w:ascii="Times New Roman" w:hAnsi="Times New Roman"/>
              </w:rPr>
              <w:t>1</w:t>
            </w:r>
          </w:p>
        </w:tc>
        <w:tc>
          <w:tcPr>
            <w:tcW w:w="661" w:type="dxa"/>
          </w:tcPr>
          <w:p w14:paraId="64CBAFB6" w14:textId="77777777" w:rsidR="00757A28" w:rsidRPr="004F3A2F" w:rsidRDefault="00757A28" w:rsidP="00757A28">
            <w:pPr>
              <w:jc w:val="right"/>
              <w:rPr>
                <w:rFonts w:ascii="Times New Roman" w:hAnsi="Times New Roman"/>
              </w:rPr>
            </w:pPr>
            <w:r w:rsidRPr="004F3A2F">
              <w:rPr>
                <w:rFonts w:ascii="Times New Roman" w:hAnsi="Times New Roman"/>
              </w:rPr>
              <w:t>3</w:t>
            </w:r>
          </w:p>
        </w:tc>
        <w:tc>
          <w:tcPr>
            <w:tcW w:w="3322" w:type="dxa"/>
            <w:vAlign w:val="center"/>
          </w:tcPr>
          <w:p w14:paraId="7520B93F" w14:textId="39957774" w:rsidR="00757A28" w:rsidRPr="000E1A09" w:rsidRDefault="000E1A09" w:rsidP="00757A28">
            <w:pPr>
              <w:spacing w:after="100" w:afterAutospacing="1"/>
              <w:rPr>
                <w:rFonts w:ascii="Times New Roman" w:hAnsi="Times New Roman"/>
              </w:rPr>
            </w:pPr>
            <w:r w:rsidRPr="000E1A09">
              <w:rPr>
                <w:rFonts w:ascii="Times New Roman" w:hAnsi="Times New Roman"/>
              </w:rPr>
              <w:t xml:space="preserve">Filling operations, </w:t>
            </w:r>
            <w:r>
              <w:rPr>
                <w:rFonts w:ascii="Times New Roman" w:hAnsi="Times New Roman"/>
              </w:rPr>
              <w:t>off-season</w:t>
            </w:r>
            <w:r w:rsidRPr="000E1A09">
              <w:rPr>
                <w:rFonts w:ascii="Times New Roman" w:hAnsi="Times New Roman"/>
              </w:rPr>
              <w:t xml:space="preserve"> </w:t>
            </w:r>
          </w:p>
        </w:tc>
      </w:tr>
      <w:tr w:rsidR="000E1A09" w:rsidRPr="004F3A2F" w14:paraId="10E99976" w14:textId="77777777" w:rsidTr="000E1A09">
        <w:trPr>
          <w:jc w:val="center"/>
        </w:trPr>
        <w:tc>
          <w:tcPr>
            <w:tcW w:w="1719" w:type="dxa"/>
            <w:vAlign w:val="center"/>
          </w:tcPr>
          <w:p w14:paraId="07F03753" w14:textId="78927532" w:rsidR="000E1A09" w:rsidRPr="004F3A2F" w:rsidRDefault="000E1A09" w:rsidP="000E1A09">
            <w:pPr>
              <w:tabs>
                <w:tab w:val="left" w:pos="4500"/>
              </w:tabs>
              <w:spacing w:after="100" w:afterAutospacing="1"/>
              <w:rPr>
                <w:rFonts w:ascii="Times New Roman" w:hAnsi="Times New Roman"/>
                <w:b/>
                <w:i/>
              </w:rPr>
            </w:pPr>
            <w:r>
              <w:rPr>
                <w:rFonts w:ascii="Times New Roman" w:hAnsi="Times New Roman"/>
                <w:b/>
                <w:i/>
              </w:rPr>
              <w:t>Irrigation(HRO)*</w:t>
            </w:r>
          </w:p>
        </w:tc>
        <w:tc>
          <w:tcPr>
            <w:tcW w:w="992" w:type="dxa"/>
          </w:tcPr>
          <w:p w14:paraId="25871AE2" w14:textId="744AB758" w:rsidR="000E1A09" w:rsidRPr="004F3A2F" w:rsidRDefault="000E1A09" w:rsidP="000E1A09">
            <w:pPr>
              <w:jc w:val="right"/>
              <w:rPr>
                <w:rFonts w:ascii="Times New Roman" w:hAnsi="Times New Roman"/>
              </w:rPr>
            </w:pPr>
            <w:r w:rsidRPr="004F3A2F">
              <w:rPr>
                <w:rFonts w:ascii="Times New Roman" w:hAnsi="Times New Roman"/>
              </w:rPr>
              <w:t>0.2</w:t>
            </w:r>
          </w:p>
        </w:tc>
        <w:tc>
          <w:tcPr>
            <w:tcW w:w="636" w:type="dxa"/>
          </w:tcPr>
          <w:p w14:paraId="4B1F1EA0" w14:textId="7168ABB1" w:rsidR="000E1A09" w:rsidRPr="004F3A2F" w:rsidRDefault="000E1A09" w:rsidP="000E1A09">
            <w:pPr>
              <w:jc w:val="right"/>
              <w:rPr>
                <w:rFonts w:ascii="Times New Roman" w:hAnsi="Times New Roman"/>
              </w:rPr>
            </w:pPr>
            <w:r w:rsidRPr="004F3A2F">
              <w:rPr>
                <w:rFonts w:ascii="Times New Roman" w:hAnsi="Times New Roman"/>
              </w:rPr>
              <w:t>5</w:t>
            </w:r>
          </w:p>
        </w:tc>
        <w:tc>
          <w:tcPr>
            <w:tcW w:w="727" w:type="dxa"/>
          </w:tcPr>
          <w:p w14:paraId="03E6C7C1" w14:textId="578FA7E6" w:rsidR="000E1A09" w:rsidRPr="004F3A2F" w:rsidRDefault="000E1A09" w:rsidP="000E1A09">
            <w:pPr>
              <w:jc w:val="right"/>
              <w:rPr>
                <w:rFonts w:ascii="Times New Roman" w:hAnsi="Times New Roman"/>
              </w:rPr>
            </w:pPr>
            <w:r w:rsidRPr="004F3A2F">
              <w:rPr>
                <w:rFonts w:ascii="Times New Roman" w:hAnsi="Times New Roman"/>
              </w:rPr>
              <w:t>0.85</w:t>
            </w:r>
          </w:p>
        </w:tc>
        <w:tc>
          <w:tcPr>
            <w:tcW w:w="642" w:type="dxa"/>
          </w:tcPr>
          <w:p w14:paraId="4789F29B" w14:textId="3D291379" w:rsidR="000E1A09" w:rsidRPr="004F3A2F" w:rsidRDefault="000E1A09" w:rsidP="000E1A09">
            <w:pPr>
              <w:jc w:val="right"/>
              <w:rPr>
                <w:rFonts w:ascii="Times New Roman" w:hAnsi="Times New Roman"/>
              </w:rPr>
            </w:pPr>
            <w:r w:rsidRPr="004F3A2F">
              <w:rPr>
                <w:rFonts w:ascii="Times New Roman" w:hAnsi="Times New Roman"/>
              </w:rPr>
              <w:t>1.0</w:t>
            </w:r>
          </w:p>
        </w:tc>
        <w:tc>
          <w:tcPr>
            <w:tcW w:w="661" w:type="dxa"/>
          </w:tcPr>
          <w:p w14:paraId="122D06B1" w14:textId="6BDCD887" w:rsidR="000E1A09" w:rsidRPr="004F3A2F" w:rsidRDefault="000E1A09" w:rsidP="000E1A09">
            <w:pPr>
              <w:jc w:val="right"/>
              <w:rPr>
                <w:rFonts w:ascii="Times New Roman" w:hAnsi="Times New Roman"/>
              </w:rPr>
            </w:pPr>
            <w:r w:rsidRPr="004F3A2F">
              <w:rPr>
                <w:rFonts w:ascii="Times New Roman" w:hAnsi="Times New Roman"/>
              </w:rPr>
              <w:t>200</w:t>
            </w:r>
          </w:p>
        </w:tc>
        <w:tc>
          <w:tcPr>
            <w:tcW w:w="661" w:type="dxa"/>
          </w:tcPr>
          <w:p w14:paraId="64667ABB" w14:textId="126BAF81" w:rsidR="000E1A09" w:rsidRPr="004F3A2F" w:rsidRDefault="000E1A09" w:rsidP="000E1A09">
            <w:pPr>
              <w:jc w:val="right"/>
              <w:rPr>
                <w:rFonts w:ascii="Times New Roman" w:hAnsi="Times New Roman"/>
              </w:rPr>
            </w:pPr>
            <w:r w:rsidRPr="004F3A2F">
              <w:rPr>
                <w:rFonts w:ascii="Times New Roman" w:hAnsi="Times New Roman"/>
              </w:rPr>
              <w:t>6</w:t>
            </w:r>
          </w:p>
        </w:tc>
        <w:tc>
          <w:tcPr>
            <w:tcW w:w="3322" w:type="dxa"/>
            <w:vAlign w:val="center"/>
          </w:tcPr>
          <w:p w14:paraId="4A7F4E3F" w14:textId="104B3D03" w:rsidR="000E1A09" w:rsidRPr="000E1A09" w:rsidRDefault="000E1A09" w:rsidP="000E1A09">
            <w:pPr>
              <w:spacing w:after="100" w:afterAutospacing="1"/>
              <w:rPr>
                <w:rFonts w:ascii="Times New Roman" w:hAnsi="Times New Roman"/>
              </w:rPr>
            </w:pPr>
            <w:r w:rsidRPr="000E1A09">
              <w:rPr>
                <w:rFonts w:ascii="Times New Roman" w:hAnsi="Times New Roman"/>
              </w:rPr>
              <w:t>Release operations, irrigation season</w:t>
            </w:r>
          </w:p>
        </w:tc>
      </w:tr>
      <w:tr w:rsidR="000E1A09" w:rsidRPr="004F3A2F" w14:paraId="5C6C10F2" w14:textId="77777777" w:rsidTr="000E1A09">
        <w:trPr>
          <w:jc w:val="center"/>
        </w:trPr>
        <w:tc>
          <w:tcPr>
            <w:tcW w:w="1719" w:type="dxa"/>
            <w:vAlign w:val="center"/>
          </w:tcPr>
          <w:p w14:paraId="6D85AF33" w14:textId="77777777" w:rsidR="000E1A09" w:rsidRPr="004F3A2F" w:rsidRDefault="000E1A09" w:rsidP="000E1A09">
            <w:pPr>
              <w:tabs>
                <w:tab w:val="left" w:pos="4500"/>
              </w:tabs>
              <w:spacing w:after="100" w:afterAutospacing="1"/>
              <w:rPr>
                <w:rFonts w:ascii="Times New Roman" w:hAnsi="Times New Roman"/>
                <w:b/>
                <w:i/>
              </w:rPr>
            </w:pPr>
            <w:r w:rsidRPr="004F3A2F">
              <w:rPr>
                <w:rFonts w:ascii="Times New Roman" w:hAnsi="Times New Roman"/>
                <w:b/>
                <w:i/>
              </w:rPr>
              <w:t>Water supply</w:t>
            </w:r>
          </w:p>
        </w:tc>
        <w:tc>
          <w:tcPr>
            <w:tcW w:w="992" w:type="dxa"/>
          </w:tcPr>
          <w:p w14:paraId="3C9F3329" w14:textId="77777777" w:rsidR="000E1A09" w:rsidRPr="004F3A2F" w:rsidRDefault="000E1A09" w:rsidP="000E1A09">
            <w:pPr>
              <w:jc w:val="right"/>
              <w:rPr>
                <w:rFonts w:ascii="Times New Roman" w:hAnsi="Times New Roman"/>
              </w:rPr>
            </w:pPr>
            <w:r w:rsidRPr="004F3A2F">
              <w:rPr>
                <w:rFonts w:ascii="Times New Roman" w:hAnsi="Times New Roman"/>
              </w:rPr>
              <w:t>0.1</w:t>
            </w:r>
          </w:p>
        </w:tc>
        <w:tc>
          <w:tcPr>
            <w:tcW w:w="636" w:type="dxa"/>
          </w:tcPr>
          <w:p w14:paraId="427A7AA5" w14:textId="77777777" w:rsidR="000E1A09" w:rsidRPr="004F3A2F" w:rsidRDefault="000E1A09" w:rsidP="000E1A09">
            <w:pPr>
              <w:jc w:val="right"/>
              <w:rPr>
                <w:rFonts w:ascii="Times New Roman" w:hAnsi="Times New Roman"/>
              </w:rPr>
            </w:pPr>
            <w:r w:rsidRPr="004F3A2F">
              <w:rPr>
                <w:rFonts w:ascii="Times New Roman" w:hAnsi="Times New Roman"/>
              </w:rPr>
              <w:t>5</w:t>
            </w:r>
          </w:p>
        </w:tc>
        <w:tc>
          <w:tcPr>
            <w:tcW w:w="727" w:type="dxa"/>
          </w:tcPr>
          <w:p w14:paraId="6FBFE21B" w14:textId="77777777" w:rsidR="000E1A09" w:rsidRPr="004F3A2F" w:rsidRDefault="000E1A09" w:rsidP="000E1A09">
            <w:pPr>
              <w:jc w:val="right"/>
              <w:rPr>
                <w:rFonts w:ascii="Times New Roman" w:hAnsi="Times New Roman"/>
              </w:rPr>
            </w:pPr>
            <w:r w:rsidRPr="004F3A2F">
              <w:rPr>
                <w:rFonts w:ascii="Times New Roman" w:hAnsi="Times New Roman"/>
              </w:rPr>
              <w:t>0.70</w:t>
            </w:r>
          </w:p>
        </w:tc>
        <w:tc>
          <w:tcPr>
            <w:tcW w:w="642" w:type="dxa"/>
          </w:tcPr>
          <w:p w14:paraId="2F5221AB" w14:textId="77777777" w:rsidR="000E1A09" w:rsidRPr="004F3A2F" w:rsidRDefault="000E1A09" w:rsidP="000E1A09">
            <w:pPr>
              <w:jc w:val="right"/>
              <w:rPr>
                <w:rFonts w:ascii="Times New Roman" w:hAnsi="Times New Roman"/>
              </w:rPr>
            </w:pPr>
            <w:r w:rsidRPr="004F3A2F">
              <w:rPr>
                <w:rFonts w:ascii="Times New Roman" w:hAnsi="Times New Roman"/>
              </w:rPr>
              <w:t>0.1</w:t>
            </w:r>
          </w:p>
        </w:tc>
        <w:tc>
          <w:tcPr>
            <w:tcW w:w="661" w:type="dxa"/>
          </w:tcPr>
          <w:p w14:paraId="7CE25A56" w14:textId="77777777" w:rsidR="000E1A09" w:rsidRPr="004F3A2F" w:rsidRDefault="000E1A09" w:rsidP="000E1A09">
            <w:pPr>
              <w:jc w:val="right"/>
              <w:rPr>
                <w:rFonts w:ascii="Times New Roman" w:hAnsi="Times New Roman"/>
              </w:rPr>
            </w:pPr>
            <w:r w:rsidRPr="004F3A2F">
              <w:rPr>
                <w:rFonts w:ascii="Times New Roman" w:hAnsi="Times New Roman"/>
              </w:rPr>
              <w:t>1</w:t>
            </w:r>
          </w:p>
        </w:tc>
        <w:tc>
          <w:tcPr>
            <w:tcW w:w="661" w:type="dxa"/>
          </w:tcPr>
          <w:p w14:paraId="12B07E72" w14:textId="77777777" w:rsidR="000E1A09" w:rsidRPr="004F3A2F" w:rsidRDefault="000E1A09" w:rsidP="000E1A09">
            <w:pPr>
              <w:jc w:val="right"/>
              <w:rPr>
                <w:rFonts w:ascii="Times New Roman" w:hAnsi="Times New Roman"/>
              </w:rPr>
            </w:pPr>
            <w:r w:rsidRPr="004F3A2F">
              <w:rPr>
                <w:rFonts w:ascii="Times New Roman" w:hAnsi="Times New Roman"/>
              </w:rPr>
              <w:t>6</w:t>
            </w:r>
          </w:p>
        </w:tc>
        <w:tc>
          <w:tcPr>
            <w:tcW w:w="3322" w:type="dxa"/>
            <w:vAlign w:val="center"/>
          </w:tcPr>
          <w:p w14:paraId="17EF8FCB" w14:textId="77777777" w:rsidR="000E1A09" w:rsidRPr="000E1A09" w:rsidRDefault="000E1A09" w:rsidP="000E1A09">
            <w:pPr>
              <w:spacing w:after="100" w:afterAutospacing="1"/>
              <w:rPr>
                <w:rFonts w:ascii="Times New Roman" w:hAnsi="Times New Roman"/>
              </w:rPr>
            </w:pPr>
            <w:r w:rsidRPr="000E1A09">
              <w:rPr>
                <w:rFonts w:ascii="Times New Roman" w:hAnsi="Times New Roman"/>
              </w:rPr>
              <w:t>High storage, min discharge</w:t>
            </w:r>
          </w:p>
        </w:tc>
      </w:tr>
    </w:tbl>
    <w:p w14:paraId="38D30894" w14:textId="05158257"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 </w:t>
      </w:r>
      <w:r w:rsidR="006E6240">
        <w:rPr>
          <w:rFonts w:ascii="Times New Roman" w:hAnsi="Times New Roman" w:cs="Times New Roman"/>
        </w:rPr>
        <w:t>I</w:t>
      </w:r>
      <w:r w:rsidRPr="004F3A2F">
        <w:rPr>
          <w:rFonts w:ascii="Times New Roman" w:hAnsi="Times New Roman" w:cs="Times New Roman"/>
        </w:rPr>
        <w:t xml:space="preserve">rrigation dam parameters </w:t>
      </w:r>
      <w:r w:rsidR="006E6240">
        <w:rPr>
          <w:rFonts w:ascii="Times New Roman" w:hAnsi="Times New Roman" w:cs="Times New Roman"/>
        </w:rPr>
        <w:t xml:space="preserve">vary throughout the between </w:t>
      </w:r>
      <w:r w:rsidRPr="004F3A2F">
        <w:rPr>
          <w:rFonts w:ascii="Times New Roman" w:hAnsi="Times New Roman" w:cs="Times New Roman"/>
        </w:rPr>
        <w:t xml:space="preserve">low release operations (LRO) </w:t>
      </w:r>
      <w:r w:rsidR="006E6240">
        <w:rPr>
          <w:rFonts w:ascii="Times New Roman" w:hAnsi="Times New Roman" w:cs="Times New Roman"/>
        </w:rPr>
        <w:t xml:space="preserve">and </w:t>
      </w:r>
      <w:r w:rsidRPr="004F3A2F">
        <w:rPr>
          <w:rFonts w:ascii="Times New Roman" w:hAnsi="Times New Roman" w:cs="Times New Roman"/>
        </w:rPr>
        <w:t>high release operations (HRO)</w:t>
      </w:r>
      <w:r w:rsidR="006E6240">
        <w:rPr>
          <w:rFonts w:ascii="Times New Roman" w:hAnsi="Times New Roman" w:cs="Times New Roman"/>
        </w:rPr>
        <w:t xml:space="preserve">.  </w:t>
      </w:r>
      <w:r w:rsidRPr="004F3A2F">
        <w:rPr>
          <w:rFonts w:ascii="Times New Roman" w:hAnsi="Times New Roman" w:cs="Times New Roman"/>
        </w:rPr>
        <w:t>See “</w:t>
      </w:r>
      <w:r w:rsidRPr="004F3A2F">
        <w:rPr>
          <w:rFonts w:ascii="Times New Roman" w:hAnsi="Times New Roman" w:cs="Times New Roman"/>
          <w:i/>
        </w:rPr>
        <w:t>Irrigation</w:t>
      </w:r>
      <w:r w:rsidRPr="004F3A2F">
        <w:rPr>
          <w:rFonts w:ascii="Times New Roman" w:hAnsi="Times New Roman" w:cs="Times New Roman"/>
        </w:rPr>
        <w:t>” section below.</w:t>
      </w:r>
    </w:p>
    <w:p w14:paraId="0B6FCB45" w14:textId="24A06384" w:rsidR="00757A28" w:rsidRPr="004F3A2F" w:rsidRDefault="00757A28" w:rsidP="00757A28">
      <w:pPr>
        <w:rPr>
          <w:rFonts w:ascii="Times New Roman" w:hAnsi="Times New Roman" w:cs="Times New Roman"/>
          <w:b/>
          <w:i/>
        </w:rPr>
      </w:pPr>
      <w:r w:rsidRPr="004F3A2F">
        <w:rPr>
          <w:rFonts w:ascii="Times New Roman" w:hAnsi="Times New Roman" w:cs="Times New Roman"/>
          <w:b/>
          <w:i/>
        </w:rPr>
        <w:t>Generic</w:t>
      </w:r>
      <w:r w:rsidRPr="004F3A2F">
        <w:rPr>
          <w:rFonts w:ascii="Times New Roman" w:hAnsi="Times New Roman" w:cs="Times New Roman"/>
        </w:rPr>
        <w:t xml:space="preserve">- Many dams have multiple uses combining self-exclusive requirements or those are not reported in the available databases of dam inventories </w:t>
      </w:r>
      <w:r w:rsidRPr="004F3A2F">
        <w:rPr>
          <w:rFonts w:ascii="Times New Roman" w:hAnsi="Times New Roman" w:cs="Times New Roman"/>
        </w:rPr>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Pr="004F3A2F">
        <w:rPr>
          <w:rFonts w:ascii="Times New Roman" w:hAnsi="Times New Roman" w:cs="Times New Roman"/>
        </w:rPr>
        <w:instrText xml:space="preserve"> ADDIN EN.CITE </w:instrText>
      </w:r>
      <w:r w:rsidRPr="004F3A2F">
        <w:rPr>
          <w:rFonts w:ascii="Times New Roman" w:hAnsi="Times New Roman" w:cs="Times New Roman"/>
        </w:rPr>
        <w:fldChar w:fldCharType="begin">
          <w:fldData xml:space="preserve">PEVuZE5vdGU+PENpdGU+PEF1dGhvcj5MZWhuZXI8L0F1dGhvcj48WWVhcj4yMDExPC9ZZWFyPjxS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=
</w:fldData>
        </w:fldChar>
      </w:r>
      <w:r w:rsidRPr="004F3A2F">
        <w:rPr>
          <w:rFonts w:ascii="Times New Roman" w:hAnsi="Times New Roman" w:cs="Times New Roman"/>
        </w:rPr>
        <w:instrText xml:space="preserve"> ADDIN EN.CITE.DATA </w:instrText>
      </w:r>
      <w:r w:rsidRPr="004F3A2F">
        <w:rPr>
          <w:rFonts w:ascii="Times New Roman" w:hAnsi="Times New Roman" w:cs="Times New Roman"/>
        </w:rPr>
      </w:r>
      <w:r w:rsidRPr="004F3A2F">
        <w:rPr>
          <w:rFonts w:ascii="Times New Roman" w:hAnsi="Times New Roman" w:cs="Times New Roman"/>
        </w:rPr>
        <w:fldChar w:fldCharType="end"/>
      </w:r>
      <w:r w:rsidRPr="004F3A2F">
        <w:rPr>
          <w:rFonts w:ascii="Times New Roman" w:hAnsi="Times New Roman" w:cs="Times New Roman"/>
        </w:rPr>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2" w:tooltip="Lehner, 2011 #6807" w:history="1">
        <w:r w:rsidRPr="004F3A2F">
          <w:rPr>
            <w:rFonts w:ascii="Times New Roman" w:hAnsi="Times New Roman" w:cs="Times New Roman"/>
            <w:i/>
            <w:noProof/>
          </w:rPr>
          <w:t>Lehner et al.</w:t>
        </w:r>
        <w:r w:rsidRPr="004F3A2F">
          <w:rPr>
            <w:rFonts w:ascii="Times New Roman" w:hAnsi="Times New Roman" w:cs="Times New Roman"/>
            <w:noProof/>
          </w:rPr>
          <w:t>, 2011</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For instance hydropower generation and flood control may conflict in the optimal water level in the reservoir storage. In these cases we can suggest using a “generic” type of dam use with some average values for the model parameters (Figure 1.1).</w:t>
      </w:r>
    </w:p>
    <w:p w14:paraId="5AD5D0F5" w14:textId="77777777" w:rsidR="00757A28" w:rsidRPr="004F3A2F" w:rsidRDefault="00757A28" w:rsidP="00757A28">
      <w:pPr>
        <w:pStyle w:val="Equation"/>
        <w:tabs>
          <w:tab w:val="clear" w:pos="8640"/>
        </w:tabs>
        <w:ind w:firstLine="0"/>
      </w:pPr>
    </w:p>
    <w:p w14:paraId="57BE3E5D"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25D24C25" wp14:editId="3AC4C357">
            <wp:extent cx="4572000" cy="45720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6B5D30" w14:textId="48360852" w:rsidR="00757A28" w:rsidRPr="004F3A2F" w:rsidRDefault="00757A28" w:rsidP="00757A28">
      <w:pPr>
        <w:spacing w:after="100" w:afterAutospacing="1"/>
        <w:rPr>
          <w:rFonts w:ascii="Times New Roman" w:hAnsi="Times New Roman" w:cs="Times New Roman"/>
          <w:b/>
          <w:bCs/>
          <w:iCs/>
        </w:rPr>
      </w:pPr>
      <w:r w:rsidRPr="004F3A2F">
        <w:rPr>
          <w:rFonts w:ascii="Times New Roman" w:hAnsi="Times New Roman" w:cs="Times New Roman"/>
          <w:b/>
          <w:bCs/>
          <w:iCs/>
        </w:rPr>
        <w:t>Figure 1</w:t>
      </w:r>
      <w:r w:rsidR="00FC2857" w:rsidRPr="004F3A2F">
        <w:rPr>
          <w:rFonts w:ascii="Times New Roman" w:hAnsi="Times New Roman" w:cs="Times New Roman"/>
          <w:b/>
          <w:bCs/>
          <w:iCs/>
        </w:rPr>
        <w:t>1-</w:t>
      </w:r>
      <w:r w:rsidRPr="004F3A2F">
        <w:rPr>
          <w:rFonts w:ascii="Times New Roman" w:hAnsi="Times New Roman" w:cs="Times New Roman"/>
          <w:b/>
          <w:bCs/>
          <w:iCs/>
        </w:rPr>
        <w:t>1. Relation between reservoir water release and storage for a generic dams use.</w:t>
      </w:r>
    </w:p>
    <w:p w14:paraId="09E2C764" w14:textId="77777777" w:rsidR="00757A28" w:rsidRPr="004F3A2F" w:rsidRDefault="00757A28" w:rsidP="00757A28">
      <w:pPr>
        <w:rPr>
          <w:rFonts w:ascii="Times New Roman" w:hAnsi="Times New Roman" w:cs="Times New Roman"/>
          <w:b/>
          <w:i/>
        </w:rPr>
      </w:pPr>
      <w:r w:rsidRPr="004F3A2F">
        <w:rPr>
          <w:rFonts w:ascii="Times New Roman" w:hAnsi="Times New Roman" w:cs="Times New Roman"/>
          <w:b/>
          <w:i/>
        </w:rPr>
        <w:br w:type="page"/>
      </w:r>
    </w:p>
    <w:p w14:paraId="5C080FB5" w14:textId="30366C5B"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b/>
          <w:i/>
        </w:rPr>
        <w:lastRenderedPageBreak/>
        <w:t>Flood control</w:t>
      </w:r>
      <w:r w:rsidRPr="004F3A2F">
        <w:rPr>
          <w:rFonts w:ascii="Times New Roman" w:hAnsi="Times New Roman" w:cs="Times New Roman"/>
        </w:rPr>
        <w:t xml:space="preserve">- These reservoirs are supposed to maintain low water storage so that a reserve of their capacity would be available to accommodate as much water as possible during upstream flood events. </w:t>
      </w:r>
      <w:r w:rsidR="006E6240">
        <w:rPr>
          <w:rFonts w:ascii="Times New Roman" w:hAnsi="Times New Roman" w:cs="Times New Roman"/>
        </w:rPr>
        <w:t xml:space="preserve"> The behavior of flood control dams is simulated with a</w:t>
      </w:r>
      <w:r w:rsidRPr="004F3A2F">
        <w:rPr>
          <w:rFonts w:ascii="Times New Roman" w:hAnsi="Times New Roman" w:cs="Times New Roman"/>
        </w:rPr>
        <w:t xml:space="preserve"> very low optimal storage level (20 %) and increased water release when accumulation of water exceeds it. </w:t>
      </w:r>
      <w:r w:rsidRPr="004F3A2F">
        <w:rPr>
          <w:rFonts w:ascii="Times New Roman" w:hAnsi="Times New Roman" w:cs="Times New Roman"/>
          <w:i/>
        </w:rPr>
        <w:t>X</w:t>
      </w:r>
      <w:r w:rsidRPr="004F3A2F">
        <w:rPr>
          <w:rFonts w:ascii="Times New Roman" w:hAnsi="Times New Roman" w:cs="Times New Roman"/>
          <w:i/>
          <w:vertAlign w:val="subscript"/>
        </w:rPr>
        <w:t>e</w:t>
      </w:r>
      <w:r w:rsidRPr="004F3A2F">
        <w:rPr>
          <w:rFonts w:ascii="Times New Roman" w:hAnsi="Times New Roman" w:cs="Times New Roman"/>
        </w:rPr>
        <w:t xml:space="preserve"> parameter has to be low in this case (Figure 1.2).</w:t>
      </w:r>
    </w:p>
    <w:p w14:paraId="3C4F7E6D" w14:textId="77777777" w:rsidR="00757A28" w:rsidRPr="004F3A2F" w:rsidRDefault="00757A28" w:rsidP="00757A28">
      <w:pPr>
        <w:spacing w:after="100" w:afterAutospacing="1"/>
        <w:rPr>
          <w:rFonts w:ascii="Times New Roman" w:hAnsi="Times New Roman" w:cs="Times New Roman"/>
        </w:rPr>
      </w:pPr>
    </w:p>
    <w:p w14:paraId="50B1F61C"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532382A8" wp14:editId="2986C011">
            <wp:extent cx="4572000" cy="45720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63B7A32" w14:textId="72C34DEF" w:rsidR="00757A28" w:rsidRPr="004F3A2F" w:rsidRDefault="00757A28" w:rsidP="00757A28">
      <w:pPr>
        <w:spacing w:after="100" w:afterAutospacing="1"/>
        <w:rPr>
          <w:rFonts w:ascii="Times New Roman" w:hAnsi="Times New Roman" w:cs="Times New Roman"/>
          <w:b/>
          <w:bCs/>
          <w:iCs/>
        </w:rPr>
      </w:pPr>
      <w:r w:rsidRPr="004F3A2F">
        <w:rPr>
          <w:rFonts w:ascii="Times New Roman" w:hAnsi="Times New Roman" w:cs="Times New Roman"/>
          <w:b/>
          <w:bCs/>
          <w:iCs/>
        </w:rPr>
        <w:t>Figure 1</w:t>
      </w:r>
      <w:r w:rsidR="00FC2857" w:rsidRPr="004F3A2F">
        <w:rPr>
          <w:rFonts w:ascii="Times New Roman" w:hAnsi="Times New Roman" w:cs="Times New Roman"/>
          <w:b/>
          <w:bCs/>
          <w:iCs/>
        </w:rPr>
        <w:t>1-</w:t>
      </w:r>
      <w:r w:rsidRPr="004F3A2F">
        <w:rPr>
          <w:rFonts w:ascii="Times New Roman" w:hAnsi="Times New Roman" w:cs="Times New Roman"/>
          <w:b/>
          <w:bCs/>
          <w:iCs/>
        </w:rPr>
        <w:t>2. Reservoir release curve for flood control dams. See parameters in Table 1</w:t>
      </w:r>
      <w:r w:rsidR="00FC2857" w:rsidRPr="004F3A2F">
        <w:rPr>
          <w:rFonts w:ascii="Times New Roman" w:hAnsi="Times New Roman" w:cs="Times New Roman"/>
          <w:b/>
          <w:bCs/>
          <w:iCs/>
        </w:rPr>
        <w:t>1-</w:t>
      </w:r>
      <w:r w:rsidRPr="004F3A2F">
        <w:rPr>
          <w:rFonts w:ascii="Times New Roman" w:hAnsi="Times New Roman" w:cs="Times New Roman"/>
          <w:b/>
          <w:bCs/>
          <w:iCs/>
        </w:rPr>
        <w:t>1.</w:t>
      </w:r>
    </w:p>
    <w:p w14:paraId="42CBAAD4" w14:textId="77777777" w:rsidR="00757A28" w:rsidRPr="004F3A2F" w:rsidRDefault="00757A28" w:rsidP="00757A28">
      <w:pPr>
        <w:rPr>
          <w:rFonts w:ascii="Times New Roman" w:hAnsi="Times New Roman" w:cs="Times New Roman"/>
          <w:b/>
          <w:i/>
        </w:rPr>
      </w:pPr>
      <w:r w:rsidRPr="004F3A2F">
        <w:rPr>
          <w:rFonts w:ascii="Times New Roman" w:hAnsi="Times New Roman" w:cs="Times New Roman"/>
          <w:b/>
          <w:i/>
        </w:rPr>
        <w:br w:type="page"/>
      </w:r>
    </w:p>
    <w:p w14:paraId="1A65589D" w14:textId="3F781A28" w:rsidR="00757A28" w:rsidRPr="004F3A2F" w:rsidRDefault="00757A28" w:rsidP="00757A28">
      <w:pPr>
        <w:pStyle w:val="Equation"/>
        <w:tabs>
          <w:tab w:val="clear" w:pos="8640"/>
        </w:tabs>
        <w:ind w:firstLine="0"/>
      </w:pPr>
      <w:r w:rsidRPr="004F3A2F">
        <w:rPr>
          <w:b/>
          <w:i/>
        </w:rPr>
        <w:lastRenderedPageBreak/>
        <w:t>Hydroelectric</w:t>
      </w:r>
      <w:r w:rsidRPr="004F3A2F">
        <w:t xml:space="preserve">- Gravitational potential energy of released water needs to be maximized. </w:t>
      </w:r>
      <w:r w:rsidR="006E6240">
        <w:t>A</w:t>
      </w:r>
      <w:r w:rsidRPr="004F3A2F">
        <w:t xml:space="preserve"> high optimal level of water storage (e.g. 90 %) with minimal margin for the cases of seasonal high inflow into the reservoir (e.g. spring snow melt or monsoon season). At the same time during low reservoir refill periods (e.g. dry season) the outflow discharge needs to be maintained </w:t>
      </w:r>
      <w:r w:rsidR="006E6240">
        <w:t xml:space="preserve">at a </w:t>
      </w:r>
      <w:r w:rsidRPr="004F3A2F">
        <w:t xml:space="preserve">uniform value to continue production of electricity. This can be modeled by high values for </w:t>
      </w:r>
      <w:r w:rsidRPr="004F3A2F">
        <w:rPr>
          <w:i/>
        </w:rPr>
        <w:t>c</w:t>
      </w:r>
      <w:r w:rsidRPr="004F3A2F">
        <w:t xml:space="preserve"> parameter (Figure 1.3).</w:t>
      </w:r>
    </w:p>
    <w:p w14:paraId="3D055175" w14:textId="77777777" w:rsidR="00757A28" w:rsidRPr="004F3A2F" w:rsidRDefault="00757A28" w:rsidP="00757A28">
      <w:pPr>
        <w:pStyle w:val="Equation"/>
        <w:tabs>
          <w:tab w:val="clear" w:pos="8640"/>
        </w:tabs>
        <w:ind w:firstLine="0"/>
      </w:pPr>
    </w:p>
    <w:p w14:paraId="1012C7DA"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199DB299" wp14:editId="31830F63">
            <wp:extent cx="4572000" cy="45720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B89C193" w14:textId="0ABD5624" w:rsidR="00757A28" w:rsidRPr="004F3A2F" w:rsidRDefault="00757A28" w:rsidP="00757A28">
      <w:pPr>
        <w:spacing w:after="100" w:afterAutospacing="1"/>
        <w:rPr>
          <w:rFonts w:ascii="Times New Roman" w:hAnsi="Times New Roman" w:cs="Times New Roman"/>
          <w:b/>
          <w:bCs/>
          <w:iCs/>
        </w:rPr>
      </w:pPr>
      <w:r w:rsidRPr="004F3A2F">
        <w:rPr>
          <w:rFonts w:ascii="Times New Roman" w:hAnsi="Times New Roman" w:cs="Times New Roman"/>
          <w:b/>
          <w:bCs/>
          <w:iCs/>
        </w:rPr>
        <w:t>Figure 1</w:t>
      </w:r>
      <w:r w:rsidR="00FC2857" w:rsidRPr="004F3A2F">
        <w:rPr>
          <w:rFonts w:ascii="Times New Roman" w:hAnsi="Times New Roman" w:cs="Times New Roman"/>
          <w:b/>
          <w:bCs/>
          <w:iCs/>
        </w:rPr>
        <w:t>1-</w:t>
      </w:r>
      <w:r w:rsidRPr="004F3A2F">
        <w:rPr>
          <w:rFonts w:ascii="Times New Roman" w:hAnsi="Times New Roman" w:cs="Times New Roman"/>
          <w:b/>
          <w:bCs/>
          <w:iCs/>
        </w:rPr>
        <w:t>3. Reservoir release curve for hydroelectric dam use. See parameters in Table 1</w:t>
      </w:r>
      <w:r w:rsidR="00FC2857" w:rsidRPr="004F3A2F">
        <w:rPr>
          <w:rFonts w:ascii="Times New Roman" w:hAnsi="Times New Roman" w:cs="Times New Roman"/>
          <w:b/>
          <w:bCs/>
          <w:iCs/>
        </w:rPr>
        <w:t>1-</w:t>
      </w:r>
      <w:r w:rsidRPr="004F3A2F">
        <w:rPr>
          <w:rFonts w:ascii="Times New Roman" w:hAnsi="Times New Roman" w:cs="Times New Roman"/>
          <w:b/>
          <w:bCs/>
          <w:iCs/>
        </w:rPr>
        <w:t>1.</w:t>
      </w:r>
    </w:p>
    <w:p w14:paraId="2ED3F3E7" w14:textId="77777777" w:rsidR="00757A28" w:rsidRPr="004F3A2F" w:rsidRDefault="00757A28" w:rsidP="00757A28">
      <w:pPr>
        <w:rPr>
          <w:rFonts w:ascii="Times New Roman" w:hAnsi="Times New Roman" w:cs="Times New Roman"/>
          <w:b/>
          <w:i/>
        </w:rPr>
      </w:pPr>
      <w:r w:rsidRPr="004F3A2F">
        <w:rPr>
          <w:rFonts w:ascii="Times New Roman" w:hAnsi="Times New Roman" w:cs="Times New Roman"/>
          <w:b/>
          <w:i/>
        </w:rPr>
        <w:br w:type="page"/>
      </w:r>
    </w:p>
    <w:p w14:paraId="1440B40C" w14:textId="5234D8E1" w:rsidR="00757A28" w:rsidRPr="004F3A2F" w:rsidRDefault="00757A28" w:rsidP="00757A28">
      <w:pPr>
        <w:pStyle w:val="Equation"/>
        <w:tabs>
          <w:tab w:val="clear" w:pos="8640"/>
        </w:tabs>
        <w:ind w:firstLine="0"/>
      </w:pPr>
      <w:r w:rsidRPr="004F3A2F">
        <w:rPr>
          <w:b/>
          <w:i/>
        </w:rPr>
        <w:lastRenderedPageBreak/>
        <w:t>Irrigation</w:t>
      </w:r>
      <w:r w:rsidRPr="004F3A2F">
        <w:t>- These reservoirs maximize utilization of the reservoir storage for irrigation</w:t>
      </w:r>
      <w:r w:rsidR="006E6240">
        <w:t xml:space="preserve"> by maintaining h</w:t>
      </w:r>
      <w:r w:rsidRPr="004F3A2F">
        <w:t xml:space="preserve">igh water storage in the reservoir outside of the irrigation season and high water release when </w:t>
      </w:r>
      <w:r w:rsidR="006E6240">
        <w:t>during the irrigation season (assumes provisioning to downstream irrigation)</w:t>
      </w:r>
      <w:r w:rsidRPr="004F3A2F">
        <w:t xml:space="preserve">. This </w:t>
      </w:r>
      <w:r w:rsidR="006E6240">
        <w:t xml:space="preserve">is </w:t>
      </w:r>
      <w:r w:rsidRPr="004F3A2F">
        <w:t>achieved by adapti</w:t>
      </w:r>
      <w:r w:rsidR="006E6240">
        <w:t>ng the</w:t>
      </w:r>
      <w:r w:rsidRPr="004F3A2F">
        <w:t xml:space="preserve"> water release curve to </w:t>
      </w:r>
      <w:r w:rsidR="00515FCF">
        <w:t xml:space="preserve">local </w:t>
      </w:r>
      <w:r w:rsidRPr="004F3A2F">
        <w:t xml:space="preserve">irrigation demand </w:t>
      </w:r>
      <w:r w:rsidRPr="001102A8">
        <w:t>(Figure 1</w:t>
      </w:r>
      <w:r w:rsidR="001102A8" w:rsidRPr="001102A8">
        <w:t>1-</w:t>
      </w:r>
      <w:r w:rsidRPr="001102A8">
        <w:t>4).</w:t>
      </w:r>
      <w:r w:rsidRPr="004F3A2F">
        <w:t xml:space="preserve"> </w:t>
      </w:r>
      <w:r w:rsidR="00515FCF">
        <w:t xml:space="preserve"> L</w:t>
      </w:r>
      <w:r w:rsidRPr="004F3A2F">
        <w:t xml:space="preserve">ong term daily averages of irrigation demand frequency </w:t>
      </w:r>
      <w:r w:rsidR="00515FCF">
        <w:t>is input to WBM as the</w:t>
      </w:r>
      <w:r w:rsidRPr="004F3A2F">
        <w:t xml:space="preserve"> daily </w:t>
      </w:r>
      <w:r w:rsidR="00515FCF">
        <w:t>probability density function of annual irrigation demand</w:t>
      </w:r>
      <w:r w:rsidRPr="004F3A2F">
        <w:t>. We use linear interpolation of water release curve</w:t>
      </w:r>
      <w:r w:rsidR="00515FCF">
        <w:t>s</w:t>
      </w:r>
      <w:r w:rsidRPr="004F3A2F">
        <w:t xml:space="preserve"> between </w:t>
      </w:r>
      <w:r w:rsidRPr="00515FCF">
        <w:rPr>
          <w:bCs/>
        </w:rPr>
        <w:t>low release operations</w:t>
      </w:r>
      <w:r w:rsidRPr="004F3A2F">
        <w:t xml:space="preserve"> (LRO) during days with no irrigation demand to </w:t>
      </w:r>
      <w:r w:rsidRPr="00515FCF">
        <w:rPr>
          <w:bCs/>
        </w:rPr>
        <w:t>high release operation</w:t>
      </w:r>
      <w:r w:rsidRPr="004F3A2F">
        <w:t xml:space="preserve"> (HRO) during days with maximum irrigation demand. The linear interpolation is done as following:</w:t>
      </w:r>
    </w:p>
    <w:p w14:paraId="1147DCA5" w14:textId="0E817BD2" w:rsidR="00757A28" w:rsidRPr="004F3A2F" w:rsidRDefault="00000000" w:rsidP="00757A28">
      <w:pPr>
        <w:pStyle w:val="Equation"/>
      </w:pPr>
      <m:oMath>
        <m:d>
          <m:dPr>
            <m:begChr m:val="["/>
            <m:endChr m:val="]"/>
            <m:ctrlPr>
              <w:rPr>
                <w:rFonts w:ascii="Cambria Math" w:hAnsi="Cambria Math"/>
                <w:i/>
              </w:rPr>
            </m:ctrlPr>
          </m:dPr>
          <m:e>
            <m:r>
              <m:rPr>
                <m:sty m:val="bi"/>
              </m:rPr>
              <w:rPr>
                <w:rFonts w:ascii="Cambria Math" w:hAnsi="Cambria Math"/>
              </w:rPr>
              <m:t>M</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LRO</m:t>
                </m:r>
              </m:sup>
            </m:sSup>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HRO</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LRO</m:t>
                    </m:r>
                  </m:sup>
                </m:sSup>
              </m:e>
            </m:d>
          </m:e>
        </m:d>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irr</m:t>
                </m:r>
              </m:sub>
            </m:sSub>
          </m:num>
          <m:den>
            <m:sSubSup>
              <m:sSubSupPr>
                <m:ctrlPr>
                  <w:rPr>
                    <w:rFonts w:ascii="Cambria Math" w:hAnsi="Cambria Math"/>
                    <w:i/>
                  </w:rPr>
                </m:ctrlPr>
              </m:sSubSupPr>
              <m:e>
                <m:r>
                  <w:rPr>
                    <w:rFonts w:ascii="Cambria Math" w:hAnsi="Cambria Math"/>
                  </w:rPr>
                  <m:t>F</m:t>
                </m:r>
              </m:e>
              <m:sub>
                <m:r>
                  <w:rPr>
                    <w:rFonts w:ascii="Cambria Math" w:hAnsi="Cambria Math"/>
                  </w:rPr>
                  <m:t>irr</m:t>
                </m:r>
              </m:sub>
              <m:sup>
                <m:r>
                  <w:rPr>
                    <w:rFonts w:ascii="Cambria Math" w:hAnsi="Cambria Math"/>
                  </w:rPr>
                  <m:t>max</m:t>
                </m:r>
              </m:sup>
            </m:sSubSup>
          </m:den>
        </m:f>
      </m:oMath>
      <w:r w:rsidR="007B1975" w:rsidRPr="004F3A2F">
        <w:t xml:space="preserve">                                                            </w:t>
      </w:r>
      <w:r w:rsidR="00757A28" w:rsidRPr="004F3A2F">
        <w:t>(</w:t>
      </w:r>
      <w:r w:rsidR="007B1975" w:rsidRPr="004F3A2F">
        <w:t>1</w:t>
      </w:r>
      <w:r w:rsidR="00757A28" w:rsidRPr="004F3A2F">
        <w:t>1.</w:t>
      </w:r>
      <w:r w:rsidR="007B1975" w:rsidRPr="004F3A2F">
        <w:t>1-</w:t>
      </w:r>
      <w:r w:rsidR="00757A28" w:rsidRPr="004F3A2F">
        <w:t>6)</w:t>
      </w:r>
    </w:p>
    <w:p w14:paraId="0CE866D5" w14:textId="5B7F783A"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vector </w:t>
      </w:r>
      <m:oMath>
        <m:d>
          <m:dPr>
            <m:begChr m:val="["/>
            <m:endChr m:val="]"/>
            <m:ctrlPr>
              <w:rPr>
                <w:rFonts w:ascii="Cambria Math" w:hAnsi="Cambria Math" w:cs="Times New Roman"/>
                <w:i/>
              </w:rPr>
            </m:ctrlPr>
          </m:dPr>
          <m:e>
            <m:r>
              <m:rPr>
                <m:sty m:val="bi"/>
              </m:rPr>
              <w:rPr>
                <w:rFonts w:ascii="Cambria Math" w:hAnsi="Cambria Math" w:cs="Times New Roman"/>
              </w:rPr>
              <m:t>M</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,c,p</m:t>
            </m:r>
          </m:e>
        </m:d>
      </m:oMath>
      <w:r w:rsidRPr="004F3A2F">
        <w:rPr>
          <w:rFonts w:ascii="Times New Roman" w:hAnsi="Times New Roman" w:cs="Times New Roman"/>
        </w:rPr>
        <w:t xml:space="preserve"> with superscripts </w:t>
      </w:r>
      <w:r w:rsidRPr="004F3A2F">
        <w:rPr>
          <w:rFonts w:ascii="Times New Roman" w:hAnsi="Times New Roman" w:cs="Times New Roman"/>
          <w:i/>
        </w:rPr>
        <w:t>LRO</w:t>
      </w:r>
      <w:r w:rsidRPr="004F3A2F">
        <w:rPr>
          <w:rFonts w:ascii="Times New Roman" w:hAnsi="Times New Roman" w:cs="Times New Roman"/>
        </w:rPr>
        <w:t xml:space="preserve"> and </w:t>
      </w:r>
      <w:r w:rsidRPr="004F3A2F">
        <w:rPr>
          <w:rFonts w:ascii="Times New Roman" w:hAnsi="Times New Roman" w:cs="Times New Roman"/>
          <w:i/>
        </w:rPr>
        <w:t>HRO</w:t>
      </w:r>
      <w:r w:rsidRPr="004F3A2F">
        <w:rPr>
          <w:rFonts w:ascii="Times New Roman" w:hAnsi="Times New Roman" w:cs="Times New Roman"/>
        </w:rPr>
        <w:t xml:space="preserve"> referring to low and high release operation water release curve/regime, </w:t>
      </w:r>
      <w:r w:rsidRPr="004F3A2F">
        <w:rPr>
          <w:rFonts w:ascii="Times New Roman" w:hAnsi="Times New Roman" w:cs="Times New Roman"/>
          <w:i/>
        </w:rPr>
        <w:t>F</w:t>
      </w:r>
      <w:r w:rsidRPr="004F3A2F">
        <w:rPr>
          <w:rFonts w:ascii="Times New Roman" w:hAnsi="Times New Roman" w:cs="Times New Roman"/>
          <w:i/>
          <w:vertAlign w:val="subscript"/>
        </w:rPr>
        <w:t>irr</w:t>
      </w:r>
      <w:r w:rsidRPr="004F3A2F">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irr</m:t>
            </m:r>
          </m:sub>
          <m:sup>
            <m:r>
              <w:rPr>
                <w:rFonts w:ascii="Cambria Math" w:hAnsi="Cambria Math" w:cs="Times New Roman"/>
              </w:rPr>
              <m:t>max</m:t>
            </m:r>
          </m:sup>
        </m:sSubSup>
      </m:oMath>
      <w:r w:rsidRPr="004F3A2F">
        <w:rPr>
          <w:rFonts w:ascii="Times New Roman" w:hAnsi="Times New Roman" w:cs="Times New Roman"/>
        </w:rPr>
        <w:t xml:space="preserve"> are daily irrigation frequency and its typical maximum value correspondingly. We suggest using value of 0.05 for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irr</m:t>
            </m:r>
          </m:sub>
          <m:sup>
            <m:r>
              <w:rPr>
                <w:rFonts w:ascii="Cambria Math" w:hAnsi="Cambria Math" w:cs="Times New Roman"/>
              </w:rPr>
              <m:t>max</m:t>
            </m:r>
          </m:sup>
        </m:sSubSup>
      </m:oMath>
      <w:r w:rsidRPr="004F3A2F">
        <w:rPr>
          <w:rFonts w:ascii="Times New Roman" w:hAnsi="Times New Roman" w:cs="Times New Roman"/>
        </w:rPr>
        <w:t xml:space="preserve">, but it should not be higher than 0.075 for stability reasons. </w:t>
      </w:r>
    </w:p>
    <w:p w14:paraId="4ABDB865"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1BA227C6" wp14:editId="0BF2202F">
            <wp:extent cx="4572000" cy="45720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B57CB50" w14:textId="3B0A86E2" w:rsidR="00757A28" w:rsidRPr="004F3A2F" w:rsidRDefault="00757A28" w:rsidP="00757A28">
      <w:pPr>
        <w:spacing w:after="100" w:afterAutospacing="1"/>
        <w:rPr>
          <w:rFonts w:ascii="Times New Roman" w:hAnsi="Times New Roman" w:cs="Times New Roman"/>
          <w:b/>
          <w:bCs/>
          <w:iCs/>
        </w:rPr>
      </w:pPr>
      <w:r w:rsidRPr="004F3A2F">
        <w:rPr>
          <w:rFonts w:ascii="Times New Roman" w:hAnsi="Times New Roman" w:cs="Times New Roman"/>
          <w:b/>
          <w:bCs/>
          <w:iCs/>
        </w:rPr>
        <w:lastRenderedPageBreak/>
        <w:t>Figure 1</w:t>
      </w:r>
      <w:r w:rsidR="00FC2857" w:rsidRPr="004F3A2F">
        <w:rPr>
          <w:rFonts w:ascii="Times New Roman" w:hAnsi="Times New Roman" w:cs="Times New Roman"/>
          <w:b/>
          <w:bCs/>
          <w:iCs/>
        </w:rPr>
        <w:t>1-</w:t>
      </w:r>
      <w:r w:rsidRPr="004F3A2F">
        <w:rPr>
          <w:rFonts w:ascii="Times New Roman" w:hAnsi="Times New Roman" w:cs="Times New Roman"/>
          <w:b/>
          <w:bCs/>
          <w:iCs/>
        </w:rPr>
        <w:t>4. Reservoir release curve for irrigation dam purposes. See parameters in Table 1</w:t>
      </w:r>
      <w:r w:rsidR="00FC2857" w:rsidRPr="004F3A2F">
        <w:rPr>
          <w:rFonts w:ascii="Times New Roman" w:hAnsi="Times New Roman" w:cs="Times New Roman"/>
          <w:b/>
          <w:bCs/>
          <w:iCs/>
        </w:rPr>
        <w:t>1-</w:t>
      </w:r>
      <w:r w:rsidRPr="004F3A2F">
        <w:rPr>
          <w:rFonts w:ascii="Times New Roman" w:hAnsi="Times New Roman" w:cs="Times New Roman"/>
          <w:b/>
          <w:bCs/>
          <w:iCs/>
        </w:rPr>
        <w:t>1 and eq. (</w:t>
      </w:r>
      <w:r w:rsidR="007B1975" w:rsidRPr="004F3A2F">
        <w:rPr>
          <w:rFonts w:ascii="Times New Roman" w:hAnsi="Times New Roman" w:cs="Times New Roman"/>
          <w:b/>
          <w:bCs/>
          <w:iCs/>
        </w:rPr>
        <w:t>1</w:t>
      </w:r>
      <w:r w:rsidRPr="004F3A2F">
        <w:rPr>
          <w:rFonts w:ascii="Times New Roman" w:hAnsi="Times New Roman" w:cs="Times New Roman"/>
          <w:b/>
          <w:bCs/>
          <w:iCs/>
        </w:rPr>
        <w:t>1.</w:t>
      </w:r>
      <w:r w:rsidR="007B1975" w:rsidRPr="004F3A2F">
        <w:rPr>
          <w:rFonts w:ascii="Times New Roman" w:hAnsi="Times New Roman" w:cs="Times New Roman"/>
          <w:b/>
          <w:bCs/>
          <w:iCs/>
        </w:rPr>
        <w:t>1-</w:t>
      </w:r>
      <w:r w:rsidRPr="004F3A2F">
        <w:rPr>
          <w:rFonts w:ascii="Times New Roman" w:hAnsi="Times New Roman" w:cs="Times New Roman"/>
          <w:b/>
          <w:bCs/>
          <w:iCs/>
        </w:rPr>
        <w:t>6).</w:t>
      </w:r>
    </w:p>
    <w:p w14:paraId="221FA6FD" w14:textId="77777777" w:rsidR="00757A28" w:rsidRPr="004F3A2F" w:rsidRDefault="00757A28" w:rsidP="00757A28">
      <w:pPr>
        <w:pStyle w:val="Equation"/>
        <w:tabs>
          <w:tab w:val="clear" w:pos="8640"/>
        </w:tabs>
        <w:ind w:firstLine="0"/>
      </w:pPr>
      <w:r w:rsidRPr="004F3A2F">
        <w:rPr>
          <w:b/>
          <w:i/>
        </w:rPr>
        <w:t>Water supply</w:t>
      </w:r>
      <w:r w:rsidRPr="004F3A2F">
        <w:t xml:space="preserve">- These reservoirs are built with intent to maximize utilization of inflow water by minimizing outflow. This would result in high water storage in the reservoir which can be withdrawn agricultural/irrigation, industrial, and domestic use directly from the reservoir. Low values for </w:t>
      </w:r>
      <w:r w:rsidRPr="004F3A2F">
        <w:rPr>
          <w:i/>
        </w:rPr>
        <w:t>Y</w:t>
      </w:r>
      <w:r w:rsidRPr="004F3A2F">
        <w:rPr>
          <w:i/>
          <w:vertAlign w:val="subscript"/>
        </w:rPr>
        <w:t>e</w:t>
      </w:r>
      <w:r w:rsidRPr="004F3A2F">
        <w:t xml:space="preserve"> parameter can simulate such type of dam use (Figure 1.3).</w:t>
      </w:r>
    </w:p>
    <w:p w14:paraId="3355F32E"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486E2A28" wp14:editId="62C96F08">
            <wp:extent cx="4572000" cy="45720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D8A793B" w14:textId="46E54C44" w:rsidR="00757A28" w:rsidRDefault="00757A28" w:rsidP="007B1975">
      <w:pPr>
        <w:spacing w:after="100" w:afterAutospacing="1"/>
        <w:rPr>
          <w:rFonts w:ascii="Times New Roman" w:hAnsi="Times New Roman" w:cs="Times New Roman"/>
          <w:b/>
          <w:bCs/>
          <w:iCs/>
        </w:rPr>
      </w:pPr>
      <w:r w:rsidRPr="004F3A2F">
        <w:rPr>
          <w:rFonts w:ascii="Times New Roman" w:hAnsi="Times New Roman" w:cs="Times New Roman"/>
          <w:b/>
          <w:bCs/>
          <w:iCs/>
        </w:rPr>
        <w:t>Figure 1</w:t>
      </w:r>
      <w:r w:rsidR="00FC2857" w:rsidRPr="004F3A2F">
        <w:rPr>
          <w:rFonts w:ascii="Times New Roman" w:hAnsi="Times New Roman" w:cs="Times New Roman"/>
          <w:b/>
          <w:bCs/>
          <w:iCs/>
        </w:rPr>
        <w:t>1-</w:t>
      </w:r>
      <w:r w:rsidRPr="004F3A2F">
        <w:rPr>
          <w:rFonts w:ascii="Times New Roman" w:hAnsi="Times New Roman" w:cs="Times New Roman"/>
          <w:b/>
          <w:bCs/>
          <w:iCs/>
        </w:rPr>
        <w:t>5. Reservoir release curve for water supply dam purposes. See parameters in Table 1</w:t>
      </w:r>
      <w:r w:rsidR="00FC2857" w:rsidRPr="004F3A2F">
        <w:rPr>
          <w:rFonts w:ascii="Times New Roman" w:hAnsi="Times New Roman" w:cs="Times New Roman"/>
          <w:b/>
          <w:bCs/>
          <w:iCs/>
        </w:rPr>
        <w:t>1-</w:t>
      </w:r>
      <w:r w:rsidRPr="004F3A2F">
        <w:rPr>
          <w:rFonts w:ascii="Times New Roman" w:hAnsi="Times New Roman" w:cs="Times New Roman"/>
          <w:b/>
          <w:bCs/>
          <w:iCs/>
        </w:rPr>
        <w:t>1.</w:t>
      </w:r>
    </w:p>
    <w:p w14:paraId="6D1B2F19" w14:textId="3801648D" w:rsidR="0046742E" w:rsidRPr="00E9592F" w:rsidRDefault="0046742E" w:rsidP="0046742E">
      <w:pPr>
        <w:spacing w:after="100" w:afterAutospacing="1"/>
        <w:rPr>
          <w:rFonts w:ascii="Times New Roman" w:hAnsi="Times New Roman" w:cs="Times New Roman"/>
        </w:rPr>
      </w:pPr>
      <w:r>
        <w:rPr>
          <w:rFonts w:ascii="Times New Roman" w:hAnsi="Times New Roman" w:cs="Times New Roman"/>
        </w:rPr>
        <w:t>R</w:t>
      </w:r>
      <w:r w:rsidRPr="004F3A2F">
        <w:rPr>
          <w:rFonts w:ascii="Times New Roman" w:hAnsi="Times New Roman" w:cs="Times New Roman"/>
        </w:rPr>
        <w:t xml:space="preserve">eservoir capacity </w:t>
      </w:r>
      <w:r>
        <w:rPr>
          <w:rFonts w:ascii="Times New Roman" w:hAnsi="Times New Roman" w:cs="Times New Roman"/>
        </w:rPr>
        <w:t xml:space="preserve">input into WBM </w:t>
      </w:r>
      <w:r w:rsidRPr="004F3A2F">
        <w:rPr>
          <w:rFonts w:ascii="Times New Roman" w:hAnsi="Times New Roman" w:cs="Times New Roman"/>
        </w:rPr>
        <w:t>is assumed to be effective maximum storage that excludes non-effective (dead) storage</w:t>
      </w:r>
      <w:r>
        <w:rPr>
          <w:rFonts w:ascii="Times New Roman" w:hAnsi="Times New Roman" w:cs="Times New Roman"/>
        </w:rPr>
        <w:t>.  I</w:t>
      </w:r>
      <w:r w:rsidRPr="004F3A2F">
        <w:rPr>
          <w:rFonts w:ascii="Times New Roman" w:hAnsi="Times New Roman" w:cs="Times New Roman"/>
        </w:rPr>
        <w:t>nitialization of reservoir storages is done to 100 % of their reported capacity.</w:t>
      </w:r>
      <w:r>
        <w:rPr>
          <w:rFonts w:ascii="Times New Roman" w:hAnsi="Times New Roman" w:cs="Times New Roman"/>
        </w:rPr>
        <w:t xml:space="preserve">  Each class of dam is input with a minimum and maximum capacity.  If a dam is input with a specific purpose, but is less than the minimum capacity, it is represented as an uncontrolled small reservoir.  Similarly, if a dam is identified as an uncontrolled reservoir, but exceeds the maximum capacity</w:t>
      </w:r>
      <w:r w:rsidR="00E9592F">
        <w:rPr>
          <w:rFonts w:ascii="Times New Roman" w:hAnsi="Times New Roman" w:cs="Times New Roman"/>
        </w:rPr>
        <w:t xml:space="preserve"> for small uncontrolled reservoirs, it is simulated as a generic large, controlled reservoir.  The default for simulating reservoirs as small, uncontrolled reservoirs is 1 km</w:t>
      </w:r>
      <w:r w:rsidR="00E9592F">
        <w:rPr>
          <w:rFonts w:ascii="Times New Roman" w:hAnsi="Times New Roman" w:cs="Times New Roman"/>
          <w:vertAlign w:val="superscript"/>
        </w:rPr>
        <w:t>3</w:t>
      </w:r>
      <w:r w:rsidR="00E9592F">
        <w:rPr>
          <w:rFonts w:ascii="Times New Roman" w:hAnsi="Times New Roman" w:cs="Times New Roman"/>
        </w:rPr>
        <w:t xml:space="preserve"> of capacity (1000 mcm).</w:t>
      </w:r>
    </w:p>
    <w:p w14:paraId="65ABB65A" w14:textId="77777777" w:rsidR="0046742E" w:rsidRPr="004F3A2F" w:rsidRDefault="0046742E" w:rsidP="007B1975">
      <w:pPr>
        <w:spacing w:after="100" w:afterAutospacing="1"/>
        <w:rPr>
          <w:rFonts w:ascii="Times New Roman" w:hAnsi="Times New Roman" w:cs="Times New Roman"/>
          <w:b/>
          <w:bCs/>
          <w:iCs/>
        </w:rPr>
      </w:pPr>
    </w:p>
    <w:p w14:paraId="7459C19E" w14:textId="71057016" w:rsidR="00757A28" w:rsidRPr="004F3A2F" w:rsidRDefault="007B1975" w:rsidP="00757A28">
      <w:pPr>
        <w:tabs>
          <w:tab w:val="left" w:pos="7020"/>
        </w:tabs>
        <w:spacing w:after="100" w:afterAutospacing="1"/>
        <w:rPr>
          <w:rFonts w:ascii="Times New Roman" w:hAnsi="Times New Roman" w:cs="Times New Roman"/>
          <w:b/>
          <w:sz w:val="28"/>
          <w:szCs w:val="28"/>
        </w:rPr>
      </w:pPr>
      <w:r w:rsidRPr="004F3A2F">
        <w:rPr>
          <w:rFonts w:ascii="Times New Roman" w:hAnsi="Times New Roman" w:cs="Times New Roman"/>
          <w:b/>
          <w:sz w:val="28"/>
          <w:szCs w:val="28"/>
        </w:rPr>
        <w:lastRenderedPageBreak/>
        <w:t>11.</w:t>
      </w:r>
      <w:r w:rsidR="00EF2CBE">
        <w:rPr>
          <w:rFonts w:ascii="Times New Roman" w:hAnsi="Times New Roman" w:cs="Times New Roman"/>
          <w:b/>
          <w:sz w:val="28"/>
          <w:szCs w:val="28"/>
        </w:rPr>
        <w:t>1.3</w:t>
      </w:r>
      <w:r w:rsidR="00757A28" w:rsidRPr="004F3A2F">
        <w:rPr>
          <w:rFonts w:ascii="Times New Roman" w:hAnsi="Times New Roman" w:cs="Times New Roman"/>
          <w:b/>
          <w:sz w:val="28"/>
          <w:szCs w:val="28"/>
        </w:rPr>
        <w:t xml:space="preserve"> Water Release from Uncontrolled Small Reservoirs</w:t>
      </w:r>
    </w:p>
    <w:p w14:paraId="3265CDE6" w14:textId="77777777"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Small reservoirs are usually uncontrolled or rarely (seasonally) controlled by operating personnel. By design those are mostly spillway overflow flood control and small volume storage dams where effective length of crest (gate width) often matches or close to natural river stream width during its average annual flow </w:t>
      </w:r>
      <w:r w:rsidRPr="004F3A2F">
        <w:rPr>
          <w:rFonts w:ascii="Times New Roman" w:hAnsi="Times New Roman" w:cs="Times New Roman"/>
        </w:rPr>
        <w:fldChar w:fldCharType="begin"/>
      </w:r>
      <w:r w:rsidRPr="004F3A2F">
        <w:rPr>
          <w:rFonts w:ascii="Times New Roman" w:hAnsi="Times New Roman" w:cs="Times New Roman"/>
        </w:rPr>
        <w:instrText xml:space="preserve"> ADDIN EN.CITE &lt;EndNote&gt;&lt;Cite&gt;&lt;Author&gt;United States. Bureau of Reclamation.&lt;/Author&gt;&lt;Year&gt;1987&lt;/Year&gt;&lt;RecNum&gt;6923&lt;/RecNum&gt;&lt;DisplayText&gt;[&lt;style face="italic"&gt;United States. Bureau of Reclamation.&lt;/style&gt;, 1987]&lt;/DisplayText&gt;&lt;record&gt;&lt;rec-number&gt;6923&lt;/rec-number&gt;&lt;foreign-keys&gt;&lt;key app="EN" db-id="05xxzddzkszw2qexx20xdvpmvaz0s9rfrpfa"&gt;6923&lt;/key&gt;&lt;/foreign-keys&gt;&lt;ref-type name="Book"&gt;6&lt;/ref-type&gt;&lt;contributors&gt;&lt;authors&gt;&lt;author&gt;United States. Bureau of Reclamation.,&lt;/author&gt;&lt;/authors&gt;&lt;/contributors&gt;&lt;titles&gt;&lt;title&gt;Design of small dams&lt;/title&gt;&lt;secondary-title&gt;A Water resources technical publication&lt;/secondary-title&gt;&lt;/titles&gt;&lt;pages&gt;xliii, 860 p.&lt;/pages&gt;&lt;edition&gt;3rd&lt;/edition&gt;&lt;keywords&gt;&lt;keyword&gt;dams&lt;/keyword&gt;&lt;keyword&gt;hydraulics&lt;/keyword&gt;&lt;keyword&gt;hydrology&lt;/keyword&gt;&lt;/keywords&gt;&lt;dates&gt;&lt;year&gt;1987&lt;/year&gt;&lt;/dates&gt;&lt;pub-location&gt;Washington, D.C.?&lt;/pub-location&gt;&lt;publisher&gt;U.S. Dept. of the Interior For sale by the Supt. of Docs., U.S. G.P.O.&lt;/publisher&gt;&lt;accession-num&gt;1960382&lt;/accession-num&gt;&lt;call-num&gt;Jefferson or Adams Building Reading Rooms TC540 .D46 1987&amp;#xD;Reference - Science Reading Room (Adams, 5th Floor) TC540 .D46 1987&amp;#xD;Online Electronic Resource&lt;/call-num&gt;&lt;urls&gt;&lt;/urls&gt;&lt;/record&gt;&lt;/Cite&gt;&lt;/EndNote&gt;</w:instrText>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3" w:tooltip="United States. Bureau of Reclamation., 1987 #6923" w:history="1">
        <w:r w:rsidRPr="004F3A2F">
          <w:rPr>
            <w:rFonts w:ascii="Times New Roman" w:hAnsi="Times New Roman" w:cs="Times New Roman"/>
            <w:i/>
            <w:noProof/>
          </w:rPr>
          <w:t>United States. Bureau of Reclamation.</w:t>
        </w:r>
        <w:r w:rsidRPr="004F3A2F">
          <w:rPr>
            <w:rFonts w:ascii="Times New Roman" w:hAnsi="Times New Roman" w:cs="Times New Roman"/>
            <w:noProof/>
          </w:rPr>
          <w:t>, 1987</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xml:space="preserve">. The crest of spillways is commonly </w:t>
      </w:r>
      <w:commentRangeStart w:id="349"/>
      <w:commentRangeStart w:id="350"/>
      <w:r w:rsidRPr="004F3A2F">
        <w:rPr>
          <w:rFonts w:ascii="Times New Roman" w:hAnsi="Times New Roman" w:cs="Times New Roman"/>
        </w:rPr>
        <w:t>ogee</w:t>
      </w:r>
      <w:commentRangeEnd w:id="349"/>
      <w:r w:rsidR="0092520D" w:rsidRPr="004F3A2F">
        <w:rPr>
          <w:rStyle w:val="CommentReference"/>
          <w:rFonts w:ascii="Times New Roman" w:hAnsi="Times New Roman" w:cs="Times New Roman"/>
        </w:rPr>
        <w:commentReference w:id="349"/>
      </w:r>
      <w:commentRangeEnd w:id="350"/>
      <w:r w:rsidR="00515FCF">
        <w:rPr>
          <w:rStyle w:val="CommentReference"/>
        </w:rPr>
        <w:commentReference w:id="350"/>
      </w:r>
      <w:r w:rsidRPr="004F3A2F">
        <w:rPr>
          <w:rFonts w:ascii="Times New Roman" w:hAnsi="Times New Roman" w:cs="Times New Roman"/>
        </w:rPr>
        <w:t xml:space="preserve"> shaped and a discharge over them is given by the Rehbock equation </w:t>
      </w:r>
      <w:r w:rsidRPr="004F3A2F">
        <w:rPr>
          <w:rFonts w:ascii="Times New Roman" w:hAnsi="Times New Roman" w:cs="Times New Roman"/>
        </w:rPr>
        <w:fldChar w:fldCharType="begin"/>
      </w:r>
      <w:r w:rsidRPr="004F3A2F">
        <w:rPr>
          <w:rFonts w:ascii="Times New Roman" w:hAnsi="Times New Roman" w:cs="Times New Roman"/>
        </w:rPr>
        <w:instrText xml:space="preserve"> ADDIN EN.CITE &lt;EndNote&gt;&lt;Cite&gt;&lt;Author&gt;Khatsuria&lt;/Author&gt;&lt;Year&gt;2005&lt;/Year&gt;&lt;RecNum&gt;6922&lt;/RecNum&gt;&lt;DisplayText&gt;[&lt;style face="italic"&gt;Khatsuria&lt;/style&gt;, 2005]&lt;/DisplayText&gt;&lt;record&gt;&lt;rec-number&gt;6922&lt;/rec-number&gt;&lt;foreign-keys&gt;&lt;key app="EN" db-id="05xxzddzkszw2qexx20xdvpmvaz0s9rfrpfa"&gt;6922&lt;/key&gt;&lt;/foreign-keys&gt;&lt;ref-type name="Book"&gt;6&lt;/ref-type&gt;&lt;contributors&gt;&lt;authors&gt;&lt;author&gt;Khatsuria, R. M.&lt;/author&gt;&lt;/authors&gt;&lt;/contributors&gt;&lt;titles&gt;&lt;title&gt;Hydraulics of spillways and energy dissipators&lt;/title&gt;&lt;secondary-title&gt;Civil and environmental engineering&lt;/secondary-title&gt;&lt;/titles&gt;&lt;pages&gt;xx, 649 p.&lt;/pages&gt;&lt;keywords&gt;&lt;keyword&gt;hydrology&lt;/keyword&gt;&lt;keyword&gt;dams&lt;/keyword&gt;&lt;keyword&gt;reservoirs&lt;/keyword&gt;&lt;keyword&gt;hydraulics&lt;/keyword&gt;&lt;/keywords&gt;&lt;dates&gt;&lt;year&gt;2005&lt;/year&gt;&lt;/dates&gt;&lt;pub-location&gt;New York&lt;/pub-location&gt;&lt;publisher&gt;Marcel Dekker&lt;/publisher&gt;&lt;isbn&gt;0824757890 (alk. paper)&lt;/isbn&gt;&lt;accession-num&gt;13833727&lt;/accession-num&gt;&lt;call-num&gt;Jefferson or Adams Building Reading Rooms TC555 .K43 2005&amp;#xD;Jefferson or Adams Building Reading Rooms - STORED OFFSITE TC555 .K43 2005&lt;/call-num&gt;&lt;urls&gt;&lt;related-urls&gt;&lt;url&gt;http://www.loc.gov/catdir/enhancements/fy0647/2005042467-d.html&lt;/url&gt;&lt;/related-urls&gt;&lt;/urls&gt;&lt;/record&gt;&lt;/Cite&gt;&lt;/EndNote&gt;</w:instrText>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1" w:tooltip="Khatsuria, 2005 #6922" w:history="1">
        <w:r w:rsidRPr="004F3A2F">
          <w:rPr>
            <w:rFonts w:ascii="Times New Roman" w:hAnsi="Times New Roman" w:cs="Times New Roman"/>
            <w:i/>
            <w:noProof/>
          </w:rPr>
          <w:t>Khatsuria</w:t>
        </w:r>
        <w:r w:rsidRPr="004F3A2F">
          <w:rPr>
            <w:rFonts w:ascii="Times New Roman" w:hAnsi="Times New Roman" w:cs="Times New Roman"/>
            <w:noProof/>
          </w:rPr>
          <w:t>, 2005</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w:t>
      </w:r>
    </w:p>
    <w:p w14:paraId="0698C201" w14:textId="69CD8D3A" w:rsidR="00757A28" w:rsidRPr="004F3A2F" w:rsidRDefault="00757A28" w:rsidP="00757A28">
      <w:pPr>
        <w:tabs>
          <w:tab w:val="left" w:pos="8640"/>
        </w:tabs>
        <w:spacing w:after="100" w:afterAutospacing="1"/>
        <w:ind w:firstLine="720"/>
        <w:rPr>
          <w:rFonts w:ascii="Times New Roman" w:hAnsi="Times New Roman" w:cs="Times New Roman"/>
        </w:rPr>
      </w:pPr>
      <m:oMath>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 xml:space="preserve"> L </m:t>
        </m:r>
        <m:rad>
          <m:radPr>
            <m:degHide m:val="1"/>
            <m:ctrlPr>
              <w:rPr>
                <w:rFonts w:ascii="Cambria Math" w:hAnsi="Cambria Math" w:cs="Times New Roman"/>
                <w:i/>
              </w:rPr>
            </m:ctrlPr>
          </m:radPr>
          <m:deg/>
          <m:e>
            <m:r>
              <w:rPr>
                <w:rFonts w:ascii="Cambria Math" w:hAnsi="Cambria Math" w:cs="Times New Roman"/>
              </w:rPr>
              <m:t xml:space="preserve">2g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sub>
                </m:sSub>
              </m:e>
              <m:sup>
                <m:r>
                  <w:rPr>
                    <w:rFonts w:ascii="Cambria Math" w:hAnsi="Cambria Math" w:cs="Times New Roman"/>
                  </w:rPr>
                  <m:t>3</m:t>
                </m:r>
              </m:sup>
            </m:sSup>
          </m:e>
        </m:rad>
      </m:oMath>
      <w:r w:rsidRPr="004F3A2F">
        <w:rPr>
          <w:rFonts w:ascii="Times New Roman" w:hAnsi="Times New Roman" w:cs="Times New Roman"/>
        </w:rPr>
        <w:t xml:space="preserve"> </w:t>
      </w:r>
      <w:r w:rsidR="007B1975" w:rsidRPr="004F3A2F">
        <w:rPr>
          <w:rFonts w:ascii="Times New Roman" w:hAnsi="Times New Roman" w:cs="Times New Roman"/>
        </w:rPr>
        <w:t xml:space="preserve">                                                                                               </w:t>
      </w:r>
      <w:r w:rsidRPr="004F3A2F">
        <w:rPr>
          <w:rFonts w:ascii="Times New Roman" w:hAnsi="Times New Roman" w:cs="Times New Roman"/>
        </w:rPr>
        <w:t>(</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7</w:t>
      </w:r>
      <w:r w:rsidRPr="004F3A2F">
        <w:rPr>
          <w:rFonts w:ascii="Times New Roman" w:hAnsi="Times New Roman" w:cs="Times New Roman"/>
        </w:rPr>
        <w:t>)</w:t>
      </w:r>
    </w:p>
    <w:p w14:paraId="2D5764D9" w14:textId="41DDB6A3"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Q</w:t>
      </w:r>
      <w:r w:rsidRPr="004F3A2F">
        <w:rPr>
          <w:rFonts w:ascii="Times New Roman" w:hAnsi="Times New Roman" w:cs="Times New Roman"/>
        </w:rPr>
        <w:t xml:space="preserve"> is reservoir release (discharge), </w:t>
      </w:r>
      <w:r w:rsidRPr="004F3A2F">
        <w:rPr>
          <w:rFonts w:ascii="Times New Roman" w:hAnsi="Times New Roman" w:cs="Times New Roman"/>
          <w:i/>
        </w:rPr>
        <w:t>L</w:t>
      </w:r>
      <w:r w:rsidRPr="004F3A2F">
        <w:rPr>
          <w:rFonts w:ascii="Times New Roman" w:hAnsi="Times New Roman" w:cs="Times New Roman"/>
        </w:rPr>
        <w:t xml:space="preserve"> is effective length of dam crest, </w:t>
      </w:r>
      <w:r w:rsidRPr="004F3A2F">
        <w:rPr>
          <w:rFonts w:ascii="Times New Roman" w:hAnsi="Times New Roman" w:cs="Times New Roman"/>
          <w:i/>
        </w:rPr>
        <w:t>g</w:t>
      </w:r>
      <w:r w:rsidRPr="004F3A2F">
        <w:rPr>
          <w:rFonts w:ascii="Times New Roman" w:hAnsi="Times New Roman" w:cs="Times New Roman"/>
        </w:rPr>
        <w:t xml:space="preserve"> is gravity acceleration, and </w:t>
      </w:r>
      <w:r w:rsidRPr="004F3A2F">
        <w:rPr>
          <w:rFonts w:ascii="Times New Roman" w:hAnsi="Times New Roman" w:cs="Times New Roman"/>
          <w:i/>
        </w:rPr>
        <w:t>H</w:t>
      </w:r>
      <w:r w:rsidRPr="004F3A2F">
        <w:rPr>
          <w:rFonts w:ascii="Times New Roman" w:hAnsi="Times New Roman" w:cs="Times New Roman"/>
          <w:i/>
          <w:vertAlign w:val="subscript"/>
        </w:rPr>
        <w:t>e</w:t>
      </w:r>
      <w:r w:rsidRPr="004F3A2F">
        <w:rPr>
          <w:rFonts w:ascii="Times New Roman" w:hAnsi="Times New Roman" w:cs="Times New Roman"/>
        </w:rPr>
        <w:t xml:space="preserve"> is water head on the crest. Coefficient </w:t>
      </w:r>
      <w:r w:rsidRPr="004F3A2F">
        <w:rPr>
          <w:rFonts w:ascii="Times New Roman" w:hAnsi="Times New Roman" w:cs="Times New Roman"/>
          <w:i/>
        </w:rPr>
        <w:t>C</w:t>
      </w:r>
      <w:r w:rsidRPr="004F3A2F">
        <w:rPr>
          <w:rFonts w:ascii="Times New Roman" w:hAnsi="Times New Roman" w:cs="Times New Roman"/>
          <w:i/>
          <w:vertAlign w:val="subscript"/>
        </w:rPr>
        <w:t>D</w:t>
      </w:r>
      <w:r w:rsidRPr="004F3A2F">
        <w:rPr>
          <w:rFonts w:ascii="Times New Roman" w:hAnsi="Times New Roman" w:cs="Times New Roman"/>
        </w:rPr>
        <w:t xml:space="preserve"> depends on water approach velocity and head to dam weir (height) ratio. For relatively deep dams and slow water approach velocities it takes value of π / (π + 1) ≈ 0.611 as derived from potential flow theory </w:t>
      </w:r>
      <w:r w:rsidRPr="004F3A2F">
        <w:rPr>
          <w:rFonts w:ascii="Times New Roman" w:hAnsi="Times New Roman" w:cs="Times New Roman"/>
        </w:rPr>
        <w:fldChar w:fldCharType="begin"/>
      </w:r>
      <w:r w:rsidRPr="004F3A2F">
        <w:rPr>
          <w:rFonts w:ascii="Times New Roman" w:hAnsi="Times New Roman" w:cs="Times New Roman"/>
        </w:rPr>
        <w:instrText xml:space="preserve"> ADDIN EN.CITE &lt;EndNote&gt;&lt;Cite&gt;&lt;Author&gt;Khatsuria&lt;/Author&gt;&lt;Year&gt;2005&lt;/Year&gt;&lt;RecNum&gt;6922&lt;/RecNum&gt;&lt;DisplayText&gt;[&lt;style face="italic"&gt;Khatsuria&lt;/style&gt;, 2005]&lt;/DisplayText&gt;&lt;record&gt;&lt;rec-number&gt;6922&lt;/rec-number&gt;&lt;foreign-keys&gt;&lt;key app="EN" db-id="05xxzddzkszw2qexx20xdvpmvaz0s9rfrpfa"&gt;6922&lt;/key&gt;&lt;/foreign-keys&gt;&lt;ref-type name="Book"&gt;6&lt;/ref-type&gt;&lt;contributors&gt;&lt;authors&gt;&lt;author&gt;Khatsuria, R. M.&lt;/author&gt;&lt;/authors&gt;&lt;/contributors&gt;&lt;titles&gt;&lt;title&gt;Hydraulics of spillways and energy dissipators&lt;/title&gt;&lt;secondary-title&gt;Civil and environmental engineering&lt;/secondary-title&gt;&lt;/titles&gt;&lt;pages&gt;xx, 649 p.&lt;/pages&gt;&lt;keywords&gt;&lt;keyword&gt;hydrology&lt;/keyword&gt;&lt;keyword&gt;dams&lt;/keyword&gt;&lt;keyword&gt;reservoirs&lt;/keyword&gt;&lt;keyword&gt;hydraulics&lt;/keyword&gt;&lt;/keywords&gt;&lt;dates&gt;&lt;year&gt;2005&lt;/year&gt;&lt;/dates&gt;&lt;pub-location&gt;New York&lt;/pub-location&gt;&lt;publisher&gt;Marcel Dekker&lt;/publisher&gt;&lt;isbn&gt;0824757890 (alk. paper)&lt;/isbn&gt;&lt;accession-num&gt;13833727&lt;/accession-num&gt;&lt;call-num&gt;Jefferson or Adams Building Reading Rooms TC555 .K43 2005&amp;#xD;Jefferson or Adams Building Reading Rooms - STORED OFFSITE TC555 .K43 2005&lt;/call-num&gt;&lt;urls&gt;&lt;related-urls&gt;&lt;url&gt;http://www.loc.gov/catdir/enhancements/fy0647/2005042467-d.html&lt;/url&gt;&lt;/related-urls&gt;&lt;/urls&gt;&lt;/record&gt;&lt;/Cite&gt;&lt;/EndNote&gt;</w:instrText>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1" w:tooltip="Khatsuria, 2005 #6922" w:history="1">
        <w:r w:rsidRPr="004F3A2F">
          <w:rPr>
            <w:rFonts w:ascii="Times New Roman" w:hAnsi="Times New Roman" w:cs="Times New Roman"/>
            <w:i/>
            <w:noProof/>
          </w:rPr>
          <w:t>Khatsuria</w:t>
        </w:r>
        <w:r w:rsidRPr="004F3A2F">
          <w:rPr>
            <w:rFonts w:ascii="Times New Roman" w:hAnsi="Times New Roman" w:cs="Times New Roman"/>
            <w:noProof/>
          </w:rPr>
          <w:t>, 2005</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So substitution of constants in metric units into equation (</w:t>
      </w:r>
      <w:r w:rsidR="007B1975" w:rsidRPr="004F3A2F">
        <w:rPr>
          <w:rFonts w:ascii="Times New Roman" w:hAnsi="Times New Roman" w:cs="Times New Roman"/>
        </w:rPr>
        <w:t>11.2-1</w:t>
      </w:r>
      <w:r w:rsidRPr="004F3A2F">
        <w:rPr>
          <w:rFonts w:ascii="Times New Roman" w:hAnsi="Times New Roman" w:cs="Times New Roman"/>
        </w:rPr>
        <w:t>) yields a log-linear form:</w:t>
      </w:r>
    </w:p>
    <w:p w14:paraId="0CC4B36C" w14:textId="163BDFC3" w:rsidR="00757A28" w:rsidRPr="004F3A2F" w:rsidRDefault="00000000" w:rsidP="00757A28">
      <w:pPr>
        <w:tabs>
          <w:tab w:val="left" w:pos="8640"/>
        </w:tabs>
        <w:spacing w:after="100" w:afterAutospacing="1"/>
        <w:ind w:firstLine="720"/>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Q</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sub>
            </m:sSub>
          </m:e>
        </m:func>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1.804 L</m:t>
                </m:r>
              </m:e>
            </m:d>
          </m:e>
        </m:func>
      </m:oMath>
      <w:r w:rsidR="00757A28" w:rsidRPr="004F3A2F">
        <w:rPr>
          <w:rFonts w:ascii="Times New Roman" w:hAnsi="Times New Roman" w:cs="Times New Roman"/>
        </w:rPr>
        <w:t xml:space="preserve"> </w:t>
      </w:r>
      <w:r w:rsidR="007B1975" w:rsidRPr="004F3A2F">
        <w:rPr>
          <w:rFonts w:ascii="Times New Roman" w:hAnsi="Times New Roman" w:cs="Times New Roman"/>
        </w:rPr>
        <w:t xml:space="preserve">                                                                               </w:t>
      </w:r>
      <w:r w:rsidR="00757A28" w:rsidRPr="004F3A2F">
        <w:rPr>
          <w:rFonts w:ascii="Times New Roman" w:hAnsi="Times New Roman" w:cs="Times New Roman"/>
        </w:rPr>
        <w:t>(</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8</w:t>
      </w:r>
      <w:r w:rsidR="00757A28" w:rsidRPr="004F3A2F">
        <w:rPr>
          <w:rFonts w:ascii="Times New Roman" w:hAnsi="Times New Roman" w:cs="Times New Roman"/>
        </w:rPr>
        <w:t>)</w:t>
      </w:r>
    </w:p>
    <w:p w14:paraId="712400DC" w14:textId="29795A84"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Head of the crest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en>
        </m:f>
      </m:oMath>
      <w:r w:rsidRPr="004F3A2F">
        <w:rPr>
          <w:rFonts w:ascii="Times New Roman" w:hAnsi="Times New Roman" w:cs="Times New Roman"/>
        </w:rPr>
        <w:t xml:space="preserve"> is a function of reservoir area, </w:t>
      </w:r>
      <w:r w:rsidRPr="004F3A2F">
        <w:rPr>
          <w:rFonts w:ascii="Times New Roman" w:hAnsi="Times New Roman" w:cs="Times New Roman"/>
          <w:i/>
        </w:rPr>
        <w:t>A</w:t>
      </w:r>
      <w:r w:rsidRPr="004F3A2F">
        <w:rPr>
          <w:rFonts w:ascii="Times New Roman" w:hAnsi="Times New Roman" w:cs="Times New Roman"/>
          <w:i/>
          <w:vertAlign w:val="subscript"/>
        </w:rPr>
        <w:t>r</w:t>
      </w:r>
      <w:r w:rsidRPr="004F3A2F">
        <w:rPr>
          <w:rFonts w:ascii="Times New Roman" w:hAnsi="Times New Roman" w:cs="Times New Roman"/>
        </w:rPr>
        <w:t xml:space="preserve">, and effective storage above crest, </w:t>
      </w:r>
      <w:r w:rsidRPr="004F3A2F">
        <w:rPr>
          <w:rFonts w:ascii="Times New Roman" w:hAnsi="Times New Roman" w:cs="Times New Roman"/>
          <w:i/>
        </w:rPr>
        <w:t>S</w:t>
      </w:r>
      <w:r w:rsidRPr="004F3A2F">
        <w:rPr>
          <w:rFonts w:ascii="Times New Roman" w:hAnsi="Times New Roman" w:cs="Times New Roman"/>
          <w:i/>
          <w:vertAlign w:val="subscript"/>
        </w:rPr>
        <w:t>e</w:t>
      </w:r>
      <w:r w:rsidRPr="004F3A2F">
        <w:rPr>
          <w:rFonts w:ascii="Times New Roman" w:hAnsi="Times New Roman" w:cs="Times New Roman"/>
        </w:rPr>
        <w:t>. Considering very small regulatory capacity of small reservoirs, inflow discharge cannot be removed from daily time series calculations, and reservoir water balance takes form of first-order nonlinear ordinary differential equation:</w:t>
      </w:r>
    </w:p>
    <w:p w14:paraId="0D41F4D5" w14:textId="6BD46140" w:rsidR="00757A28" w:rsidRPr="004F3A2F" w:rsidRDefault="00000000" w:rsidP="00757A28">
      <w:pPr>
        <w:tabs>
          <w:tab w:val="left" w:pos="8640"/>
        </w:tabs>
        <w:spacing w:after="100" w:afterAutospacing="1"/>
        <w:ind w:firstLine="720"/>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r>
          <w:rPr>
            <w:rFonts w:ascii="Cambria Math" w:hAnsi="Cambria Math" w:cs="Times New Roman"/>
          </w:rPr>
          <m:t xml:space="preserve">-k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m:t>
                </m:r>
              </m:sub>
            </m:sSub>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oMath>
      <w:r w:rsidR="00757A28" w:rsidRPr="004F3A2F">
        <w:rPr>
          <w:rFonts w:ascii="Times New Roman" w:hAnsi="Times New Roman" w:cs="Times New Roman"/>
        </w:rPr>
        <w:t xml:space="preserve"> </w:t>
      </w:r>
      <w:r w:rsidR="007B1975" w:rsidRPr="004F3A2F">
        <w:rPr>
          <w:rFonts w:ascii="Times New Roman" w:hAnsi="Times New Roman" w:cs="Times New Roman"/>
        </w:rPr>
        <w:t xml:space="preserve">                                                                                                  </w:t>
      </w:r>
      <w:r w:rsidR="00757A28" w:rsidRPr="004F3A2F">
        <w:rPr>
          <w:rFonts w:ascii="Times New Roman" w:hAnsi="Times New Roman" w:cs="Times New Roman"/>
        </w:rPr>
        <w:t>(</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9</w:t>
      </w:r>
      <w:r w:rsidR="00757A28" w:rsidRPr="004F3A2F">
        <w:rPr>
          <w:rFonts w:ascii="Times New Roman" w:hAnsi="Times New Roman" w:cs="Times New Roman"/>
        </w:rPr>
        <w:t>)</w:t>
      </w:r>
    </w:p>
    <w:p w14:paraId="01D8B533" w14:textId="2B3038E0"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dimensional constant </w:t>
      </w:r>
      <m:oMath>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 xml:space="preserve"> L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2g</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e>
                  <m:sup>
                    <m:r>
                      <w:rPr>
                        <w:rFonts w:ascii="Cambria Math" w:hAnsi="Cambria Math" w:cs="Times New Roman"/>
                      </w:rPr>
                      <m:t>3</m:t>
                    </m:r>
                  </m:sup>
                </m:sSup>
              </m:den>
            </m:f>
            <m:r>
              <w:rPr>
                <w:rFonts w:ascii="Cambria Math" w:hAnsi="Cambria Math" w:cs="Times New Roman"/>
              </w:rPr>
              <m:t xml:space="preserve"> </m:t>
            </m:r>
          </m:e>
        </m:rad>
      </m:oMath>
      <w:r w:rsidRPr="004F3A2F">
        <w:rPr>
          <w:rFonts w:ascii="Times New Roman" w:hAnsi="Times New Roman" w:cs="Times New Roman"/>
        </w:rPr>
        <w:t xml:space="preserve">. </w:t>
      </w:r>
      <w:r w:rsidR="001102A8">
        <w:rPr>
          <w:rFonts w:ascii="Times New Roman" w:hAnsi="Times New Roman" w:cs="Times New Roman"/>
        </w:rPr>
        <w:t xml:space="preserve"> WBM utilizes a solution to equation 11.2-3 </w:t>
      </w:r>
      <w:r w:rsidRPr="004F3A2F">
        <w:rPr>
          <w:rFonts w:ascii="Times New Roman" w:hAnsi="Times New Roman" w:cs="Times New Roman"/>
        </w:rPr>
        <w:t xml:space="preserve">demonstrated by the US Army Corps of Engineers in a technical document HDC-111-3/3 </w:t>
      </w:r>
      <w:r w:rsidRPr="004F3A2F">
        <w:rPr>
          <w:rFonts w:ascii="Times New Roman" w:hAnsi="Times New Roman" w:cs="Times New Roman"/>
        </w:rPr>
        <w:fldChar w:fldCharType="begin"/>
      </w:r>
      <w:r w:rsidRPr="004F3A2F">
        <w:rPr>
          <w:rFonts w:ascii="Times New Roman" w:hAnsi="Times New Roman" w:cs="Times New Roman"/>
        </w:rPr>
        <w:instrText xml:space="preserve"> ADDIN EN.CITE &lt;EndNote&gt;&lt;Cite&gt;&lt;Author&gt;United States. US Army Corps of Engineers.&lt;/Author&gt;&lt;Year&gt;1987&lt;/Year&gt;&lt;RecNum&gt;6924&lt;/RecNum&gt;&lt;DisplayText&gt;[&lt;style face="italic"&gt;United States. US Army Corps of Engineers.&lt;/style&gt;, 1987]&lt;/DisplayText&gt;&lt;record&gt;&lt;rec-number&gt;6924&lt;/rec-number&gt;&lt;foreign-keys&gt;&lt;key app="EN" db-id="05xxzddzkszw2qexx20xdvpmvaz0s9rfrpfa"&gt;6924&lt;/key&gt;&lt;/foreign-keys&gt;&lt;ref-type name="Report"&gt;27&lt;/ref-type&gt;&lt;contributors&gt;&lt;authors&gt;&lt;author&gt;United States. US Army Corps of Engineers.,&lt;/author&gt;&lt;/authors&gt;&lt;/contributors&gt;&lt;titles&gt;&lt;title&gt;Spillways&lt;/title&gt;&lt;secondary-title&gt;Hydraulic Design Criteria&lt;/secondary-title&gt;&lt;/titles&gt;&lt;pages&gt;100-111&lt;/pages&gt;&lt;keywords&gt;&lt;keyword&gt;hydraulics&lt;/keyword&gt;&lt;keyword&gt;hydrology&lt;/keyword&gt;&lt;keyword&gt;dams&lt;/keyword&gt;&lt;/keywords&gt;&lt;dates&gt;&lt;year&gt;1987&lt;/year&gt;&lt;/dates&gt;&lt;pub-location&gt;Vicksburg, Mississippi&lt;/pub-location&gt;&lt;publisher&gt;Coastal and Hydraulics Laboratory&lt;/publisher&gt;&lt;urls&gt;&lt;related-urls&gt;&lt;url&gt;http://chl.erdc.usace.army.mil/hdc&lt;/url&gt;&lt;/related-urls&gt;&lt;/urls&gt;&lt;/record&gt;&lt;/Cite&gt;&lt;/EndNote&gt;</w:instrText>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4" w:tooltip="United States. US Army Corps of Engineers., 1987 #6924" w:history="1">
        <w:r w:rsidRPr="004F3A2F">
          <w:rPr>
            <w:rFonts w:ascii="Times New Roman" w:hAnsi="Times New Roman" w:cs="Times New Roman"/>
            <w:i/>
            <w:noProof/>
          </w:rPr>
          <w:t>United States. US Army Corps of Engineers.</w:t>
        </w:r>
        <w:r w:rsidRPr="004F3A2F">
          <w:rPr>
            <w:rFonts w:ascii="Times New Roman" w:hAnsi="Times New Roman" w:cs="Times New Roman"/>
            <w:noProof/>
          </w:rPr>
          <w:t>, 1987</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xml:space="preserve"> where an empirical relation has been obtained from measurements over ten varying spillway design structures:</w:t>
      </w:r>
    </w:p>
    <w:p w14:paraId="71AC0CC9" w14:textId="0908BAEB" w:rsidR="00757A28" w:rsidRPr="004F3A2F" w:rsidRDefault="00757A28" w:rsidP="00757A28">
      <w:pPr>
        <w:tabs>
          <w:tab w:val="left" w:pos="8640"/>
        </w:tabs>
        <w:spacing w:after="100" w:afterAutospacing="1"/>
        <w:ind w:firstLine="720"/>
        <w:rPr>
          <w:rFonts w:ascii="Times New Roman" w:hAnsi="Times New Roman" w:cs="Times New Roman"/>
        </w:rPr>
      </w:pPr>
      <m:oMath>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den>
                </m:f>
              </m:e>
            </m:d>
          </m:e>
          <m:sup>
            <m:r>
              <w:rPr>
                <w:rFonts w:ascii="Cambria Math" w:hAnsi="Cambria Math" w:cs="Times New Roman"/>
              </w:rPr>
              <m:t>1.6</m:t>
            </m:r>
          </m:sup>
        </m:sSup>
      </m:oMath>
      <w:r w:rsidRPr="004F3A2F">
        <w:rPr>
          <w:rFonts w:ascii="Times New Roman" w:hAnsi="Times New Roman" w:cs="Times New Roman"/>
        </w:rPr>
        <w:t xml:space="preserve"> </w:t>
      </w:r>
      <w:r w:rsidR="007B1975" w:rsidRPr="004F3A2F">
        <w:rPr>
          <w:rFonts w:ascii="Times New Roman" w:hAnsi="Times New Roman" w:cs="Times New Roman"/>
        </w:rPr>
        <w:t xml:space="preserve">                                                                                                        </w:t>
      </w:r>
      <w:r w:rsidRPr="004F3A2F">
        <w:rPr>
          <w:rFonts w:ascii="Times New Roman" w:hAnsi="Times New Roman" w:cs="Times New Roman"/>
        </w:rPr>
        <w:t>(</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10</w:t>
      </w:r>
      <w:r w:rsidRPr="004F3A2F">
        <w:rPr>
          <w:rFonts w:ascii="Times New Roman" w:hAnsi="Times New Roman" w:cs="Times New Roman"/>
        </w:rPr>
        <w:t>)</w:t>
      </w:r>
    </w:p>
    <w:p w14:paraId="7073821D" w14:textId="23A9453E"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subscript </w:t>
      </w:r>
      <w:commentRangeStart w:id="351"/>
      <w:commentRangeStart w:id="352"/>
      <w:r w:rsidRPr="004F3A2F">
        <w:rPr>
          <w:rFonts w:ascii="Times New Roman" w:hAnsi="Times New Roman" w:cs="Times New Roman"/>
          <w:i/>
        </w:rPr>
        <w:t>d</w:t>
      </w:r>
      <w:r w:rsidRPr="004F3A2F">
        <w:rPr>
          <w:rFonts w:ascii="Times New Roman" w:hAnsi="Times New Roman" w:cs="Times New Roman"/>
        </w:rPr>
        <w:t xml:space="preserve"> refers to dam designed quantities which </w:t>
      </w:r>
      <w:r w:rsidR="001102A8">
        <w:rPr>
          <w:rFonts w:ascii="Times New Roman" w:hAnsi="Times New Roman" w:cs="Times New Roman"/>
        </w:rPr>
        <w:t xml:space="preserve">we </w:t>
      </w:r>
      <w:r w:rsidRPr="004F3A2F">
        <w:rPr>
          <w:rFonts w:ascii="Times New Roman" w:hAnsi="Times New Roman" w:cs="Times New Roman"/>
        </w:rPr>
        <w:t>assum</w:t>
      </w:r>
      <w:r w:rsidR="001102A8">
        <w:rPr>
          <w:rFonts w:ascii="Times New Roman" w:hAnsi="Times New Roman" w:cs="Times New Roman"/>
        </w:rPr>
        <w:t>e</w:t>
      </w:r>
      <w:r w:rsidRPr="004F3A2F">
        <w:rPr>
          <w:rFonts w:ascii="Times New Roman" w:hAnsi="Times New Roman" w:cs="Times New Roman"/>
        </w:rPr>
        <w:t xml:space="preserve"> </w:t>
      </w:r>
      <w:r w:rsidR="001102A8">
        <w:rPr>
          <w:rFonts w:ascii="Times New Roman" w:hAnsi="Times New Roman" w:cs="Times New Roman"/>
        </w:rPr>
        <w:t>is</w:t>
      </w:r>
      <w:r w:rsidRPr="004F3A2F">
        <w:rPr>
          <w:rFonts w:ascii="Times New Roman" w:hAnsi="Times New Roman" w:cs="Times New Roman"/>
        </w:rPr>
        <w:t xml:space="preserve"> equivalent to long term annual averages from WBM</w:t>
      </w:r>
      <w:commentRangeEnd w:id="351"/>
      <w:r w:rsidR="00A34BB1">
        <w:rPr>
          <w:rStyle w:val="CommentReference"/>
        </w:rPr>
        <w:commentReference w:id="351"/>
      </w:r>
      <w:commentRangeEnd w:id="352"/>
      <w:r w:rsidR="008842FB">
        <w:rPr>
          <w:rStyle w:val="CommentReference"/>
        </w:rPr>
        <w:commentReference w:id="352"/>
      </w:r>
      <w:r w:rsidRPr="004F3A2F">
        <w:rPr>
          <w:rFonts w:ascii="Times New Roman" w:hAnsi="Times New Roman" w:cs="Times New Roman"/>
        </w:rPr>
        <w:t>. From (</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10</w:t>
      </w:r>
      <w:r w:rsidRPr="004F3A2F">
        <w:rPr>
          <w:rFonts w:ascii="Times New Roman" w:hAnsi="Times New Roman" w:cs="Times New Roman"/>
        </w:rPr>
        <w:t>) we can suggest that spillway dams have effective storage as a function of reservoir surface area and head height:</w:t>
      </w:r>
    </w:p>
    <w:p w14:paraId="1A53967D" w14:textId="1F75A051" w:rsidR="00757A28" w:rsidRPr="004F3A2F" w:rsidRDefault="00000000" w:rsidP="00757A28">
      <w:pPr>
        <w:pStyle w:val="Equation"/>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 H</m:t>
                </m:r>
              </m:e>
              <m:sub>
                <m:r>
                  <w:rPr>
                    <w:rFonts w:ascii="Cambria Math" w:hAnsi="Cambria Math"/>
                  </w:rPr>
                  <m:t>e</m:t>
                </m:r>
              </m:sub>
            </m:sSub>
          </m:e>
        </m:d>
      </m:oMath>
      <w:r w:rsidR="00757A28" w:rsidRPr="004F3A2F">
        <w:t xml:space="preserve"> </w:t>
      </w:r>
      <w:r w:rsidR="007B1975" w:rsidRPr="004F3A2F">
        <w:t xml:space="preserve">                                                                          </w:t>
      </w:r>
      <w:r w:rsidR="00757A28" w:rsidRPr="004F3A2F">
        <w:t>(</w:t>
      </w:r>
      <w:r w:rsidR="007B1975" w:rsidRPr="004F3A2F">
        <w:t>11.</w:t>
      </w:r>
      <w:r w:rsidR="00EF2CBE">
        <w:t>1</w:t>
      </w:r>
      <w:r w:rsidR="007B1975" w:rsidRPr="004F3A2F">
        <w:t>-</w:t>
      </w:r>
      <w:r w:rsidR="00EF2CBE">
        <w:t>11</w:t>
      </w:r>
      <w:r w:rsidR="00757A28" w:rsidRPr="004F3A2F">
        <w:t>)</w:t>
      </w:r>
    </w:p>
    <w:p w14:paraId="13C0E7F2" w14:textId="6314BE85"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α</w:t>
      </w:r>
      <w:r w:rsidRPr="004F3A2F">
        <w:rPr>
          <w:rFonts w:ascii="Times New Roman" w:hAnsi="Times New Roman" w:cs="Times New Roman"/>
        </w:rPr>
        <w:t xml:space="preserve"> is reservoir flood area rate (m</w:t>
      </w:r>
      <w:r w:rsidRPr="004F3A2F">
        <w:rPr>
          <w:rFonts w:ascii="Times New Roman" w:hAnsi="Times New Roman" w:cs="Times New Roman"/>
          <w:vertAlign w:val="superscript"/>
        </w:rPr>
        <w:t>-1</w:t>
      </w:r>
      <w:r w:rsidRPr="004F3A2F">
        <w:rPr>
          <w:rFonts w:ascii="Times New Roman" w:hAnsi="Times New Roman" w:cs="Times New Roman"/>
        </w:rPr>
        <w:t xml:space="preserve">), and </w:t>
      </w:r>
      <w:r w:rsidRPr="004F3A2F">
        <w:rPr>
          <w:rFonts w:ascii="Times New Roman" w:hAnsi="Times New Roman" w:cs="Times New Roman"/>
          <w:i/>
        </w:rPr>
        <w:t>A</w:t>
      </w:r>
      <w:r w:rsidRPr="004F3A2F">
        <w:rPr>
          <w:rFonts w:ascii="Times New Roman" w:hAnsi="Times New Roman" w:cs="Times New Roman"/>
          <w:i/>
          <w:vertAlign w:val="subscript"/>
        </w:rPr>
        <w:t>0</w:t>
      </w:r>
      <w:r w:rsidRPr="004F3A2F">
        <w:rPr>
          <w:rFonts w:ascii="Times New Roman" w:hAnsi="Times New Roman" w:cs="Times New Roman"/>
        </w:rPr>
        <w:t xml:space="preserve"> is the reservoir area at crest level. Equation (</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10</w:t>
      </w:r>
      <w:r w:rsidRPr="004F3A2F">
        <w:rPr>
          <w:rFonts w:ascii="Times New Roman" w:hAnsi="Times New Roman" w:cs="Times New Roman"/>
        </w:rPr>
        <w:t>) and (</w:t>
      </w:r>
      <w:r w:rsidR="007B1975" w:rsidRPr="004F3A2F">
        <w:rPr>
          <w:rFonts w:ascii="Times New Roman" w:hAnsi="Times New Roman" w:cs="Times New Roman"/>
        </w:rPr>
        <w:t>11.</w:t>
      </w:r>
      <w:r w:rsidR="00EF2CBE">
        <w:rPr>
          <w:rFonts w:ascii="Times New Roman" w:hAnsi="Times New Roman" w:cs="Times New Roman"/>
        </w:rPr>
        <w:t>1</w:t>
      </w:r>
      <w:r w:rsidR="007B1975" w:rsidRPr="004F3A2F">
        <w:rPr>
          <w:rFonts w:ascii="Times New Roman" w:hAnsi="Times New Roman" w:cs="Times New Roman"/>
        </w:rPr>
        <w:t>-</w:t>
      </w:r>
      <w:r w:rsidR="00EF2CBE">
        <w:rPr>
          <w:rFonts w:ascii="Times New Roman" w:hAnsi="Times New Roman" w:cs="Times New Roman"/>
        </w:rPr>
        <w:t>11</w:t>
      </w:r>
      <w:r w:rsidRPr="004F3A2F">
        <w:rPr>
          <w:rFonts w:ascii="Times New Roman" w:hAnsi="Times New Roman" w:cs="Times New Roman"/>
        </w:rPr>
        <w:t>) can be combined yielding:</w:t>
      </w:r>
    </w:p>
    <w:p w14:paraId="6A8EDAAB" w14:textId="44E12975" w:rsidR="00757A28" w:rsidRPr="004F3A2F" w:rsidRDefault="00000000" w:rsidP="00757A28">
      <w:pPr>
        <w:pStyle w:val="Equation"/>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1+β</m:t>
                                </m:r>
                                <m:sSub>
                                  <m:sSubPr>
                                    <m:ctrlPr>
                                      <w:rPr>
                                        <w:rFonts w:ascii="Cambria Math" w:hAnsi="Cambria Math"/>
                                        <w:i/>
                                      </w:rPr>
                                    </m:ctrlPr>
                                  </m:sSubPr>
                                  <m:e>
                                    <m:r>
                                      <w:rPr>
                                        <w:rFonts w:ascii="Cambria Math" w:hAnsi="Cambria Math"/>
                                      </w:rPr>
                                      <m:t>S</m:t>
                                    </m:r>
                                  </m:e>
                                  <m:sub>
                                    <m:r>
                                      <w:rPr>
                                        <w:rFonts w:ascii="Cambria Math" w:hAnsi="Cambria Math"/>
                                      </w:rPr>
                                      <m:t>e</m:t>
                                    </m:r>
                                  </m:sub>
                                </m:sSub>
                              </m:e>
                            </m:rad>
                            <m:r>
                              <w:rPr>
                                <w:rFonts w:ascii="Cambria Math" w:hAnsi="Cambria Math"/>
                              </w:rPr>
                              <m:t xml:space="preserve">  -1</m:t>
                            </m:r>
                          </m:num>
                          <m:den>
                            <m:rad>
                              <m:radPr>
                                <m:degHide m:val="1"/>
                                <m:ctrlPr>
                                  <w:rPr>
                                    <w:rFonts w:ascii="Cambria Math" w:hAnsi="Cambria Math"/>
                                    <w:i/>
                                  </w:rPr>
                                </m:ctrlPr>
                              </m:radPr>
                              <m:deg/>
                              <m:e>
                                <m:r>
                                  <w:rPr>
                                    <w:rFonts w:ascii="Cambria Math" w:hAnsi="Cambria Math"/>
                                  </w:rPr>
                                  <m:t>1+β</m:t>
                                </m:r>
                                <m:sSub>
                                  <m:sSubPr>
                                    <m:ctrlPr>
                                      <w:rPr>
                                        <w:rFonts w:ascii="Cambria Math" w:hAnsi="Cambria Math"/>
                                        <w:i/>
                                      </w:rPr>
                                    </m:ctrlPr>
                                  </m:sSubPr>
                                  <m:e>
                                    <m:r>
                                      <w:rPr>
                                        <w:rFonts w:ascii="Cambria Math" w:hAnsi="Cambria Math"/>
                                      </w:rPr>
                                      <m:t>S</m:t>
                                    </m:r>
                                  </m:e>
                                  <m:sub>
                                    <m:r>
                                      <w:rPr>
                                        <w:rFonts w:ascii="Cambria Math" w:hAnsi="Cambria Math"/>
                                      </w:rPr>
                                      <m:t>d</m:t>
                                    </m:r>
                                  </m:sub>
                                </m:sSub>
                              </m:e>
                            </m:rad>
                            <m:r>
                              <w:rPr>
                                <w:rFonts w:ascii="Cambria Math" w:hAnsi="Cambria Math"/>
                              </w:rPr>
                              <m:t>-1</m:t>
                            </m:r>
                          </m:den>
                        </m:f>
                      </m:e>
                    </m:d>
                  </m:e>
                  <m:sup>
                    <m:r>
                      <w:rPr>
                        <w:rFonts w:ascii="Cambria Math" w:hAnsi="Cambria Math"/>
                      </w:rPr>
                      <m:t>1.6</m:t>
                    </m:r>
                  </m:sup>
                </m:sSup>
                <m:r>
                  <w:rPr>
                    <w:rFonts w:ascii="Cambria Math" w:hAnsi="Cambria Math"/>
                  </w:rPr>
                  <m:t xml:space="preserve"> </m:t>
                </m:r>
                <m:r>
                  <m:rPr>
                    <m:sty m:val="p"/>
                  </m:rPr>
                  <w:rPr>
                    <w:rFonts w:ascii="Cambria Math" w:hAnsi="Cambria Math"/>
                  </w:rPr>
                  <m:t>for</m:t>
                </m:r>
                <m:r>
                  <w:rPr>
                    <w:rFonts w:ascii="Cambria Math" w:hAnsi="Cambria Math"/>
                  </w:rPr>
                  <m:t xml:space="preserve"> α≥0</m:t>
                </m:r>
              </m:e>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S</m:t>
                                </m:r>
                              </m:e>
                              <m:sub>
                                <m:r>
                                  <w:rPr>
                                    <w:rFonts w:ascii="Cambria Math" w:hAnsi="Cambria Math"/>
                                  </w:rPr>
                                  <m:t>d</m:t>
                                </m:r>
                              </m:sub>
                            </m:sSub>
                          </m:den>
                        </m:f>
                      </m:e>
                    </m:d>
                  </m:e>
                  <m:sup>
                    <m:r>
                      <w:rPr>
                        <w:rFonts w:ascii="Cambria Math" w:hAnsi="Cambria Math"/>
                      </w:rPr>
                      <m:t>1.6</m:t>
                    </m:r>
                  </m:sup>
                </m:sSup>
                <m:r>
                  <w:rPr>
                    <w:rFonts w:ascii="Cambria Math" w:hAnsi="Cambria Math"/>
                  </w:rPr>
                  <m:t xml:space="preserve">               </m:t>
                </m:r>
                <m:r>
                  <m:rPr>
                    <m:sty m:val="p"/>
                  </m:rPr>
                  <w:rPr>
                    <w:rFonts w:ascii="Cambria Math" w:hAnsi="Cambria Math"/>
                  </w:rPr>
                  <m:t>for</m:t>
                </m:r>
                <m:r>
                  <w:rPr>
                    <w:rFonts w:ascii="Cambria Math" w:hAnsi="Cambria Math"/>
                  </w:rPr>
                  <m:t xml:space="preserve"> α=0</m:t>
                </m:r>
              </m:e>
            </m:eqArr>
          </m:e>
        </m:d>
      </m:oMath>
      <w:r w:rsidR="00757A28" w:rsidRPr="004F3A2F">
        <w:t xml:space="preserve"> </w:t>
      </w:r>
      <w:r w:rsidR="007B1975" w:rsidRPr="004F3A2F">
        <w:t xml:space="preserve">                                                                 </w:t>
      </w:r>
      <w:r w:rsidR="00757A28" w:rsidRPr="004F3A2F">
        <w:t>(</w:t>
      </w:r>
      <w:r w:rsidR="007B1975" w:rsidRPr="004F3A2F">
        <w:t>11.</w:t>
      </w:r>
      <w:r w:rsidR="00EF2CBE">
        <w:t>1</w:t>
      </w:r>
      <w:r w:rsidR="007B1975" w:rsidRPr="004F3A2F">
        <w:t>-</w:t>
      </w:r>
      <w:r w:rsidR="00EF2CBE">
        <w:t>12</w:t>
      </w:r>
      <w:r w:rsidR="00757A28" w:rsidRPr="004F3A2F">
        <w:t>)</w:t>
      </w:r>
    </w:p>
    <w:p w14:paraId="0567D553" w14:textId="3C1FC3C3" w:rsidR="00757A28" w:rsidRPr="004F3A2F" w:rsidRDefault="00757A28" w:rsidP="00757A28">
      <w:pPr>
        <w:spacing w:after="100" w:afterAutospacing="1"/>
        <w:rPr>
          <w:rFonts w:ascii="Times New Roman" w:hAnsi="Times New Roman" w:cs="Times New Roman"/>
        </w:rPr>
      </w:pPr>
      <w:r w:rsidRPr="004F3A2F">
        <w:rPr>
          <w:rFonts w:ascii="Times New Roman" w:hAnsi="Times New Roman" w:cs="Times New Roman"/>
        </w:rPr>
        <w:t xml:space="preserve">where </w:t>
      </w:r>
      <m:oMath>
        <m:r>
          <w:rPr>
            <w:rFonts w:ascii="Cambria Math" w:hAnsi="Cambria Math" w:cs="Times New Roman"/>
          </w:rPr>
          <m:t>β=</m:t>
        </m:r>
        <m:f>
          <m:fPr>
            <m:ctrlPr>
              <w:rPr>
                <w:rFonts w:ascii="Cambria Math" w:hAnsi="Cambria Math" w:cs="Times New Roman"/>
                <w:i/>
              </w:rPr>
            </m:ctrlPr>
          </m:fPr>
          <m:num>
            <m:r>
              <w:rPr>
                <w:rFonts w:ascii="Cambria Math" w:hAnsi="Cambria Math" w:cs="Times New Roman"/>
              </w:rPr>
              <m:t>4α</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Pr="004F3A2F">
        <w:rPr>
          <w:rFonts w:ascii="Times New Roman" w:hAnsi="Times New Roman" w:cs="Times New Roman"/>
        </w:rPr>
        <w:t xml:space="preserve">. </w:t>
      </w:r>
      <w:r w:rsidR="00A34BB1">
        <w:rPr>
          <w:rFonts w:ascii="Times New Roman" w:hAnsi="Times New Roman" w:cs="Times New Roman"/>
        </w:rPr>
        <w:t xml:space="preserve"> E</w:t>
      </w:r>
      <w:r w:rsidRPr="004F3A2F">
        <w:rPr>
          <w:rFonts w:ascii="Times New Roman" w:hAnsi="Times New Roman" w:cs="Times New Roman"/>
        </w:rPr>
        <w:t>quation (</w:t>
      </w:r>
      <w:r w:rsidR="000B7167" w:rsidRPr="004F3A2F">
        <w:rPr>
          <w:rFonts w:ascii="Times New Roman" w:hAnsi="Times New Roman" w:cs="Times New Roman"/>
        </w:rPr>
        <w:t>11.</w:t>
      </w:r>
      <w:r w:rsidR="00EF2CBE">
        <w:rPr>
          <w:rFonts w:ascii="Times New Roman" w:hAnsi="Times New Roman" w:cs="Times New Roman"/>
        </w:rPr>
        <w:t>1</w:t>
      </w:r>
      <w:r w:rsidR="000B7167" w:rsidRPr="004F3A2F">
        <w:rPr>
          <w:rFonts w:ascii="Times New Roman" w:hAnsi="Times New Roman" w:cs="Times New Roman"/>
        </w:rPr>
        <w:t>-</w:t>
      </w:r>
      <w:r w:rsidR="00EF2CBE">
        <w:rPr>
          <w:rFonts w:ascii="Times New Roman" w:hAnsi="Times New Roman" w:cs="Times New Roman"/>
        </w:rPr>
        <w:t>12</w:t>
      </w:r>
      <w:r w:rsidRPr="004F3A2F">
        <w:rPr>
          <w:rFonts w:ascii="Times New Roman" w:hAnsi="Times New Roman" w:cs="Times New Roman"/>
        </w:rPr>
        <w:t xml:space="preserve">) </w:t>
      </w:r>
      <w:r w:rsidR="00A34BB1">
        <w:rPr>
          <w:rFonts w:ascii="Times New Roman" w:hAnsi="Times New Roman" w:cs="Times New Roman"/>
        </w:rPr>
        <w:t xml:space="preserve">is </w:t>
      </w:r>
      <w:r w:rsidRPr="004F3A2F">
        <w:rPr>
          <w:rFonts w:ascii="Times New Roman" w:hAnsi="Times New Roman" w:cs="Times New Roman"/>
        </w:rPr>
        <w:t xml:space="preserve">used </w:t>
      </w:r>
      <w:r w:rsidR="00A34BB1">
        <w:rPr>
          <w:rFonts w:ascii="Times New Roman" w:hAnsi="Times New Roman" w:cs="Times New Roman"/>
        </w:rPr>
        <w:t xml:space="preserve">in </w:t>
      </w:r>
      <w:commentRangeStart w:id="353"/>
      <w:commentRangeStart w:id="354"/>
      <w:commentRangeStart w:id="355"/>
      <w:r w:rsidRPr="004F3A2F">
        <w:rPr>
          <w:rFonts w:ascii="Times New Roman" w:hAnsi="Times New Roman" w:cs="Times New Roman"/>
        </w:rPr>
        <w:t>WBM</w:t>
      </w:r>
      <w:commentRangeEnd w:id="353"/>
      <w:r w:rsidR="00A34BB1">
        <w:rPr>
          <w:rStyle w:val="CommentReference"/>
        </w:rPr>
        <w:commentReference w:id="353"/>
      </w:r>
      <w:commentRangeEnd w:id="354"/>
      <w:r w:rsidR="008842FB">
        <w:rPr>
          <w:rStyle w:val="CommentReference"/>
        </w:rPr>
        <w:commentReference w:id="354"/>
      </w:r>
      <w:commentRangeEnd w:id="355"/>
      <w:r w:rsidR="001102A8">
        <w:rPr>
          <w:rStyle w:val="CommentReference"/>
        </w:rPr>
        <w:commentReference w:id="355"/>
      </w:r>
      <w:r w:rsidRPr="004F3A2F">
        <w:rPr>
          <w:rFonts w:ascii="Times New Roman" w:hAnsi="Times New Roman" w:cs="Times New Roman"/>
        </w:rPr>
        <w:t xml:space="preserve">. The flood area rate </w:t>
      </w:r>
      <w:r w:rsidRPr="004F3A2F">
        <w:rPr>
          <w:rFonts w:ascii="Times New Roman" w:hAnsi="Times New Roman" w:cs="Times New Roman"/>
          <w:i/>
        </w:rPr>
        <w:t>α</w:t>
      </w:r>
      <w:r w:rsidRPr="004F3A2F">
        <w:rPr>
          <w:rFonts w:ascii="Times New Roman" w:hAnsi="Times New Roman" w:cs="Times New Roman"/>
        </w:rPr>
        <w:t xml:space="preserve"> depend</w:t>
      </w:r>
      <w:r w:rsidR="007C6CE0">
        <w:rPr>
          <w:rFonts w:ascii="Times New Roman" w:hAnsi="Times New Roman" w:cs="Times New Roman"/>
        </w:rPr>
        <w:t>s</w:t>
      </w:r>
      <w:r w:rsidRPr="004F3A2F">
        <w:rPr>
          <w:rFonts w:ascii="Times New Roman" w:hAnsi="Times New Roman" w:cs="Times New Roman"/>
        </w:rPr>
        <w:t xml:space="preserve"> on the reservoir size</w:t>
      </w:r>
      <w:r w:rsidR="007C6CE0">
        <w:rPr>
          <w:rFonts w:ascii="Times New Roman" w:hAnsi="Times New Roman" w:cs="Times New Roman"/>
        </w:rPr>
        <w:t xml:space="preserve"> and geographic properties of </w:t>
      </w:r>
      <w:r w:rsidRPr="004F3A2F">
        <w:rPr>
          <w:rFonts w:ascii="Times New Roman" w:hAnsi="Times New Roman" w:cs="Times New Roman"/>
        </w:rPr>
        <w:t>the watershed. For small reservoirs with spillway dams it is likely to be in the range of 0.2 to 0.4 m</w:t>
      </w:r>
      <w:r w:rsidRPr="004F3A2F">
        <w:rPr>
          <w:rFonts w:ascii="Times New Roman" w:hAnsi="Times New Roman" w:cs="Times New Roman"/>
          <w:vertAlign w:val="superscript"/>
        </w:rPr>
        <w:t>-1</w:t>
      </w:r>
      <w:r w:rsidRPr="004F3A2F">
        <w:rPr>
          <w:rFonts w:ascii="Times New Roman" w:hAnsi="Times New Roman" w:cs="Times New Roman"/>
        </w:rPr>
        <w:t>, e.g. the reservoir area increases by about 1/3 with 1 m of its stage rise. But the flood area rate is likely to be very small (</w:t>
      </w:r>
      <w:r w:rsidRPr="004F3A2F">
        <w:rPr>
          <w:rFonts w:ascii="Times New Roman" w:hAnsi="Times New Roman" w:cs="Times New Roman"/>
          <w:i/>
        </w:rPr>
        <w:t>α</w:t>
      </w:r>
      <w:r w:rsidRPr="004F3A2F">
        <w:rPr>
          <w:rFonts w:ascii="Times New Roman" w:hAnsi="Times New Roman" w:cs="Times New Roman"/>
        </w:rPr>
        <w:t xml:space="preserve"> ≈ 0) for any reservoirs with an artificial abutment (e.g. concrete, earth, stone, etc.).</w:t>
      </w:r>
      <w:r w:rsidR="007C6CE0">
        <w:rPr>
          <w:rFonts w:ascii="Times New Roman" w:hAnsi="Times New Roman" w:cs="Times New Roman"/>
        </w:rPr>
        <w:t xml:space="preserve">  A value of </w:t>
      </w:r>
      <w:r w:rsidR="00546AC7">
        <w:rPr>
          <w:rFonts w:ascii="Times New Roman" w:hAnsi="Times New Roman" w:cs="Times New Roman"/>
        </w:rPr>
        <w:t>0.3 is assumed as a default in WBM.</w:t>
      </w:r>
    </w:p>
    <w:p w14:paraId="7B6F86A6" w14:textId="77777777" w:rsidR="00757A28" w:rsidRPr="004F3A2F" w:rsidRDefault="00757A28" w:rsidP="00757A28">
      <w:pPr>
        <w:spacing w:after="100" w:afterAutospacing="1"/>
        <w:jc w:val="center"/>
        <w:rPr>
          <w:rFonts w:ascii="Times New Roman" w:hAnsi="Times New Roman" w:cs="Times New Roman"/>
        </w:rPr>
      </w:pPr>
      <w:r w:rsidRPr="004F3A2F">
        <w:rPr>
          <w:rFonts w:ascii="Times New Roman" w:hAnsi="Times New Roman" w:cs="Times New Roman"/>
          <w:noProof/>
          <w:lang w:val="en-US"/>
        </w:rPr>
        <w:drawing>
          <wp:inline distT="0" distB="0" distL="0" distR="0" wp14:anchorId="467900B3" wp14:editId="64B57C71">
            <wp:extent cx="4572000" cy="45720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08D82AC" w14:textId="0C97C923" w:rsidR="00757A28" w:rsidRPr="004F3A2F" w:rsidRDefault="00757A28" w:rsidP="00757A28">
      <w:pPr>
        <w:spacing w:after="100" w:afterAutospacing="1"/>
        <w:rPr>
          <w:rFonts w:ascii="Times New Roman" w:hAnsi="Times New Roman" w:cs="Times New Roman"/>
          <w:b/>
          <w:bCs/>
          <w:iCs/>
        </w:rPr>
      </w:pPr>
      <w:r w:rsidRPr="004F3A2F">
        <w:rPr>
          <w:rFonts w:ascii="Times New Roman" w:hAnsi="Times New Roman" w:cs="Times New Roman"/>
          <w:b/>
          <w:bCs/>
          <w:iCs/>
        </w:rPr>
        <w:t xml:space="preserve">Figure </w:t>
      </w:r>
      <w:r w:rsidR="00FC2857" w:rsidRPr="004F3A2F">
        <w:rPr>
          <w:rFonts w:ascii="Times New Roman" w:hAnsi="Times New Roman" w:cs="Times New Roman"/>
          <w:b/>
          <w:bCs/>
          <w:iCs/>
        </w:rPr>
        <w:t>11-6</w:t>
      </w:r>
      <w:r w:rsidRPr="004F3A2F">
        <w:rPr>
          <w:rFonts w:ascii="Times New Roman" w:hAnsi="Times New Roman" w:cs="Times New Roman"/>
          <w:b/>
          <w:bCs/>
          <w:iCs/>
        </w:rPr>
        <w:t>. Discharge from spillway dams by equation (</w:t>
      </w:r>
      <w:r w:rsidR="00FC2857" w:rsidRPr="004F3A2F">
        <w:rPr>
          <w:rFonts w:ascii="Times New Roman" w:hAnsi="Times New Roman" w:cs="Times New Roman"/>
          <w:b/>
          <w:bCs/>
          <w:iCs/>
        </w:rPr>
        <w:t>11.</w:t>
      </w:r>
      <w:r w:rsidR="00EF2CBE">
        <w:rPr>
          <w:rFonts w:ascii="Times New Roman" w:hAnsi="Times New Roman" w:cs="Times New Roman"/>
          <w:b/>
          <w:bCs/>
          <w:iCs/>
        </w:rPr>
        <w:t>1</w:t>
      </w:r>
      <w:r w:rsidR="00FC2857" w:rsidRPr="004F3A2F">
        <w:rPr>
          <w:rFonts w:ascii="Times New Roman" w:hAnsi="Times New Roman" w:cs="Times New Roman"/>
          <w:b/>
          <w:bCs/>
          <w:iCs/>
        </w:rPr>
        <w:t>-</w:t>
      </w:r>
      <w:r w:rsidR="00EF2CBE">
        <w:rPr>
          <w:rFonts w:ascii="Times New Roman" w:hAnsi="Times New Roman" w:cs="Times New Roman"/>
          <w:b/>
          <w:bCs/>
          <w:iCs/>
        </w:rPr>
        <w:t>12</w:t>
      </w:r>
      <w:r w:rsidRPr="004F3A2F">
        <w:rPr>
          <w:rFonts w:ascii="Times New Roman" w:hAnsi="Times New Roman" w:cs="Times New Roman"/>
          <w:b/>
          <w:bCs/>
          <w:iCs/>
        </w:rPr>
        <w:t>).</w:t>
      </w:r>
    </w:p>
    <w:p w14:paraId="730530C7" w14:textId="67419A4B" w:rsidR="00757A28" w:rsidRPr="004F3A2F" w:rsidRDefault="00757A28" w:rsidP="00757A28">
      <w:pPr>
        <w:rPr>
          <w:rFonts w:ascii="Times New Roman" w:hAnsi="Times New Roman" w:cs="Times New Roman"/>
          <w:b/>
          <w:sz w:val="36"/>
          <w:szCs w:val="36"/>
        </w:rPr>
      </w:pPr>
      <w:r w:rsidRPr="004F3A2F">
        <w:rPr>
          <w:rFonts w:ascii="Times New Roman" w:hAnsi="Times New Roman" w:cs="Times New Roman"/>
          <w:b/>
          <w:sz w:val="36"/>
          <w:szCs w:val="36"/>
        </w:rPr>
        <w:t>References</w:t>
      </w:r>
    </w:p>
    <w:p w14:paraId="292D2C78" w14:textId="77777777" w:rsidR="00757A28" w:rsidRPr="004F3A2F" w:rsidRDefault="00757A28" w:rsidP="00757A28">
      <w:pPr>
        <w:spacing w:after="100" w:afterAutospacing="1"/>
        <w:ind w:left="360" w:hanging="360"/>
        <w:rPr>
          <w:rFonts w:ascii="Times New Roman" w:hAnsi="Times New Roman" w:cs="Times New Roman"/>
          <w:noProof/>
        </w:rPr>
      </w:pPr>
      <w:r w:rsidRPr="004F3A2F">
        <w:rPr>
          <w:rFonts w:ascii="Times New Roman" w:hAnsi="Times New Roman" w:cs="Times New Roman"/>
        </w:rPr>
        <w:fldChar w:fldCharType="begin"/>
      </w:r>
      <w:r w:rsidRPr="004F3A2F">
        <w:rPr>
          <w:rFonts w:ascii="Times New Roman" w:hAnsi="Times New Roman" w:cs="Times New Roman"/>
        </w:rPr>
        <w:instrText xml:space="preserve"> ADDIN EN.REFLIST </w:instrText>
      </w:r>
      <w:r w:rsidRPr="004F3A2F">
        <w:rPr>
          <w:rFonts w:ascii="Times New Roman" w:hAnsi="Times New Roman" w:cs="Times New Roman"/>
        </w:rPr>
        <w:fldChar w:fldCharType="separate"/>
      </w:r>
      <w:r w:rsidRPr="004F3A2F">
        <w:rPr>
          <w:rFonts w:ascii="Times New Roman" w:hAnsi="Times New Roman" w:cs="Times New Roman"/>
          <w:noProof/>
        </w:rPr>
        <w:t xml:space="preserve">Khatsuria, R. M. (2005), </w:t>
      </w:r>
      <w:r w:rsidRPr="004F3A2F">
        <w:rPr>
          <w:rFonts w:ascii="Times New Roman" w:hAnsi="Times New Roman" w:cs="Times New Roman"/>
          <w:i/>
          <w:noProof/>
        </w:rPr>
        <w:t>Hydraulics of spillways and energy dissipators</w:t>
      </w:r>
      <w:r w:rsidRPr="004F3A2F">
        <w:rPr>
          <w:rFonts w:ascii="Times New Roman" w:hAnsi="Times New Roman" w:cs="Times New Roman"/>
          <w:noProof/>
        </w:rPr>
        <w:t>, xx, 649 p. pp., Marcel Dekker, New York.</w:t>
      </w:r>
    </w:p>
    <w:p w14:paraId="450FB9E8" w14:textId="77777777" w:rsidR="00757A28" w:rsidRPr="004F3A2F" w:rsidRDefault="00757A28" w:rsidP="00757A28">
      <w:pPr>
        <w:spacing w:after="100" w:afterAutospacing="1"/>
        <w:ind w:left="360" w:hanging="360"/>
        <w:rPr>
          <w:rFonts w:ascii="Times New Roman" w:hAnsi="Times New Roman" w:cs="Times New Roman"/>
          <w:noProof/>
        </w:rPr>
      </w:pPr>
      <w:r w:rsidRPr="004F3A2F">
        <w:rPr>
          <w:rFonts w:ascii="Times New Roman" w:hAnsi="Times New Roman" w:cs="Times New Roman"/>
          <w:noProof/>
        </w:rPr>
        <w:lastRenderedPageBreak/>
        <w:t xml:space="preserve">Lehner, B., et al. (2011), High-resolution mapping of the world's reservoirs and dams for sustainable river-flow management, </w:t>
      </w:r>
      <w:r w:rsidRPr="004F3A2F">
        <w:rPr>
          <w:rFonts w:ascii="Times New Roman" w:hAnsi="Times New Roman" w:cs="Times New Roman"/>
          <w:i/>
          <w:noProof/>
        </w:rPr>
        <w:t>Frontiers in Ecology and the Environment</w:t>
      </w:r>
      <w:r w:rsidRPr="004F3A2F">
        <w:rPr>
          <w:rFonts w:ascii="Times New Roman" w:hAnsi="Times New Roman" w:cs="Times New Roman"/>
          <w:noProof/>
        </w:rPr>
        <w:t xml:space="preserve">, </w:t>
      </w:r>
      <w:r w:rsidRPr="004F3A2F">
        <w:rPr>
          <w:rFonts w:ascii="Times New Roman" w:hAnsi="Times New Roman" w:cs="Times New Roman"/>
          <w:i/>
          <w:noProof/>
        </w:rPr>
        <w:t>9</w:t>
      </w:r>
      <w:r w:rsidRPr="004F3A2F">
        <w:rPr>
          <w:rFonts w:ascii="Times New Roman" w:hAnsi="Times New Roman" w:cs="Times New Roman"/>
          <w:noProof/>
        </w:rPr>
        <w:t>(9), 494-502.</w:t>
      </w:r>
    </w:p>
    <w:p w14:paraId="075BC99C" w14:textId="77777777" w:rsidR="00757A28" w:rsidRPr="004F3A2F" w:rsidRDefault="00757A28" w:rsidP="00757A28">
      <w:pPr>
        <w:spacing w:after="100" w:afterAutospacing="1"/>
        <w:ind w:left="360" w:hanging="360"/>
        <w:rPr>
          <w:rFonts w:ascii="Times New Roman" w:hAnsi="Times New Roman" w:cs="Times New Roman"/>
          <w:noProof/>
        </w:rPr>
      </w:pPr>
      <w:r w:rsidRPr="004F3A2F">
        <w:rPr>
          <w:rFonts w:ascii="Times New Roman" w:hAnsi="Times New Roman" w:cs="Times New Roman"/>
          <w:noProof/>
        </w:rPr>
        <w:t xml:space="preserve">United States. Bureau of Reclamation. (1987), </w:t>
      </w:r>
      <w:r w:rsidRPr="004F3A2F">
        <w:rPr>
          <w:rFonts w:ascii="Times New Roman" w:hAnsi="Times New Roman" w:cs="Times New Roman"/>
          <w:i/>
          <w:noProof/>
        </w:rPr>
        <w:t>Design of small dams</w:t>
      </w:r>
      <w:r w:rsidRPr="004F3A2F">
        <w:rPr>
          <w:rFonts w:ascii="Times New Roman" w:hAnsi="Times New Roman" w:cs="Times New Roman"/>
          <w:noProof/>
        </w:rPr>
        <w:t>, 3rd ed., xliii, 860 p. pp., U.S. Dept. of the Interior For sale by the Supt. of Docs., U.S. G.P.O., Washington, D.C.?</w:t>
      </w:r>
    </w:p>
    <w:p w14:paraId="67520E5B" w14:textId="77777777" w:rsidR="00757A28" w:rsidRPr="004F3A2F" w:rsidRDefault="00757A28" w:rsidP="00757A28">
      <w:pPr>
        <w:spacing w:after="100" w:afterAutospacing="1"/>
        <w:ind w:left="360" w:hanging="360"/>
        <w:rPr>
          <w:rFonts w:ascii="Times New Roman" w:hAnsi="Times New Roman" w:cs="Times New Roman"/>
          <w:noProof/>
        </w:rPr>
      </w:pPr>
      <w:bookmarkStart w:id="356" w:name="_ENREF_4"/>
      <w:r w:rsidRPr="004F3A2F">
        <w:rPr>
          <w:rFonts w:ascii="Times New Roman" w:hAnsi="Times New Roman" w:cs="Times New Roman"/>
          <w:noProof/>
        </w:rPr>
        <w:t>United States. US Army Corps of Engineers. (1987), Spillways</w:t>
      </w:r>
      <w:r w:rsidRPr="004F3A2F">
        <w:rPr>
          <w:rFonts w:ascii="Times New Roman" w:hAnsi="Times New Roman" w:cs="Times New Roman"/>
          <w:i/>
          <w:noProof/>
        </w:rPr>
        <w:t>Rep.</w:t>
      </w:r>
      <w:r w:rsidRPr="004F3A2F">
        <w:rPr>
          <w:rFonts w:ascii="Times New Roman" w:hAnsi="Times New Roman" w:cs="Times New Roman"/>
          <w:noProof/>
        </w:rPr>
        <w:t>, 100-111 pp, Coastal and Hydraulics Laboratory, Vicksburg, Mississippi.</w:t>
      </w:r>
      <w:bookmarkEnd w:id="356"/>
    </w:p>
    <w:p w14:paraId="51FDAB19" w14:textId="77777777" w:rsidR="00757A28" w:rsidRPr="004F3A2F" w:rsidRDefault="00757A28" w:rsidP="00757A28">
      <w:pPr>
        <w:spacing w:after="100" w:afterAutospacing="1"/>
        <w:ind w:left="360" w:hanging="360"/>
        <w:rPr>
          <w:rFonts w:ascii="Times New Roman" w:hAnsi="Times New Roman" w:cs="Times New Roman"/>
          <w:noProof/>
        </w:rPr>
      </w:pPr>
    </w:p>
    <w:p w14:paraId="0B99C975" w14:textId="77777777" w:rsidR="00757A28" w:rsidRPr="004F3A2F" w:rsidRDefault="00757A28" w:rsidP="00757A28">
      <w:pPr>
        <w:spacing w:after="100" w:afterAutospacing="1"/>
        <w:ind w:left="360" w:hanging="360"/>
        <w:rPr>
          <w:rFonts w:ascii="Times New Roman" w:hAnsi="Times New Roman" w:cs="Times New Roman"/>
        </w:rPr>
      </w:pPr>
      <w:r w:rsidRPr="004F3A2F">
        <w:rPr>
          <w:rFonts w:ascii="Times New Roman" w:hAnsi="Times New Roman" w:cs="Times New Roman"/>
        </w:rPr>
        <w:fldChar w:fldCharType="end"/>
      </w:r>
    </w:p>
    <w:p w14:paraId="6CD5551E" w14:textId="77777777" w:rsidR="00757A28" w:rsidRPr="004F3A2F" w:rsidRDefault="00757A28">
      <w:pPr>
        <w:rPr>
          <w:rFonts w:ascii="Times New Roman" w:hAnsi="Times New Roman" w:cs="Times New Roman"/>
          <w:b/>
          <w:sz w:val="28"/>
          <w:szCs w:val="28"/>
        </w:rPr>
      </w:pPr>
      <w:r w:rsidRPr="004F3A2F">
        <w:rPr>
          <w:rFonts w:ascii="Times New Roman" w:hAnsi="Times New Roman" w:cs="Times New Roman"/>
          <w:b/>
          <w:sz w:val="28"/>
          <w:szCs w:val="28"/>
        </w:rPr>
        <w:br w:type="page"/>
      </w:r>
    </w:p>
    <w:p w14:paraId="0A5C5E69" w14:textId="73B22BAB" w:rsidR="00DD7549" w:rsidRPr="004F3A2F" w:rsidRDefault="000B7167">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EF2CBE">
        <w:rPr>
          <w:rFonts w:ascii="Times New Roman" w:hAnsi="Times New Roman" w:cs="Times New Roman"/>
          <w:b/>
          <w:sz w:val="28"/>
          <w:szCs w:val="28"/>
        </w:rPr>
        <w:t>1</w:t>
      </w:r>
      <w:r w:rsidRPr="004F3A2F">
        <w:rPr>
          <w:rFonts w:ascii="Times New Roman" w:hAnsi="Times New Roman" w:cs="Times New Roman"/>
          <w:b/>
          <w:sz w:val="28"/>
          <w:szCs w:val="28"/>
        </w:rPr>
        <w:t>.</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Inter-basin Transfers</w:t>
      </w:r>
    </w:p>
    <w:p w14:paraId="47CDFDAF" w14:textId="23A2A2CF" w:rsidR="002E3AE0" w:rsidRPr="004F3A2F" w:rsidRDefault="002E3AE0" w:rsidP="002E3AE0">
      <w:pPr>
        <w:spacing w:line="240" w:lineRule="auto"/>
        <w:rPr>
          <w:rFonts w:ascii="Times New Roman" w:eastAsiaTheme="minorEastAsia" w:hAnsi="Times New Roman" w:cs="Times New Roman"/>
          <w:lang w:eastAsia="zh-CN"/>
        </w:rPr>
      </w:pPr>
      <w:r w:rsidRPr="004F3A2F">
        <w:rPr>
          <w:rFonts w:ascii="Times New Roman" w:eastAsiaTheme="minorEastAsia" w:hAnsi="Times New Roman" w:cs="Times New Roman"/>
          <w:lang w:eastAsia="zh-CN"/>
        </w:rPr>
        <w:t>A global database of inter-basin transfers has been developed by Richard B Lammers, and used in Zaveri et al (2016) and Liu et al (2017):</w:t>
      </w:r>
    </w:p>
    <w:p w14:paraId="7F0F445F" w14:textId="77777777" w:rsidR="002E3AE0" w:rsidRPr="004F3A2F" w:rsidRDefault="002E3AE0" w:rsidP="002E3AE0">
      <w:pPr>
        <w:spacing w:line="240" w:lineRule="auto"/>
        <w:rPr>
          <w:rFonts w:ascii="Times New Roman" w:eastAsiaTheme="minorEastAsia" w:hAnsi="Times New Roman" w:cs="Times New Roman"/>
          <w:lang w:eastAsia="zh-CN"/>
        </w:rPr>
      </w:pPr>
    </w:p>
    <w:p w14:paraId="575511E2" w14:textId="72FEE67D" w:rsidR="002E3AE0" w:rsidRPr="004F3A2F" w:rsidRDefault="002E3AE0" w:rsidP="002E3AE0">
      <w:pPr>
        <w:rPr>
          <w:rFonts w:ascii="Times New Roman" w:hAnsi="Times New Roman" w:cs="Times New Roman"/>
        </w:rPr>
      </w:pPr>
      <w:r w:rsidRPr="004F3A2F">
        <w:rPr>
          <w:rFonts w:ascii="Times New Roman" w:hAnsi="Times New Roman" w:cs="Times New Roman"/>
        </w:rPr>
        <w:t>WBM simulates transfers of water between hydrologic basins by moving water across basin divides from one river location to another.  We simulate both existing inter-basin transfers - transfers with infrastructure that was completed prior to 2006 – and future potential transfers.  Future potential transfers were determined by literature review of government and NGO proposals.  For all inter-basin transfers (completed and proposed), five parameters are used to simulate the transfer.  These are: the donor/from latitude and longitude, the recipient/to latitude and longitude, a minimum allowed flow, a maximum allowed flow, and a rule for flow volumes between the minimum and.  In some cases, maximum allowed flow is based on published reported annual transfer capacities.  In addition to the reported latitudes and longitudes of the transfers, we grid cell based locations for each transfer, which in some cases are different than the reported location because they were adjusted to ensure they linked to the correct rivers within the STN-30p network version 6.02.  The completed transfers are implemented in the year that construction was completed; proposed transfers are turned on at their proposed completion date, as there is no set date for completing construction of these transfers.</w:t>
      </w:r>
    </w:p>
    <w:p w14:paraId="759C01B6" w14:textId="77777777" w:rsidR="002E3AE0" w:rsidRPr="004F3A2F" w:rsidRDefault="002E3AE0" w:rsidP="002E3AE0">
      <w:pPr>
        <w:rPr>
          <w:rFonts w:ascii="Times New Roman" w:hAnsi="Times New Roman" w:cs="Times New Roman"/>
        </w:rPr>
      </w:pPr>
    </w:p>
    <w:p w14:paraId="7CFA918F"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t>The volume of water transferred through each canal is calculated as:</w:t>
      </w:r>
    </w:p>
    <w:p w14:paraId="33AF1143" w14:textId="4786468A" w:rsidR="002E3AE0" w:rsidRPr="004F3A2F" w:rsidRDefault="002E3AE0" w:rsidP="002E3AE0">
      <w:pPr>
        <w:rPr>
          <w:rFonts w:ascii="Times New Roman" w:hAnsi="Times New Roman" w:cs="Times New Roman"/>
        </w:rPr>
      </w:pPr>
      <m:oMath>
        <m:r>
          <w:rPr>
            <w:rFonts w:ascii="Cambria Math" w:hAnsi="Cambria Math" w:cs="Times New Roman"/>
          </w:rPr>
          <m:t>D=</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min</m:t>
                    </m:r>
                  </m:sub>
                </m:sSub>
              </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min</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100</m:t>
                    </m:r>
                  </m:den>
                </m:f>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min</m:t>
                    </m:r>
                  </m:sub>
                </m:sSub>
                <m:r>
                  <w:rPr>
                    <w:rFonts w:ascii="Cambria Math" w:hAnsi="Cambria Math" w:cs="Times New Roman"/>
                  </w:rPr>
                  <m:t xml:space="preserve">&gt;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max</m:t>
                    </m:r>
                  </m:sub>
                </m:sSub>
                <m:r>
                  <w:rPr>
                    <w:rFonts w:ascii="Cambria Math" w:hAnsi="Cambria Math" w:cs="Times New Roman"/>
                  </w:rPr>
                  <m:t xml:space="preserve"> </m:t>
                </m:r>
              </m:e>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max</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d</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max</m:t>
                    </m:r>
                  </m:sub>
                </m:sSub>
              </m:e>
            </m:eqArr>
          </m:e>
        </m:d>
      </m:oMath>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t xml:space="preserve">          </w:t>
      </w:r>
      <w:r w:rsidRPr="004F3A2F">
        <w:rPr>
          <w:rFonts w:ascii="Times New Roman" w:hAnsi="Times New Roman" w:cs="Times New Roman"/>
        </w:rPr>
        <w:tab/>
      </w:r>
      <w:r w:rsidRPr="004F3A2F">
        <w:rPr>
          <w:rFonts w:ascii="Times New Roman" w:hAnsi="Times New Roman" w:cs="Times New Roman"/>
        </w:rPr>
        <w:tab/>
        <w:t>(</w:t>
      </w:r>
      <w:r w:rsidR="000B7167" w:rsidRPr="004F3A2F">
        <w:rPr>
          <w:rFonts w:ascii="Times New Roman" w:hAnsi="Times New Roman" w:cs="Times New Roman"/>
        </w:rPr>
        <w:t>1</w:t>
      </w:r>
      <w:r w:rsidR="00EF2CBE">
        <w:rPr>
          <w:rFonts w:ascii="Times New Roman" w:hAnsi="Times New Roman" w:cs="Times New Roman"/>
        </w:rPr>
        <w:t>1.</w:t>
      </w:r>
      <w:r w:rsidR="000B7167" w:rsidRPr="004F3A2F">
        <w:rPr>
          <w:rFonts w:ascii="Times New Roman" w:hAnsi="Times New Roman" w:cs="Times New Roman"/>
        </w:rPr>
        <w:t>2-1</w:t>
      </w:r>
      <w:r w:rsidRPr="004F3A2F">
        <w:rPr>
          <w:rFonts w:ascii="Times New Roman" w:hAnsi="Times New Roman" w:cs="Times New Roman"/>
        </w:rPr>
        <w:t>)</w:t>
      </w:r>
    </w:p>
    <w:p w14:paraId="5E3609FC" w14:textId="77777777" w:rsidR="002E3AE0" w:rsidRPr="004F3A2F" w:rsidRDefault="002E3AE0" w:rsidP="002E3AE0">
      <w:pPr>
        <w:rPr>
          <w:rFonts w:ascii="Times New Roman" w:hAnsi="Times New Roman" w:cs="Times New Roman"/>
        </w:rPr>
      </w:pPr>
    </w:p>
    <w:p w14:paraId="5A29EFCC"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 xml:space="preserve">D </w:t>
      </w:r>
      <w:r w:rsidRPr="004F3A2F">
        <w:rPr>
          <w:rFonts w:ascii="Times New Roman" w:hAnsi="Times New Roman" w:cs="Times New Roman"/>
        </w:rPr>
        <w:t>[m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w:t>
      </w:r>
      <w:r w:rsidRPr="004F3A2F">
        <w:rPr>
          <w:rFonts w:ascii="Times New Roman" w:hAnsi="Times New Roman" w:cs="Times New Roman"/>
          <w:i/>
        </w:rPr>
        <w:t xml:space="preserve"> </w:t>
      </w:r>
      <w:r w:rsidRPr="004F3A2F">
        <w:rPr>
          <w:rFonts w:ascii="Times New Roman" w:hAnsi="Times New Roman" w:cs="Times New Roman"/>
        </w:rPr>
        <w:t>is the amount of water diverted through the canal</w:t>
      </w:r>
      <w:r w:rsidRPr="004F3A2F">
        <w:rPr>
          <w:rFonts w:ascii="Times New Roman" w:hAnsi="Times New Roman" w:cs="Times New Roman"/>
          <w:i/>
        </w:rPr>
        <w:t>, Q</w:t>
      </w:r>
      <w:r w:rsidRPr="004F3A2F">
        <w:rPr>
          <w:rFonts w:ascii="Times New Roman" w:hAnsi="Times New Roman" w:cs="Times New Roman"/>
          <w:i/>
          <w:vertAlign w:val="subscript"/>
        </w:rPr>
        <w:t>d</w:t>
      </w:r>
      <w:r w:rsidRPr="004F3A2F">
        <w:rPr>
          <w:rFonts w:ascii="Times New Roman" w:hAnsi="Times New Roman" w:cs="Times New Roman"/>
        </w:rPr>
        <w:t xml:space="preserve"> [m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 xml:space="preserve">] is the donor river discharge, </w:t>
      </w:r>
      <w:r w:rsidRPr="004F3A2F">
        <w:rPr>
          <w:rFonts w:ascii="Times New Roman" w:hAnsi="Times New Roman" w:cs="Times New Roman"/>
          <w:i/>
        </w:rPr>
        <w:t>Q</w:t>
      </w:r>
      <w:r w:rsidRPr="004F3A2F">
        <w:rPr>
          <w:rFonts w:ascii="Times New Roman" w:hAnsi="Times New Roman" w:cs="Times New Roman"/>
          <w:i/>
          <w:vertAlign w:val="subscript"/>
        </w:rPr>
        <w:t>min</w:t>
      </w:r>
      <w:r w:rsidRPr="004F3A2F">
        <w:rPr>
          <w:rFonts w:ascii="Times New Roman" w:hAnsi="Times New Roman" w:cs="Times New Roman"/>
        </w:rPr>
        <w:t xml:space="preserve"> [m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 xml:space="preserve">] is the minimum flow parameter, </w:t>
      </w:r>
      <w:r w:rsidRPr="004F3A2F">
        <w:rPr>
          <w:rFonts w:ascii="Times New Roman" w:hAnsi="Times New Roman" w:cs="Times New Roman"/>
          <w:i/>
        </w:rPr>
        <w:t>Q</w:t>
      </w:r>
      <w:r w:rsidRPr="004F3A2F">
        <w:rPr>
          <w:rFonts w:ascii="Times New Roman" w:hAnsi="Times New Roman" w:cs="Times New Roman"/>
          <w:i/>
          <w:vertAlign w:val="subscript"/>
        </w:rPr>
        <w:t>max</w:t>
      </w:r>
      <w:r w:rsidRPr="004F3A2F">
        <w:rPr>
          <w:rFonts w:ascii="Times New Roman" w:hAnsi="Times New Roman" w:cs="Times New Roman"/>
        </w:rPr>
        <w:t xml:space="preserve"> [m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 xml:space="preserve">] is the maximum flow parameter, and </w:t>
      </w:r>
      <w:r w:rsidRPr="004F3A2F">
        <w:rPr>
          <w:rFonts w:ascii="Times New Roman" w:hAnsi="Times New Roman" w:cs="Times New Roman"/>
          <w:i/>
        </w:rPr>
        <w:t>P</w:t>
      </w:r>
      <w:r w:rsidRPr="004F3A2F">
        <w:rPr>
          <w:rFonts w:ascii="Times New Roman" w:hAnsi="Times New Roman" w:cs="Times New Roman"/>
        </w:rPr>
        <w:t xml:space="preserve"> is the percent flow parameter.</w:t>
      </w:r>
    </w:p>
    <w:p w14:paraId="15E14A7E"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t xml:space="preserve">The transfer volume, </w:t>
      </w:r>
      <w:r w:rsidRPr="004F3A2F">
        <w:rPr>
          <w:rFonts w:ascii="Times New Roman" w:hAnsi="Times New Roman" w:cs="Times New Roman"/>
          <w:i/>
        </w:rPr>
        <w:t>D</w:t>
      </w:r>
      <w:r w:rsidRPr="004F3A2F">
        <w:rPr>
          <w:rFonts w:ascii="Times New Roman" w:hAnsi="Times New Roman" w:cs="Times New Roman"/>
        </w:rPr>
        <w:t xml:space="preserve">, is corrected to </w:t>
      </w:r>
      <w:r w:rsidRPr="004F3A2F">
        <w:rPr>
          <w:rFonts w:ascii="Times New Roman" w:hAnsi="Times New Roman" w:cs="Times New Roman"/>
          <w:i/>
        </w:rPr>
        <w:t>D</w:t>
      </w:r>
      <w:r w:rsidRPr="004F3A2F">
        <w:rPr>
          <w:rFonts w:ascii="Times New Roman" w:hAnsi="Times New Roman" w:cs="Times New Roman"/>
          <w:i/>
          <w:vertAlign w:val="subscript"/>
        </w:rPr>
        <w:t>corr</w:t>
      </w:r>
      <w:r w:rsidRPr="004F3A2F">
        <w:rPr>
          <w:rFonts w:ascii="Times New Roman" w:hAnsi="Times New Roman" w:cs="Times New Roman"/>
        </w:rPr>
        <w:t xml:space="preserve"> for small transfer volumes: </w:t>
      </w:r>
    </w:p>
    <w:p w14:paraId="7EF36E08" w14:textId="7569BD52" w:rsidR="002E3AE0" w:rsidRPr="004F3A2F" w:rsidRDefault="00000000" w:rsidP="002E3AE0">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corr</m:t>
            </m:r>
          </m:sub>
        </m:sSub>
        <m:r>
          <w:rPr>
            <w:rFonts w:ascii="Cambria Math" w:hAnsi="Cambria Math" w:cs="Times New Roman"/>
          </w:rPr>
          <m:t>= 0 if D&lt;0.01</m:t>
        </m:r>
      </m:oMath>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t>(</w:t>
      </w:r>
      <w:r w:rsidR="000B7167" w:rsidRPr="004F3A2F">
        <w:rPr>
          <w:rFonts w:ascii="Times New Roman" w:hAnsi="Times New Roman" w:cs="Times New Roman"/>
        </w:rPr>
        <w:t>1</w:t>
      </w:r>
      <w:r w:rsidR="00EF2CBE">
        <w:rPr>
          <w:rFonts w:ascii="Times New Roman" w:hAnsi="Times New Roman" w:cs="Times New Roman"/>
        </w:rPr>
        <w:t>1.</w:t>
      </w:r>
      <w:r w:rsidR="000B7167" w:rsidRPr="004F3A2F">
        <w:rPr>
          <w:rFonts w:ascii="Times New Roman" w:hAnsi="Times New Roman" w:cs="Times New Roman"/>
        </w:rPr>
        <w:t>2-2</w:t>
      </w:r>
      <w:r w:rsidR="002E3AE0" w:rsidRPr="004F3A2F">
        <w:rPr>
          <w:rFonts w:ascii="Times New Roman" w:hAnsi="Times New Roman" w:cs="Times New Roman"/>
        </w:rPr>
        <w:t>)</w:t>
      </w:r>
    </w:p>
    <w:p w14:paraId="5BD113D4"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t>Evaporation from open water along the canals is removed from the transfer volume:</w:t>
      </w:r>
    </w:p>
    <w:p w14:paraId="7EF28DA5" w14:textId="5B985324" w:rsidR="002E3AE0" w:rsidRPr="004F3A2F" w:rsidRDefault="00000000" w:rsidP="002E3AE0">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cor</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corr</m:t>
                    </m:r>
                  </m:sub>
                </m:sSub>
                <m:r>
                  <w:rPr>
                    <w:rFonts w:ascii="Cambria Math" w:hAnsi="Cambria Math" w:cs="Times New Roman"/>
                  </w:rPr>
                  <m:t xml:space="preserve">-E if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corr</m:t>
                    </m:r>
                  </m:sub>
                </m:sSub>
                <m:r>
                  <w:rPr>
                    <w:rFonts w:ascii="Cambria Math" w:hAnsi="Cambria Math" w:cs="Times New Roman"/>
                  </w:rPr>
                  <m:t>-E)&gt;0.001</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corr</m:t>
                    </m:r>
                  </m:sub>
                </m:sSub>
                <m:r>
                  <w:rPr>
                    <w:rFonts w:ascii="Cambria Math" w:hAnsi="Cambria Math" w:cs="Times New Roman"/>
                  </w:rPr>
                  <m:t>-E)≤0.001</m:t>
                </m:r>
              </m:e>
            </m:eqArr>
          </m:e>
        </m:d>
      </m:oMath>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r>
      <w:r w:rsidR="002E3AE0" w:rsidRPr="004F3A2F">
        <w:rPr>
          <w:rFonts w:ascii="Times New Roman" w:hAnsi="Times New Roman" w:cs="Times New Roman"/>
        </w:rPr>
        <w:tab/>
        <w:t>(1</w:t>
      </w:r>
      <w:r w:rsidR="00EF2CBE">
        <w:rPr>
          <w:rFonts w:ascii="Times New Roman" w:hAnsi="Times New Roman" w:cs="Times New Roman"/>
        </w:rPr>
        <w:t>1.</w:t>
      </w:r>
      <w:r w:rsidR="002E3AE0" w:rsidRPr="004F3A2F">
        <w:rPr>
          <w:rFonts w:ascii="Times New Roman" w:hAnsi="Times New Roman" w:cs="Times New Roman"/>
        </w:rPr>
        <w:t>2</w:t>
      </w:r>
      <w:r w:rsidR="000B7167" w:rsidRPr="004F3A2F">
        <w:rPr>
          <w:rFonts w:ascii="Times New Roman" w:hAnsi="Times New Roman" w:cs="Times New Roman"/>
        </w:rPr>
        <w:t>-3</w:t>
      </w:r>
      <w:r w:rsidR="002E3AE0" w:rsidRPr="004F3A2F">
        <w:rPr>
          <w:rFonts w:ascii="Times New Roman" w:hAnsi="Times New Roman" w:cs="Times New Roman"/>
        </w:rPr>
        <w:t>)</w:t>
      </w:r>
    </w:p>
    <w:p w14:paraId="3A30E6C8" w14:textId="77777777" w:rsidR="002E3AE0" w:rsidRPr="004F3A2F" w:rsidRDefault="002E3AE0" w:rsidP="002E3AE0">
      <w:pPr>
        <w:rPr>
          <w:rFonts w:ascii="Times New Roman" w:hAnsi="Times New Roman" w:cs="Times New Roman"/>
        </w:rPr>
      </w:pPr>
    </w:p>
    <w:p w14:paraId="0112599B"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D</w:t>
      </w:r>
      <w:r w:rsidRPr="004F3A2F">
        <w:rPr>
          <w:rFonts w:ascii="Times New Roman" w:hAnsi="Times New Roman" w:cs="Times New Roman"/>
          <w:i/>
          <w:vertAlign w:val="subscript"/>
        </w:rPr>
        <w:t>corr_e</w:t>
      </w:r>
      <w:r w:rsidRPr="004F3A2F">
        <w:rPr>
          <w:rFonts w:ascii="Times New Roman" w:hAnsi="Times New Roman" w:cs="Times New Roman"/>
          <w:i/>
        </w:rPr>
        <w:t xml:space="preserve"> </w:t>
      </w:r>
      <w:r w:rsidRPr="004F3A2F">
        <w:rPr>
          <w:rFonts w:ascii="Times New Roman" w:hAnsi="Times New Roman" w:cs="Times New Roman"/>
        </w:rPr>
        <w:t>[m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 xml:space="preserve">] is the transfer volume corrected for evaporation, and </w:t>
      </w:r>
      <w:r w:rsidRPr="004F3A2F">
        <w:rPr>
          <w:rFonts w:ascii="Times New Roman" w:hAnsi="Times New Roman" w:cs="Times New Roman"/>
          <w:i/>
        </w:rPr>
        <w:t>E</w:t>
      </w:r>
      <w:r w:rsidRPr="004F3A2F">
        <w:rPr>
          <w:rFonts w:ascii="Times New Roman" w:hAnsi="Times New Roman" w:cs="Times New Roman"/>
        </w:rPr>
        <w:t xml:space="preserve"> [m</w:t>
      </w:r>
      <w:r w:rsidRPr="004F3A2F">
        <w:rPr>
          <w:rFonts w:ascii="Times New Roman" w:hAnsi="Times New Roman" w:cs="Times New Roman"/>
          <w:vertAlign w:val="superscript"/>
        </w:rPr>
        <w:t>3</w:t>
      </w:r>
      <w:r w:rsidRPr="004F3A2F">
        <w:rPr>
          <w:rFonts w:ascii="Times New Roman" w:hAnsi="Times New Roman" w:cs="Times New Roman"/>
        </w:rPr>
        <w:t>s</w:t>
      </w:r>
      <w:r w:rsidRPr="004F3A2F">
        <w:rPr>
          <w:rFonts w:ascii="Times New Roman" w:hAnsi="Times New Roman" w:cs="Times New Roman"/>
          <w:vertAlign w:val="superscript"/>
        </w:rPr>
        <w:t>-1</w:t>
      </w:r>
      <w:r w:rsidRPr="004F3A2F">
        <w:rPr>
          <w:rFonts w:ascii="Times New Roman" w:hAnsi="Times New Roman" w:cs="Times New Roman"/>
        </w:rPr>
        <w:t xml:space="preserve">] is the evaporation volume: </w:t>
      </w:r>
    </w:p>
    <w:p w14:paraId="380445B5" w14:textId="098D6CD0" w:rsidR="002E3AE0" w:rsidRPr="004F3A2F" w:rsidRDefault="002E3AE0" w:rsidP="002E3AE0">
      <w:pPr>
        <w:rPr>
          <w:rFonts w:ascii="Times New Roman" w:hAnsi="Times New Roman" w:cs="Times New Roman"/>
        </w:rPr>
      </w:pPr>
      <m:oMath>
        <m:r>
          <w:rPr>
            <w:rFonts w:ascii="Cambria Math" w:hAnsi="Cambria Math" w:cs="Times New Roman"/>
          </w:rPr>
          <m:t>E=L*W*FWE</m:t>
        </m:r>
      </m:oMath>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t>(</w:t>
      </w:r>
      <w:r w:rsidR="000B7167" w:rsidRPr="004F3A2F">
        <w:rPr>
          <w:rFonts w:ascii="Times New Roman" w:hAnsi="Times New Roman" w:cs="Times New Roman"/>
        </w:rPr>
        <w:t>1</w:t>
      </w:r>
      <w:r w:rsidR="00EF2CBE">
        <w:rPr>
          <w:rFonts w:ascii="Times New Roman" w:hAnsi="Times New Roman" w:cs="Times New Roman"/>
        </w:rPr>
        <w:t>1.</w:t>
      </w:r>
      <w:r w:rsidR="000B7167" w:rsidRPr="004F3A2F">
        <w:rPr>
          <w:rFonts w:ascii="Times New Roman" w:hAnsi="Times New Roman" w:cs="Times New Roman"/>
        </w:rPr>
        <w:t>2-4</w:t>
      </w:r>
      <w:r w:rsidRPr="004F3A2F">
        <w:rPr>
          <w:rFonts w:ascii="Times New Roman" w:hAnsi="Times New Roman" w:cs="Times New Roman"/>
        </w:rPr>
        <w:t>)</w:t>
      </w:r>
    </w:p>
    <w:p w14:paraId="16F305A7" w14:textId="47B9967F" w:rsidR="002E3AE0" w:rsidRPr="004F3A2F" w:rsidRDefault="002E3AE0" w:rsidP="002E3AE0">
      <w:pPr>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L</w:t>
      </w:r>
      <w:r w:rsidRPr="004F3A2F">
        <w:rPr>
          <w:rFonts w:ascii="Times New Roman" w:hAnsi="Times New Roman" w:cs="Times New Roman"/>
        </w:rPr>
        <w:t xml:space="preserve"> [m] is the length of the canal (listed in Table S8 where published data is available, or calculated based on a straight line between to/from points), </w:t>
      </w:r>
      <w:r w:rsidRPr="004F3A2F">
        <w:rPr>
          <w:rFonts w:ascii="Times New Roman" w:hAnsi="Times New Roman" w:cs="Times New Roman"/>
          <w:i/>
        </w:rPr>
        <w:t>FWE</w:t>
      </w:r>
      <w:r w:rsidRPr="004F3A2F">
        <w:rPr>
          <w:rFonts w:ascii="Times New Roman" w:hAnsi="Times New Roman" w:cs="Times New Roman"/>
        </w:rPr>
        <w:t xml:space="preserve"> is free-water evaporation [mm/day] which can be calculated through various free-water evaporation models or by scaled calculated potential evapotranspiration by the Hamon method; and </w:t>
      </w:r>
      <w:r w:rsidRPr="004F3A2F">
        <w:rPr>
          <w:rFonts w:ascii="Times New Roman" w:hAnsi="Times New Roman" w:cs="Times New Roman"/>
          <w:i/>
        </w:rPr>
        <w:t xml:space="preserve">W </w:t>
      </w:r>
      <w:r w:rsidRPr="004F3A2F">
        <w:rPr>
          <w:rFonts w:ascii="Times New Roman" w:hAnsi="Times New Roman" w:cs="Times New Roman"/>
        </w:rPr>
        <w:t>[m] is the width of the canal:</w:t>
      </w:r>
    </w:p>
    <w:p w14:paraId="042C8EE5" w14:textId="6C3306D5" w:rsidR="002E3AE0" w:rsidRPr="004F3A2F" w:rsidRDefault="002E3AE0" w:rsidP="002E3AE0">
      <w:pPr>
        <w:rPr>
          <w:rFonts w:ascii="Times New Roman" w:hAnsi="Times New Roman" w:cs="Times New Roman"/>
        </w:rPr>
      </w:pPr>
      <m:oMath>
        <m:r>
          <w:rPr>
            <w:rFonts w:ascii="Cambria Math" w:hAnsi="Cambria Math" w:cs="Times New Roman"/>
          </w:rPr>
          <m:t xml:space="preserve">W=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τ*</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corr</m:t>
                    </m:r>
                  </m:sub>
                  <m:sup>
                    <m:r>
                      <w:rPr>
                        <w:rFonts w:ascii="Cambria Math" w:hAnsi="Cambria Math" w:cs="Times New Roman"/>
                      </w:rPr>
                      <m:t>φ</m:t>
                    </m:r>
                  </m:sup>
                </m:sSubSup>
                <m:r>
                  <w:rPr>
                    <w:rFonts w:ascii="Cambria Math" w:hAnsi="Cambria Math" w:cs="Times New Roman"/>
                  </w:rPr>
                  <m:t xml:space="preserve">  if </m:t>
                </m:r>
                <m:d>
                  <m:dPr>
                    <m:ctrlPr>
                      <w:rPr>
                        <w:rFonts w:ascii="Cambria Math" w:hAnsi="Cambria Math" w:cs="Times New Roman"/>
                        <w:i/>
                      </w:rPr>
                    </m:ctrlPr>
                  </m:dPr>
                  <m:e>
                    <m:r>
                      <w:rPr>
                        <w:rFonts w:ascii="Cambria Math" w:hAnsi="Cambria Math" w:cs="Times New Roman"/>
                      </w:rPr>
                      <m:t>τ*</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corr</m:t>
                        </m:r>
                      </m:sub>
                      <m:sup>
                        <m:r>
                          <w:rPr>
                            <w:rFonts w:ascii="Cambria Math" w:hAnsi="Cambria Math" w:cs="Times New Roman"/>
                          </w:rPr>
                          <m:t>φ</m:t>
                        </m:r>
                      </m:sup>
                    </m:sSubSup>
                  </m:e>
                </m:d>
                <m:r>
                  <w:rPr>
                    <w:rFonts w:ascii="Cambria Math" w:hAnsi="Cambria Math" w:cs="Times New Roman"/>
                  </w:rPr>
                  <m:t>≥0.01</m:t>
                </m:r>
              </m:e>
              <m:e>
                <m:r>
                  <w:rPr>
                    <w:rFonts w:ascii="Cambria Math" w:hAnsi="Cambria Math" w:cs="Times New Roman"/>
                  </w:rPr>
                  <m:t xml:space="preserve">0                if </m:t>
                </m:r>
                <m:d>
                  <m:dPr>
                    <m:ctrlPr>
                      <w:rPr>
                        <w:rFonts w:ascii="Cambria Math" w:hAnsi="Cambria Math" w:cs="Times New Roman"/>
                        <w:i/>
                      </w:rPr>
                    </m:ctrlPr>
                  </m:dPr>
                  <m:e>
                    <m:r>
                      <w:rPr>
                        <w:rFonts w:ascii="Cambria Math" w:hAnsi="Cambria Math" w:cs="Times New Roman"/>
                      </w:rPr>
                      <m:t>τ*</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corr</m:t>
                        </m:r>
                      </m:sub>
                      <m:sup>
                        <m:r>
                          <w:rPr>
                            <w:rFonts w:ascii="Cambria Math" w:hAnsi="Cambria Math" w:cs="Times New Roman"/>
                          </w:rPr>
                          <m:t>φ</m:t>
                        </m:r>
                      </m:sup>
                    </m:sSubSup>
                  </m:e>
                </m:d>
                <m:r>
                  <w:rPr>
                    <w:rFonts w:ascii="Cambria Math" w:hAnsi="Cambria Math" w:cs="Times New Roman"/>
                  </w:rPr>
                  <m:t>&lt;0.01</m:t>
                </m:r>
              </m:e>
            </m:eqArr>
          </m:e>
        </m:d>
      </m:oMath>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t>(</w:t>
      </w:r>
      <w:r w:rsidR="000B7167" w:rsidRPr="004F3A2F">
        <w:rPr>
          <w:rFonts w:ascii="Times New Roman" w:hAnsi="Times New Roman" w:cs="Times New Roman"/>
        </w:rPr>
        <w:t>1</w:t>
      </w:r>
      <w:r w:rsidR="00EF2CBE">
        <w:rPr>
          <w:rFonts w:ascii="Times New Roman" w:hAnsi="Times New Roman" w:cs="Times New Roman"/>
        </w:rPr>
        <w:t>1.</w:t>
      </w:r>
      <w:r w:rsidR="000B7167" w:rsidRPr="004F3A2F">
        <w:rPr>
          <w:rFonts w:ascii="Times New Roman" w:hAnsi="Times New Roman" w:cs="Times New Roman"/>
        </w:rPr>
        <w:t>2-5</w:t>
      </w:r>
      <w:r w:rsidRPr="004F3A2F">
        <w:rPr>
          <w:rFonts w:ascii="Times New Roman" w:hAnsi="Times New Roman" w:cs="Times New Roman"/>
        </w:rPr>
        <w:t>)</w:t>
      </w:r>
    </w:p>
    <w:p w14:paraId="3C7295A6" w14:textId="3C7BBE4B" w:rsidR="002E3AE0" w:rsidRPr="004F3A2F" w:rsidRDefault="002E3AE0" w:rsidP="002E3AE0">
      <w:pPr>
        <w:rPr>
          <w:rFonts w:ascii="Times New Roman" w:hAnsi="Times New Roman" w:cs="Times New Roman"/>
        </w:rPr>
      </w:pPr>
      <w:r w:rsidRPr="004F3A2F">
        <w:rPr>
          <w:rFonts w:ascii="Times New Roman" w:hAnsi="Times New Roman" w:cs="Times New Roman"/>
        </w:rPr>
        <w:t xml:space="preserve">where </w:t>
      </w:r>
      <m:oMath>
        <m:r>
          <w:rPr>
            <w:rFonts w:ascii="Cambria Math" w:hAnsi="Cambria Math" w:cs="Times New Roman"/>
          </w:rPr>
          <m:t>τ</m:t>
        </m:r>
      </m:oMath>
      <w:r w:rsidRPr="004F3A2F">
        <w:rPr>
          <w:rFonts w:ascii="Times New Roman" w:hAnsi="Times New Roman" w:cs="Times New Roman"/>
        </w:rPr>
        <w:t xml:space="preserve"> (8.0) and </w:t>
      </w:r>
      <m:oMath>
        <m:r>
          <w:rPr>
            <w:rFonts w:ascii="Cambria Math" w:hAnsi="Cambria Math" w:cs="Times New Roman"/>
          </w:rPr>
          <m:t>φ</m:t>
        </m:r>
      </m:oMath>
      <w:r w:rsidRPr="004F3A2F">
        <w:rPr>
          <w:rFonts w:ascii="Times New Roman" w:hAnsi="Times New Roman" w:cs="Times New Roman"/>
        </w:rPr>
        <w:t xml:space="preserve"> (0.58) are held constant (Park, 1977).</w:t>
      </w:r>
    </w:p>
    <w:p w14:paraId="12E3CC76" w14:textId="77777777" w:rsidR="002E3AE0" w:rsidRPr="004F3A2F" w:rsidRDefault="002E3AE0" w:rsidP="002E3AE0">
      <w:pPr>
        <w:rPr>
          <w:rFonts w:ascii="Times New Roman" w:hAnsi="Times New Roman" w:cs="Times New Roman"/>
        </w:rPr>
      </w:pPr>
      <w:r w:rsidRPr="004F3A2F">
        <w:rPr>
          <w:rFonts w:ascii="Times New Roman" w:hAnsi="Times New Roman" w:cs="Times New Roman"/>
        </w:rPr>
        <w:lastRenderedPageBreak/>
        <w:t xml:space="preserve">Water is transferred on a daily time step.  Several of the lengthy inter-basin transfers were split into multiple transfer segments for the purpose of the simulation.  This allowed for water to be released and/or stored along the canal route, from where it can be accessible for irrigation withdrawals.  </w:t>
      </w:r>
    </w:p>
    <w:p w14:paraId="140617AE" w14:textId="71C1130C" w:rsidR="002E3AE0" w:rsidRPr="004F3A2F" w:rsidRDefault="002E3AE0" w:rsidP="002E3AE0">
      <w:pPr>
        <w:pStyle w:val="Normal1"/>
        <w:rPr>
          <w:rFonts w:ascii="Times New Roman" w:hAnsi="Times New Roman" w:cs="Times New Roman"/>
          <w:b/>
          <w:sz w:val="28"/>
          <w:szCs w:val="28"/>
        </w:rPr>
      </w:pPr>
    </w:p>
    <w:p w14:paraId="1704A780" w14:textId="6A6BD0DB" w:rsidR="002E3AE0" w:rsidRPr="004F3A2F" w:rsidRDefault="002E3AE0" w:rsidP="002E3AE0">
      <w:pPr>
        <w:pStyle w:val="Normal1"/>
        <w:rPr>
          <w:rFonts w:ascii="Times New Roman" w:hAnsi="Times New Roman" w:cs="Times New Roman"/>
          <w:b/>
          <w:sz w:val="28"/>
          <w:szCs w:val="28"/>
        </w:rPr>
      </w:pPr>
      <w:r w:rsidRPr="004F3A2F">
        <w:rPr>
          <w:rFonts w:ascii="Times New Roman" w:hAnsi="Times New Roman" w:cs="Times New Roman"/>
          <w:b/>
          <w:sz w:val="28"/>
          <w:szCs w:val="28"/>
        </w:rPr>
        <w:t>References:</w:t>
      </w:r>
    </w:p>
    <w:p w14:paraId="1BA44EB3" w14:textId="1F3DF0C4" w:rsidR="002E3AE0" w:rsidRPr="004F3A2F" w:rsidRDefault="002E3AE0" w:rsidP="002E3AE0">
      <w:pPr>
        <w:autoSpaceDE w:val="0"/>
        <w:autoSpaceDN w:val="0"/>
        <w:adjustRightInd w:val="0"/>
        <w:spacing w:line="240" w:lineRule="auto"/>
        <w:rPr>
          <w:rFonts w:ascii="Times New Roman" w:eastAsia="Times New Roman" w:hAnsi="Times New Roman" w:cs="Times New Roman"/>
          <w:lang w:eastAsia="zh-CN"/>
        </w:rPr>
      </w:pPr>
      <w:r w:rsidRPr="004F3A2F">
        <w:rPr>
          <w:rFonts w:ascii="Times New Roman" w:eastAsia="Times New Roman" w:hAnsi="Times New Roman" w:cs="Times New Roman"/>
          <w:lang w:eastAsia="zh-CN"/>
        </w:rPr>
        <w:t xml:space="preserve">Park C 1977 World-wide variations in hydraulic geometry exponents of stream channels – Analysis and some </w:t>
      </w:r>
      <w:r w:rsidR="00160956" w:rsidRPr="004F3A2F">
        <w:rPr>
          <w:rFonts w:ascii="Times New Roman" w:eastAsia="Times New Roman" w:hAnsi="Times New Roman" w:cs="Times New Roman"/>
          <w:lang w:eastAsia="zh-CN"/>
        </w:rPr>
        <w:t>observations</w:t>
      </w:r>
      <w:r w:rsidRPr="004F3A2F">
        <w:rPr>
          <w:rFonts w:ascii="Times New Roman" w:eastAsia="Times New Roman" w:hAnsi="Times New Roman" w:cs="Times New Roman"/>
          <w:lang w:eastAsia="zh-CN"/>
        </w:rPr>
        <w:t xml:space="preserve"> </w:t>
      </w:r>
      <w:r w:rsidRPr="004F3A2F">
        <w:rPr>
          <w:rFonts w:ascii="Times New Roman" w:eastAsia="Times New Roman" w:hAnsi="Times New Roman" w:cs="Times New Roman"/>
          <w:i/>
          <w:lang w:eastAsia="zh-CN"/>
        </w:rPr>
        <w:t xml:space="preserve">J Hydrol </w:t>
      </w:r>
      <w:r w:rsidRPr="004F3A2F">
        <w:rPr>
          <w:rFonts w:ascii="Times New Roman" w:eastAsia="Times New Roman" w:hAnsi="Times New Roman" w:cs="Times New Roman"/>
          <w:b/>
          <w:i/>
          <w:lang w:eastAsia="zh-CN"/>
        </w:rPr>
        <w:t>33</w:t>
      </w:r>
      <w:r w:rsidRPr="004F3A2F">
        <w:rPr>
          <w:rFonts w:ascii="Times New Roman" w:eastAsia="Times New Roman" w:hAnsi="Times New Roman" w:cs="Times New Roman"/>
          <w:lang w:eastAsia="zh-CN"/>
        </w:rPr>
        <w:t xml:space="preserve"> 133-146</w:t>
      </w:r>
    </w:p>
    <w:p w14:paraId="1BEDA2D8" w14:textId="068CF683" w:rsidR="002E3AE0" w:rsidRPr="004F3A2F" w:rsidRDefault="002E3AE0" w:rsidP="002E3AE0">
      <w:pPr>
        <w:autoSpaceDE w:val="0"/>
        <w:autoSpaceDN w:val="0"/>
        <w:adjustRightInd w:val="0"/>
        <w:spacing w:line="240" w:lineRule="auto"/>
        <w:rPr>
          <w:rFonts w:ascii="Times New Roman" w:eastAsia="Times New Roman" w:hAnsi="Times New Roman" w:cs="Times New Roman"/>
          <w:lang w:eastAsia="zh-CN"/>
        </w:rPr>
      </w:pPr>
    </w:p>
    <w:p w14:paraId="0501CA78" w14:textId="77777777" w:rsidR="002E3AE0" w:rsidRPr="004F3A2F" w:rsidRDefault="002E3AE0" w:rsidP="002E3AE0">
      <w:pPr>
        <w:ind w:left="360" w:hanging="360"/>
        <w:rPr>
          <w:rFonts w:ascii="Times New Roman" w:hAnsi="Times New Roman" w:cs="Times New Roman"/>
        </w:rPr>
      </w:pPr>
      <w:r w:rsidRPr="004F3A2F">
        <w:rPr>
          <w:rFonts w:ascii="Times New Roman" w:hAnsi="Times New Roman" w:cs="Times New Roman"/>
        </w:rPr>
        <w:t xml:space="preserve">Zaveri E., </w:t>
      </w:r>
      <w:r w:rsidRPr="004F3A2F">
        <w:rPr>
          <w:rFonts w:ascii="Times New Roman" w:hAnsi="Times New Roman" w:cs="Times New Roman"/>
          <w:bCs/>
        </w:rPr>
        <w:t>Grogan D.S.,</w:t>
      </w:r>
      <w:r w:rsidRPr="004F3A2F">
        <w:rPr>
          <w:rFonts w:ascii="Times New Roman" w:hAnsi="Times New Roman" w:cs="Times New Roman"/>
          <w:b/>
        </w:rPr>
        <w:t xml:space="preserve"> </w:t>
      </w:r>
      <w:r w:rsidRPr="004F3A2F">
        <w:rPr>
          <w:rFonts w:ascii="Times New Roman" w:hAnsi="Times New Roman" w:cs="Times New Roman"/>
        </w:rPr>
        <w:t xml:space="preserve">Fisher-Vanden K., Frolking S., Lammers R.B., Wrenn D.H., Prusevich A., Nicholas R.E. Invisible water, visible impact: Groundwater use in Indian agriculture under climate change.  </w:t>
      </w:r>
      <w:r w:rsidRPr="004F3A2F">
        <w:rPr>
          <w:rFonts w:ascii="Times New Roman" w:hAnsi="Times New Roman" w:cs="Times New Roman"/>
          <w:i/>
        </w:rPr>
        <w:t>Environ. Res. Lett.</w:t>
      </w:r>
      <w:r w:rsidRPr="004F3A2F">
        <w:rPr>
          <w:rFonts w:ascii="Times New Roman" w:hAnsi="Times New Roman" w:cs="Times New Roman"/>
        </w:rPr>
        <w:t xml:space="preserve"> </w:t>
      </w:r>
      <w:r w:rsidRPr="004F3A2F">
        <w:rPr>
          <w:rFonts w:ascii="Times New Roman" w:hAnsi="Times New Roman" w:cs="Times New Roman"/>
          <w:b/>
        </w:rPr>
        <w:t>11</w:t>
      </w:r>
      <w:r w:rsidRPr="004F3A2F">
        <w:rPr>
          <w:rFonts w:ascii="Times New Roman" w:hAnsi="Times New Roman" w:cs="Times New Roman"/>
        </w:rPr>
        <w:t xml:space="preserve"> (2016) doi:10.1088/1748-9326/11/8/084005</w:t>
      </w:r>
    </w:p>
    <w:p w14:paraId="68D9C259" w14:textId="77777777" w:rsidR="002E3AE0" w:rsidRPr="004F3A2F" w:rsidRDefault="002E3AE0" w:rsidP="002E3AE0">
      <w:pPr>
        <w:autoSpaceDE w:val="0"/>
        <w:autoSpaceDN w:val="0"/>
        <w:adjustRightInd w:val="0"/>
        <w:spacing w:line="240" w:lineRule="auto"/>
        <w:rPr>
          <w:rFonts w:ascii="Times New Roman" w:eastAsia="Times New Roman" w:hAnsi="Times New Roman" w:cs="Times New Roman"/>
          <w:lang w:eastAsia="zh-CN"/>
        </w:rPr>
      </w:pPr>
    </w:p>
    <w:p w14:paraId="45384B0F" w14:textId="77777777" w:rsidR="002E3AE0" w:rsidRPr="004F3A2F" w:rsidRDefault="002E3AE0" w:rsidP="002E3AE0">
      <w:pPr>
        <w:pStyle w:val="Normal1"/>
        <w:rPr>
          <w:rFonts w:ascii="Times New Roman" w:hAnsi="Times New Roman" w:cs="Times New Roman"/>
          <w:b/>
          <w:sz w:val="28"/>
          <w:szCs w:val="28"/>
        </w:rPr>
      </w:pPr>
    </w:p>
    <w:p w14:paraId="3ED3EE22" w14:textId="77777777" w:rsidR="00757A28" w:rsidRPr="004F3A2F" w:rsidRDefault="00757A28">
      <w:pPr>
        <w:rPr>
          <w:rFonts w:ascii="Times New Roman" w:hAnsi="Times New Roman" w:cs="Times New Roman"/>
          <w:b/>
          <w:sz w:val="28"/>
          <w:szCs w:val="28"/>
          <w:u w:val="single"/>
        </w:rPr>
      </w:pPr>
      <w:r w:rsidRPr="004F3A2F">
        <w:rPr>
          <w:rFonts w:ascii="Times New Roman" w:hAnsi="Times New Roman" w:cs="Times New Roman"/>
          <w:b/>
          <w:sz w:val="28"/>
          <w:szCs w:val="28"/>
          <w:u w:val="single"/>
        </w:rPr>
        <w:br w:type="page"/>
      </w:r>
    </w:p>
    <w:p w14:paraId="21F5F0E9" w14:textId="27A4241B" w:rsidR="00DD7549" w:rsidRPr="004F3A2F" w:rsidRDefault="00757A28">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Water extractions</w:t>
      </w:r>
    </w:p>
    <w:p w14:paraId="5F09DA2D" w14:textId="77777777" w:rsidR="005F5421" w:rsidRPr="004F3A2F" w:rsidRDefault="005F5421">
      <w:pPr>
        <w:pStyle w:val="Normal1"/>
        <w:rPr>
          <w:rFonts w:ascii="Times New Roman" w:hAnsi="Times New Roman" w:cs="Times New Roman"/>
          <w:b/>
          <w:sz w:val="28"/>
          <w:szCs w:val="28"/>
        </w:rPr>
      </w:pPr>
    </w:p>
    <w:p w14:paraId="7327E891" w14:textId="61C44C52" w:rsidR="00DD7549"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t>1</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Irrigation</w:t>
      </w:r>
    </w:p>
    <w:p w14:paraId="5D11FF48" w14:textId="643F7B59" w:rsidR="00DD7549" w:rsidRPr="004F3A2F" w:rsidRDefault="005F5421" w:rsidP="005F5421">
      <w:pPr>
        <w:pStyle w:val="Normal1"/>
        <w:ind w:firstLine="720"/>
        <w:rPr>
          <w:rFonts w:ascii="Times New Roman" w:hAnsi="Times New Roman" w:cs="Times New Roman"/>
          <w:b/>
          <w:sz w:val="28"/>
          <w:szCs w:val="28"/>
        </w:rPr>
      </w:pPr>
      <w:r w:rsidRPr="004F3A2F">
        <w:rPr>
          <w:rFonts w:ascii="Times New Roman" w:hAnsi="Times New Roman" w:cs="Times New Roman"/>
          <w:b/>
          <w:sz w:val="28"/>
          <w:szCs w:val="28"/>
        </w:rPr>
        <w:t>1</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.1 </w:t>
      </w:r>
      <w:r w:rsidR="00757A28" w:rsidRPr="004F3A2F">
        <w:rPr>
          <w:rFonts w:ascii="Times New Roman" w:hAnsi="Times New Roman" w:cs="Times New Roman"/>
          <w:b/>
          <w:sz w:val="28"/>
          <w:szCs w:val="28"/>
        </w:rPr>
        <w:t>Irrigation water demand</w:t>
      </w:r>
    </w:p>
    <w:p w14:paraId="12C6F1A8" w14:textId="1803DD4C" w:rsidR="00DD7549" w:rsidRPr="004F3A2F" w:rsidRDefault="00DD7549">
      <w:pPr>
        <w:pStyle w:val="Normal1"/>
        <w:rPr>
          <w:rFonts w:ascii="Times New Roman" w:hAnsi="Times New Roman" w:cs="Times New Roman"/>
        </w:rPr>
      </w:pPr>
    </w:p>
    <w:p w14:paraId="75317226" w14:textId="77777777" w:rsidR="00DD7549" w:rsidRPr="004F3A2F" w:rsidRDefault="00757A28">
      <w:pPr>
        <w:pStyle w:val="Normal1"/>
        <w:rPr>
          <w:rFonts w:ascii="Times New Roman" w:hAnsi="Times New Roman" w:cs="Times New Roman"/>
          <w:b/>
        </w:rPr>
      </w:pPr>
      <w:r w:rsidRPr="004F3A2F">
        <w:rPr>
          <w:rFonts w:ascii="Times New Roman" w:hAnsi="Times New Roman" w:cs="Times New Roman"/>
          <w:b/>
        </w:rPr>
        <w:t>Definitions:</w:t>
      </w:r>
    </w:p>
    <w:p w14:paraId="04F51DE2"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b/>
        </w:rPr>
        <w:t xml:space="preserve">Net irrigation water demand </w:t>
      </w:r>
      <w:r w:rsidRPr="004F3A2F">
        <w:rPr>
          <w:rFonts w:ascii="Times New Roman" w:hAnsi="Times New Roman" w:cs="Times New Roman"/>
        </w:rPr>
        <w:t>is the amount of water required by crops to achieve the crops’ potential evapotranspiration. In addition, net irrigation water demand includes the amount of water required to maintain flood levels within rice paddies.  Inefficiencies in the water delivery and application systems are not included.</w:t>
      </w:r>
    </w:p>
    <w:p w14:paraId="4A88272A"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64535BB5"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b/>
        </w:rPr>
        <w:t>Gross irrigation water demand</w:t>
      </w:r>
      <w:r w:rsidRPr="004F3A2F">
        <w:rPr>
          <w:rFonts w:ascii="Times New Roman" w:hAnsi="Times New Roman" w:cs="Times New Roman"/>
        </w:rPr>
        <w:t xml:space="preserve"> is the amount of water required to meet net irrigation demand, plus the water lost through inefficiencies in water delivery and application.</w:t>
      </w:r>
    </w:p>
    <w:p w14:paraId="6CF22CB5"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21AA028F"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b/>
        </w:rPr>
        <w:t xml:space="preserve">Net irrigation water </w:t>
      </w:r>
      <w:r w:rsidRPr="004F3A2F">
        <w:rPr>
          <w:rFonts w:ascii="Times New Roman" w:hAnsi="Times New Roman" w:cs="Times New Roman"/>
        </w:rPr>
        <w:t>is the amount of irrigation water used by crops, not including losses due to inefficiencies.  This water volume is less than net irrigation water demand when the demand is not completely fulfilled.</w:t>
      </w:r>
    </w:p>
    <w:p w14:paraId="1230E385"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7895284D"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b/>
        </w:rPr>
        <w:t xml:space="preserve">Gross irrigation water </w:t>
      </w:r>
      <w:r w:rsidRPr="004F3A2F">
        <w:rPr>
          <w:rFonts w:ascii="Times New Roman" w:hAnsi="Times New Roman" w:cs="Times New Roman"/>
        </w:rPr>
        <w:t xml:space="preserve">is the amount of irrigation water used by crops, </w:t>
      </w:r>
      <w:r w:rsidRPr="004F3A2F">
        <w:rPr>
          <w:rFonts w:ascii="Times New Roman" w:hAnsi="Times New Roman" w:cs="Times New Roman"/>
          <w:i/>
        </w:rPr>
        <w:t>including</w:t>
      </w:r>
      <w:r w:rsidRPr="004F3A2F">
        <w:rPr>
          <w:rFonts w:ascii="Times New Roman" w:hAnsi="Times New Roman" w:cs="Times New Roman"/>
        </w:rPr>
        <w:t xml:space="preserve"> losses due to inefficiencies. This water volume is less than gross irrigation water demand when the demand is not completely fulfilled.</w:t>
      </w:r>
    </w:p>
    <w:p w14:paraId="0D37FAA7"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In WBM, crops extract water from the soil moisture pool each day of the crop’s growing season.  Given sufficient water in the soil moisture pool, the amount of water used by each crop is the crop potential evapotranspiration, </w:t>
      </w:r>
      <w:r w:rsidRPr="004F3A2F">
        <w:rPr>
          <w:rFonts w:ascii="Times New Roman" w:hAnsi="Times New Roman" w:cs="Times New Roman"/>
          <w:i/>
        </w:rPr>
        <w:t xml:space="preserve">PETc </w:t>
      </w:r>
      <w:r w:rsidRPr="004F3A2F">
        <w:rPr>
          <w:rFonts w:ascii="Times New Roman" w:hAnsi="Times New Roman" w:cs="Times New Roman"/>
        </w:rPr>
        <w:t>[mm]:</w:t>
      </w:r>
    </w:p>
    <w:p w14:paraId="379782B4"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4A7E0968" w14:textId="664FA791" w:rsidR="00DD7549" w:rsidRPr="004F3A2F" w:rsidRDefault="00757A28">
      <w:pPr>
        <w:pStyle w:val="Normal1"/>
        <w:rPr>
          <w:rFonts w:ascii="Times New Roman" w:hAnsi="Times New Roman" w:cs="Times New Roman"/>
        </w:rPr>
      </w:pPr>
      <w:r w:rsidRPr="004F3A2F">
        <w:rPr>
          <w:rFonts w:ascii="Times New Roman" w:hAnsi="Times New Roman" w:cs="Times New Roman"/>
          <w:noProof/>
          <w:lang w:val="en-US"/>
        </w:rPr>
        <w:drawing>
          <wp:inline distT="19050" distB="19050" distL="19050" distR="19050" wp14:anchorId="787B94FC" wp14:editId="2173E287">
            <wp:extent cx="1104900" cy="152400"/>
            <wp:effectExtent l="0" t="0" r="0" b="0"/>
            <wp:docPr id="3" name="image3.png" descr="&lt;math xmlns=&quot;http://www.w3.org/1998/Math/MathML&quot;&gt;&lt;mi&gt;P&lt;/mi&gt;&lt;mi&gt;E&lt;/mi&gt;&lt;msub&gt;&lt;mi&gt;T&lt;/mi&gt;&lt;mi&gt;c&lt;/mi&gt;&lt;/msub&gt;&lt;mo&gt;=&lt;/mo&gt;&lt;msub&gt;&lt;mi&gt;k&lt;/mi&gt;&lt;mi&gt;c&lt;/mi&gt;&lt;/msub&gt;&lt;mo&gt;&amp;#xB7;&lt;/mo&gt;&lt;mo&gt;&amp;#xA0;&lt;/mo&gt;&lt;mi&gt;P&lt;/mi&gt;&lt;mi&gt;E&lt;/mi&gt;&lt;msub&gt;&lt;mi&gt;T&lt;/mi&gt;&lt;mn&gt;0&lt;/mn&gt;&lt;/msub&gt;&lt;/math&gt;"/>
            <wp:cNvGraphicFramePr/>
            <a:graphic xmlns:a="http://schemas.openxmlformats.org/drawingml/2006/main">
              <a:graphicData uri="http://schemas.openxmlformats.org/drawingml/2006/picture">
                <pic:pic xmlns:pic="http://schemas.openxmlformats.org/drawingml/2006/picture">
                  <pic:nvPicPr>
                    <pic:cNvPr id="0" name="image3.png" descr="&lt;math xmlns=&quot;http://www.w3.org/1998/Math/MathML&quot;&gt;&lt;mi&gt;P&lt;/mi&gt;&lt;mi&gt;E&lt;/mi&gt;&lt;msub&gt;&lt;mi&gt;T&lt;/mi&gt;&lt;mi&gt;c&lt;/mi&gt;&lt;/msub&gt;&lt;mo&gt;=&lt;/mo&gt;&lt;msub&gt;&lt;mi&gt;k&lt;/mi&gt;&lt;mi&gt;c&lt;/mi&gt;&lt;/msub&gt;&lt;mo&gt;&amp;#xB7;&lt;/mo&gt;&lt;mo&gt;&amp;#xA0;&lt;/mo&gt;&lt;mi&gt;P&lt;/mi&gt;&lt;mi&gt;E&lt;/mi&gt;&lt;msub&gt;&lt;mi&gt;T&lt;/mi&gt;&lt;mn&gt;0&lt;/mn&gt;&lt;/msub&gt;&lt;/math&gt;"/>
                    <pic:cNvPicPr preferRelativeResize="0"/>
                  </pic:nvPicPr>
                  <pic:blipFill>
                    <a:blip r:embed="rId36"/>
                    <a:srcRect/>
                    <a:stretch>
                      <a:fillRect/>
                    </a:stretch>
                  </pic:blipFill>
                  <pic:spPr>
                    <a:xfrm>
                      <a:off x="0" y="0"/>
                      <a:ext cx="1104900" cy="152400"/>
                    </a:xfrm>
                    <a:prstGeom prst="rect">
                      <a:avLst/>
                    </a:prstGeom>
                    <a:ln/>
                  </pic:spPr>
                </pic:pic>
              </a:graphicData>
            </a:graphic>
          </wp:inline>
        </w:drawing>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.1-1)</w:t>
      </w:r>
    </w:p>
    <w:p w14:paraId="603BC8B3"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708F66C6"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PET</w:t>
      </w:r>
      <w:r w:rsidRPr="004F3A2F">
        <w:rPr>
          <w:rFonts w:ascii="Times New Roman" w:hAnsi="Times New Roman" w:cs="Times New Roman"/>
          <w:i/>
          <w:vertAlign w:val="subscript"/>
        </w:rPr>
        <w:t xml:space="preserve">0 </w:t>
      </w:r>
      <w:r w:rsidRPr="004F3A2F">
        <w:rPr>
          <w:rFonts w:ascii="Times New Roman" w:hAnsi="Times New Roman" w:cs="Times New Roman"/>
        </w:rPr>
        <w:t xml:space="preserve">[mm] is a reference evapotranspiration, and </w:t>
      </w:r>
      <w:r w:rsidRPr="004F3A2F">
        <w:rPr>
          <w:rFonts w:ascii="Times New Roman" w:hAnsi="Times New Roman" w:cs="Times New Roman"/>
          <w:i/>
        </w:rPr>
        <w:t>k</w:t>
      </w:r>
      <w:r w:rsidRPr="004F3A2F">
        <w:rPr>
          <w:rFonts w:ascii="Times New Roman" w:hAnsi="Times New Roman" w:cs="Times New Roman"/>
          <w:i/>
          <w:vertAlign w:val="subscript"/>
        </w:rPr>
        <w:t>c</w:t>
      </w:r>
      <w:r w:rsidRPr="004F3A2F">
        <w:rPr>
          <w:rFonts w:ascii="Times New Roman" w:hAnsi="Times New Roman" w:cs="Times New Roman"/>
        </w:rPr>
        <w:t xml:space="preserve"> [-] is a crop-specific, time-varying scalar.  This method follows the FAO-recommended crop-modeling methodology outlined in Allen et al (1998).  Here, we use the Penman-Monteith method for estimating </w:t>
      </w:r>
      <w:r w:rsidRPr="004F3A2F">
        <w:rPr>
          <w:rFonts w:ascii="Times New Roman" w:hAnsi="Times New Roman" w:cs="Times New Roman"/>
          <w:i/>
        </w:rPr>
        <w:t>PET</w:t>
      </w:r>
      <w:r w:rsidRPr="004F3A2F">
        <w:rPr>
          <w:rFonts w:ascii="Times New Roman" w:hAnsi="Times New Roman" w:cs="Times New Roman"/>
          <w:i/>
          <w:vertAlign w:val="subscript"/>
        </w:rPr>
        <w:t>0</w:t>
      </w:r>
      <w:r w:rsidRPr="004F3A2F">
        <w:rPr>
          <w:rFonts w:ascii="Times New Roman" w:hAnsi="Times New Roman" w:cs="Times New Roman"/>
        </w:rPr>
        <w:t xml:space="preserve"> (Allen et al, 1998).</w:t>
      </w:r>
    </w:p>
    <w:p w14:paraId="48669B69"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2364F120"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If soil moisture levels fall below a crop-specific threshold, </w:t>
      </w:r>
      <w:r w:rsidRPr="004F3A2F">
        <w:rPr>
          <w:rFonts w:ascii="Times New Roman" w:hAnsi="Times New Roman" w:cs="Times New Roman"/>
          <w:i/>
        </w:rPr>
        <w:t>SMT</w:t>
      </w:r>
      <w:r w:rsidRPr="004F3A2F">
        <w:rPr>
          <w:rFonts w:ascii="Times New Roman" w:hAnsi="Times New Roman" w:cs="Times New Roman"/>
          <w:i/>
          <w:vertAlign w:val="subscript"/>
        </w:rPr>
        <w:t xml:space="preserve">c </w:t>
      </w:r>
      <w:r w:rsidRPr="004F3A2F">
        <w:rPr>
          <w:rFonts w:ascii="Times New Roman" w:hAnsi="Times New Roman" w:cs="Times New Roman"/>
        </w:rPr>
        <w:t xml:space="preserve">[mm], then irrigation water is called for.  Soil moisture threshold </w:t>
      </w:r>
      <w:r w:rsidRPr="004F3A2F">
        <w:rPr>
          <w:rFonts w:ascii="Times New Roman" w:hAnsi="Times New Roman" w:cs="Times New Roman"/>
          <w:i/>
        </w:rPr>
        <w:t>SMT</w:t>
      </w:r>
      <w:r w:rsidRPr="004F3A2F">
        <w:rPr>
          <w:rFonts w:ascii="Times New Roman" w:hAnsi="Times New Roman" w:cs="Times New Roman"/>
          <w:i/>
          <w:vertAlign w:val="subscript"/>
        </w:rPr>
        <w:t>c</w:t>
      </w:r>
      <w:r w:rsidRPr="004F3A2F">
        <w:rPr>
          <w:rFonts w:ascii="Times New Roman" w:hAnsi="Times New Roman" w:cs="Times New Roman"/>
        </w:rPr>
        <w:t xml:space="preserve"> for crop </w:t>
      </w:r>
      <w:r w:rsidRPr="004F3A2F">
        <w:rPr>
          <w:rFonts w:ascii="Times New Roman" w:hAnsi="Times New Roman" w:cs="Times New Roman"/>
          <w:i/>
        </w:rPr>
        <w:t>c</w:t>
      </w:r>
      <w:r w:rsidRPr="004F3A2F">
        <w:rPr>
          <w:rFonts w:ascii="Times New Roman" w:hAnsi="Times New Roman" w:cs="Times New Roman"/>
        </w:rPr>
        <w:t xml:space="preserve"> is:</w:t>
      </w:r>
    </w:p>
    <w:p w14:paraId="72831444"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29AD6506" w14:textId="6DC419AC"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r w:rsidRPr="004F3A2F">
        <w:rPr>
          <w:rFonts w:ascii="Times New Roman" w:hAnsi="Times New Roman" w:cs="Times New Roman"/>
          <w:noProof/>
          <w:lang w:val="en-US"/>
        </w:rPr>
        <w:drawing>
          <wp:inline distT="19050" distB="19050" distL="19050" distR="19050" wp14:anchorId="4619EB08" wp14:editId="75C628F6">
            <wp:extent cx="1752600" cy="177800"/>
            <wp:effectExtent l="0" t="0" r="0" b="0"/>
            <wp:docPr id="2" name="image5.png" descr="&lt;math xmlns=&quot;http://www.w3.org/1998/Math/MathML&quot;&gt;&lt;mi&gt;S&lt;/mi&gt;&lt;mi&gt;M&lt;/mi&gt;&lt;msub&gt;&lt;mi&gt;T&lt;/mi&gt;&lt;mi&gt;c&lt;/mi&gt;&lt;/msub&gt;&lt;mo&gt;=&lt;/mo&gt;&lt;mi&gt;C&lt;/mi&gt;&lt;mi&gt;D&lt;/mi&gt;&lt;msub&gt;&lt;mi&gt;F&lt;/mi&gt;&lt;mi&gt;c&lt;/mi&gt;&lt;/msub&gt;&lt;mo&gt;&amp;#xB7;&lt;/mo&gt;&lt;mi&gt;R&lt;/mi&gt;&lt;msub&gt;&lt;mi&gt;D&lt;/mi&gt;&lt;mi&gt;c&lt;/mi&gt;&lt;/msub&gt;&lt;mo&gt;&amp;#xB7;&lt;/mo&gt;&lt;mi&gt;A&lt;/mi&gt;&lt;msub&gt;&lt;mi&gt;W&lt;/mi&gt;&lt;mrow&gt;&lt;mi&gt;c&lt;/mi&gt;&lt;mi&gt;a&lt;/mi&gt;&lt;mi&gt;p&lt;/mi&gt;&lt;/mrow&gt;&lt;/msub&gt;&lt;/math&gt;"/>
            <wp:cNvGraphicFramePr/>
            <a:graphic xmlns:a="http://schemas.openxmlformats.org/drawingml/2006/main">
              <a:graphicData uri="http://schemas.openxmlformats.org/drawingml/2006/picture">
                <pic:pic xmlns:pic="http://schemas.openxmlformats.org/drawingml/2006/picture">
                  <pic:nvPicPr>
                    <pic:cNvPr id="0" name="image5.png" descr="&lt;math xmlns=&quot;http://www.w3.org/1998/Math/MathML&quot;&gt;&lt;mi&gt;S&lt;/mi&gt;&lt;mi&gt;M&lt;/mi&gt;&lt;msub&gt;&lt;mi&gt;T&lt;/mi&gt;&lt;mi&gt;c&lt;/mi&gt;&lt;/msub&gt;&lt;mo&gt;=&lt;/mo&gt;&lt;mi&gt;C&lt;/mi&gt;&lt;mi&gt;D&lt;/mi&gt;&lt;msub&gt;&lt;mi&gt;F&lt;/mi&gt;&lt;mi&gt;c&lt;/mi&gt;&lt;/msub&gt;&lt;mo&gt;&amp;#xB7;&lt;/mo&gt;&lt;mi&gt;R&lt;/mi&gt;&lt;msub&gt;&lt;mi&gt;D&lt;/mi&gt;&lt;mi&gt;c&lt;/mi&gt;&lt;/msub&gt;&lt;mo&gt;&amp;#xB7;&lt;/mo&gt;&lt;mi&gt;A&lt;/mi&gt;&lt;msub&gt;&lt;mi&gt;W&lt;/mi&gt;&lt;mrow&gt;&lt;mi&gt;c&lt;/mi&gt;&lt;mi&gt;a&lt;/mi&gt;&lt;mi&gt;p&lt;/mi&gt;&lt;/mrow&gt;&lt;/msub&gt;&lt;/math&gt;"/>
                    <pic:cNvPicPr preferRelativeResize="0"/>
                  </pic:nvPicPr>
                  <pic:blipFill>
                    <a:blip r:embed="rId37"/>
                    <a:srcRect/>
                    <a:stretch>
                      <a:fillRect/>
                    </a:stretch>
                  </pic:blipFill>
                  <pic:spPr>
                    <a:xfrm>
                      <a:off x="0" y="0"/>
                      <a:ext cx="1752600" cy="177800"/>
                    </a:xfrm>
                    <a:prstGeom prst="rect">
                      <a:avLst/>
                    </a:prstGeom>
                    <a:ln/>
                  </pic:spPr>
                </pic:pic>
              </a:graphicData>
            </a:graphic>
          </wp:inline>
        </w:drawing>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.1-2)</w:t>
      </w:r>
    </w:p>
    <w:p w14:paraId="7C095571"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0D1FCE15"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CDF</w:t>
      </w:r>
      <w:r w:rsidRPr="004F3A2F">
        <w:rPr>
          <w:rFonts w:ascii="Times New Roman" w:hAnsi="Times New Roman" w:cs="Times New Roman"/>
          <w:i/>
          <w:vertAlign w:val="subscript"/>
        </w:rPr>
        <w:t>c</w:t>
      </w:r>
      <w:r w:rsidRPr="004F3A2F">
        <w:rPr>
          <w:rFonts w:ascii="Times New Roman" w:hAnsi="Times New Roman" w:cs="Times New Roman"/>
        </w:rPr>
        <w:t xml:space="preserve"> [-] is a crop depletion factor, </w:t>
      </w:r>
      <w:r w:rsidRPr="004F3A2F">
        <w:rPr>
          <w:rFonts w:ascii="Times New Roman" w:hAnsi="Times New Roman" w:cs="Times New Roman"/>
          <w:i/>
        </w:rPr>
        <w:t>RD</w:t>
      </w:r>
      <w:r w:rsidRPr="004F3A2F">
        <w:rPr>
          <w:rFonts w:ascii="Times New Roman" w:hAnsi="Times New Roman" w:cs="Times New Roman"/>
          <w:i/>
          <w:vertAlign w:val="subscript"/>
        </w:rPr>
        <w:t>c</w:t>
      </w:r>
      <w:r w:rsidRPr="004F3A2F">
        <w:rPr>
          <w:rFonts w:ascii="Times New Roman" w:hAnsi="Times New Roman" w:cs="Times New Roman"/>
        </w:rPr>
        <w:t xml:space="preserve"> [mm] is the crop’s root depth, and </w:t>
      </w:r>
      <w:r w:rsidRPr="004F3A2F">
        <w:rPr>
          <w:rFonts w:ascii="Times New Roman" w:hAnsi="Times New Roman" w:cs="Times New Roman"/>
          <w:i/>
        </w:rPr>
        <w:t>AWcap</w:t>
      </w:r>
      <w:r w:rsidRPr="004F3A2F">
        <w:rPr>
          <w:rFonts w:ascii="Times New Roman" w:hAnsi="Times New Roman" w:cs="Times New Roman"/>
        </w:rPr>
        <w:t xml:space="preserve"> [-] is the soil’s available water capacity.</w:t>
      </w:r>
    </w:p>
    <w:p w14:paraId="1831C330"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4819CDD2"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When soil moisture is below </w:t>
      </w:r>
      <w:r w:rsidRPr="004F3A2F">
        <w:rPr>
          <w:rFonts w:ascii="Times New Roman" w:hAnsi="Times New Roman" w:cs="Times New Roman"/>
          <w:i/>
        </w:rPr>
        <w:t>SMT</w:t>
      </w:r>
      <w:r w:rsidRPr="004F3A2F">
        <w:rPr>
          <w:rFonts w:ascii="Times New Roman" w:hAnsi="Times New Roman" w:cs="Times New Roman"/>
          <w:i/>
          <w:vertAlign w:val="subscript"/>
        </w:rPr>
        <w:t>c</w:t>
      </w:r>
      <w:r w:rsidRPr="004F3A2F">
        <w:rPr>
          <w:rFonts w:ascii="Times New Roman" w:hAnsi="Times New Roman" w:cs="Times New Roman"/>
        </w:rPr>
        <w:t xml:space="preserve">, then the time step’s net irrigation water demand, </w:t>
      </w:r>
      <w:r w:rsidRPr="004F3A2F">
        <w:rPr>
          <w:rFonts w:ascii="Times New Roman" w:hAnsi="Times New Roman" w:cs="Times New Roman"/>
          <w:i/>
        </w:rPr>
        <w:t>I</w:t>
      </w:r>
      <w:r w:rsidRPr="004F3A2F">
        <w:rPr>
          <w:rFonts w:ascii="Times New Roman" w:hAnsi="Times New Roman" w:cs="Times New Roman"/>
          <w:i/>
          <w:vertAlign w:val="subscript"/>
        </w:rPr>
        <w:t>net,t</w:t>
      </w:r>
      <w:r w:rsidRPr="004F3A2F">
        <w:rPr>
          <w:rFonts w:ascii="Times New Roman" w:hAnsi="Times New Roman" w:cs="Times New Roman"/>
        </w:rPr>
        <w:t>, is the difference between the current soil moisture and field capacity:</w:t>
      </w:r>
    </w:p>
    <w:p w14:paraId="20F9D2C6"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2B17B578" w14:textId="7A9AF4B8" w:rsidR="00DD7549" w:rsidRPr="004F3A2F" w:rsidRDefault="00757A28">
      <w:pPr>
        <w:pStyle w:val="Normal1"/>
        <w:rPr>
          <w:rFonts w:ascii="Times New Roman" w:hAnsi="Times New Roman" w:cs="Times New Roman"/>
        </w:rPr>
      </w:pPr>
      <w:r w:rsidRPr="004F3A2F">
        <w:rPr>
          <w:rFonts w:ascii="Times New Roman" w:hAnsi="Times New Roman" w:cs="Times New Roman"/>
        </w:rPr>
        <w:lastRenderedPageBreak/>
        <w:t xml:space="preserve"> </w:t>
      </w:r>
      <w:r w:rsidRPr="004F3A2F">
        <w:rPr>
          <w:rFonts w:ascii="Times New Roman" w:hAnsi="Times New Roman" w:cs="Times New Roman"/>
          <w:noProof/>
          <w:lang w:val="en-US"/>
        </w:rPr>
        <w:drawing>
          <wp:inline distT="19050" distB="19050" distL="19050" distR="19050" wp14:anchorId="08629EDD" wp14:editId="4E1E4FFD">
            <wp:extent cx="2400300" cy="546100"/>
            <wp:effectExtent l="0" t="0" r="0" b="0"/>
            <wp:docPr id="7" name="image10.png" descr="&lt;math xmlns=&quot;http://www.w3.org/1998/Math/MathML&quot;&gt;&lt;msub&gt;&lt;mi&gt;I&lt;/mi&gt;&lt;mrow&gt;&lt;mi&gt;n&lt;/mi&gt;&lt;mi&gt;e&lt;/mi&gt;&lt;mi&gt;t&lt;/mi&gt;&lt;mo&gt;,&lt;/mo&gt;&lt;mi&gt;t&lt;/mi&gt;&lt;/mrow&gt;&lt;/msub&gt;&lt;mo&gt;=&lt;/mo&gt;&lt;mfenced open=&quot;{&quot; close=&quot;&quot;&gt;&lt;mtable columnalign=&quot;left&quot;&gt;&lt;mtr&gt;&lt;mtd&gt;&lt;mi&gt;F&lt;/mi&gt;&lt;mi&gt;c&lt;/mi&gt;&lt;mi&gt;a&lt;/mi&gt;&lt;mi&gt;p&lt;/mi&gt;&lt;mo&gt;&amp;#xA0;&lt;/mo&gt;&lt;mo&gt;-&lt;/mo&gt;&lt;mi&gt;S&lt;/mi&gt;&lt;msub&gt;&lt;mi&gt;M&lt;/mi&gt;&lt;mi&gt;t&lt;/mi&gt;&lt;/msub&gt;&lt;mo&gt;&amp;#xA0;&lt;/mo&gt;&lt;mi&gt;i&lt;/mi&gt;&lt;mi&gt;f&lt;/mi&gt;&lt;mo&gt;&amp;#xA0;&lt;/mo&gt;&lt;mi&gt;S&lt;/mi&gt;&lt;msub&gt;&lt;mi&gt;M&lt;/mi&gt;&lt;mi&gt;t&lt;/mi&gt;&lt;/msub&gt;&lt;mo&gt;&amp;#x2264;&lt;/mo&gt;&lt;mi&gt;S&lt;/mi&gt;&lt;mi&gt;M&lt;/mi&gt;&lt;msub&gt;&lt;mi&gt;T&lt;/mi&gt;&lt;mi&gt;c&lt;/mi&gt;&lt;/msub&gt;&lt;/mtd&gt;&lt;/mtr&gt;&lt;mtr&gt;&lt;mtd&gt;&lt;mn&gt;0&lt;/mn&gt;&lt;mo&gt;&amp;#xA0;&lt;/mo&gt;&lt;mi&gt;i&lt;/mi&gt;&lt;mi&gt;f&lt;/mi&gt;&lt;mo&gt;&amp;#xA0;&lt;/mo&gt;&lt;mi&gt;S&lt;/mi&gt;&lt;msub&gt;&lt;mi&gt;M&lt;/mi&gt;&lt;mi&gt;T&lt;/mi&gt;&lt;/msub&gt;&lt;mo&gt;&amp;gt;&lt;/mo&gt;&lt;mi&gt;S&lt;/mi&gt;&lt;mi&gt;M&lt;/mi&gt;&lt;msub&gt;&lt;mi&gt;T&lt;/mi&gt;&lt;mi&gt;c&lt;/mi&gt;&lt;/msub&gt;&lt;/mtd&gt;&lt;/mtr&gt;&lt;/mtable&gt;&lt;/mfenced&gt;&lt;/math&gt;"/>
            <wp:cNvGraphicFramePr/>
            <a:graphic xmlns:a="http://schemas.openxmlformats.org/drawingml/2006/main">
              <a:graphicData uri="http://schemas.openxmlformats.org/drawingml/2006/picture">
                <pic:pic xmlns:pic="http://schemas.openxmlformats.org/drawingml/2006/picture">
                  <pic:nvPicPr>
                    <pic:cNvPr id="0" name="image10.png" descr="&lt;math xmlns=&quot;http://www.w3.org/1998/Math/MathML&quot;&gt;&lt;msub&gt;&lt;mi&gt;I&lt;/mi&gt;&lt;mrow&gt;&lt;mi&gt;n&lt;/mi&gt;&lt;mi&gt;e&lt;/mi&gt;&lt;mi&gt;t&lt;/mi&gt;&lt;mo&gt;,&lt;/mo&gt;&lt;mi&gt;t&lt;/mi&gt;&lt;/mrow&gt;&lt;/msub&gt;&lt;mo&gt;=&lt;/mo&gt;&lt;mfenced open=&quot;{&quot; close=&quot;&quot;&gt;&lt;mtable columnalign=&quot;left&quot;&gt;&lt;mtr&gt;&lt;mtd&gt;&lt;mi&gt;F&lt;/mi&gt;&lt;mi&gt;c&lt;/mi&gt;&lt;mi&gt;a&lt;/mi&gt;&lt;mi&gt;p&lt;/mi&gt;&lt;mo&gt;&amp;#xA0;&lt;/mo&gt;&lt;mo&gt;-&lt;/mo&gt;&lt;mi&gt;S&lt;/mi&gt;&lt;msub&gt;&lt;mi&gt;M&lt;/mi&gt;&lt;mi&gt;t&lt;/mi&gt;&lt;/msub&gt;&lt;mo&gt;&amp;#xA0;&lt;/mo&gt;&lt;mi&gt;i&lt;/mi&gt;&lt;mi&gt;f&lt;/mi&gt;&lt;mo&gt;&amp;#xA0;&lt;/mo&gt;&lt;mi&gt;S&lt;/mi&gt;&lt;msub&gt;&lt;mi&gt;M&lt;/mi&gt;&lt;mi&gt;t&lt;/mi&gt;&lt;/msub&gt;&lt;mo&gt;&amp;#x2264;&lt;/mo&gt;&lt;mi&gt;S&lt;/mi&gt;&lt;mi&gt;M&lt;/mi&gt;&lt;msub&gt;&lt;mi&gt;T&lt;/mi&gt;&lt;mi&gt;c&lt;/mi&gt;&lt;/msub&gt;&lt;/mtd&gt;&lt;/mtr&gt;&lt;mtr&gt;&lt;mtd&gt;&lt;mn&gt;0&lt;/mn&gt;&lt;mo&gt;&amp;#xA0;&lt;/mo&gt;&lt;mi&gt;i&lt;/mi&gt;&lt;mi&gt;f&lt;/mi&gt;&lt;mo&gt;&amp;#xA0;&lt;/mo&gt;&lt;mi&gt;S&lt;/mi&gt;&lt;msub&gt;&lt;mi&gt;M&lt;/mi&gt;&lt;mi&gt;T&lt;/mi&gt;&lt;/msub&gt;&lt;mo&gt;&amp;gt;&lt;/mo&gt;&lt;mi&gt;S&lt;/mi&gt;&lt;mi&gt;M&lt;/mi&gt;&lt;msub&gt;&lt;mi&gt;T&lt;/mi&gt;&lt;mi&gt;c&lt;/mi&gt;&lt;/msub&gt;&lt;/mtd&gt;&lt;/mtr&gt;&lt;/mtable&gt;&lt;/mfenced&gt;&lt;/math&gt;"/>
                    <pic:cNvPicPr preferRelativeResize="0"/>
                  </pic:nvPicPr>
                  <pic:blipFill>
                    <a:blip r:embed="rId38"/>
                    <a:srcRect/>
                    <a:stretch>
                      <a:fillRect/>
                    </a:stretch>
                  </pic:blipFill>
                  <pic:spPr>
                    <a:xfrm>
                      <a:off x="0" y="0"/>
                      <a:ext cx="2400300" cy="546100"/>
                    </a:xfrm>
                    <a:prstGeom prst="rect">
                      <a:avLst/>
                    </a:prstGeom>
                    <a:ln/>
                  </pic:spPr>
                </pic:pic>
              </a:graphicData>
            </a:graphic>
          </wp:inline>
        </w:drawing>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.1-3)</w:t>
      </w:r>
    </w:p>
    <w:p w14:paraId="479997A2"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6A5AEFED"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i/>
        </w:rPr>
        <w:t>Fcap</w:t>
      </w:r>
      <w:r w:rsidRPr="004F3A2F">
        <w:rPr>
          <w:rFonts w:ascii="Times New Roman" w:hAnsi="Times New Roman" w:cs="Times New Roman"/>
          <w:i/>
          <w:vertAlign w:val="subscript"/>
        </w:rPr>
        <w:t xml:space="preserve"> </w:t>
      </w:r>
      <w:r w:rsidRPr="004F3A2F">
        <w:rPr>
          <w:rFonts w:ascii="Times New Roman" w:hAnsi="Times New Roman" w:cs="Times New Roman"/>
        </w:rPr>
        <w:t xml:space="preserve">[mm] is the soil’s field capacity, and </w:t>
      </w:r>
      <w:r w:rsidRPr="004F3A2F">
        <w:rPr>
          <w:rFonts w:ascii="Times New Roman" w:hAnsi="Times New Roman" w:cs="Times New Roman"/>
          <w:i/>
        </w:rPr>
        <w:t>SM</w:t>
      </w:r>
      <w:r w:rsidRPr="004F3A2F">
        <w:rPr>
          <w:rFonts w:ascii="Times New Roman" w:hAnsi="Times New Roman" w:cs="Times New Roman"/>
          <w:i/>
          <w:vertAlign w:val="subscript"/>
        </w:rPr>
        <w:t xml:space="preserve">t </w:t>
      </w:r>
      <w:r w:rsidRPr="004F3A2F">
        <w:rPr>
          <w:rFonts w:ascii="Times New Roman" w:hAnsi="Times New Roman" w:cs="Times New Roman"/>
        </w:rPr>
        <w:t xml:space="preserve">[mm] is the soil moisture at time t.  Annual net irrigation water demand is the sum of all daily net irrigation water demands through the year. </w:t>
      </w:r>
    </w:p>
    <w:p w14:paraId="3DB33B47"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1FF5E704" w14:textId="77777777" w:rsidR="00DD7549" w:rsidRPr="004F3A2F" w:rsidRDefault="00757A28">
      <w:pPr>
        <w:pStyle w:val="Normal1"/>
        <w:rPr>
          <w:rFonts w:ascii="Times New Roman" w:hAnsi="Times New Roman" w:cs="Times New Roman"/>
          <w:i/>
        </w:rPr>
      </w:pPr>
      <w:r w:rsidRPr="004F3A2F">
        <w:rPr>
          <w:rFonts w:ascii="Times New Roman" w:hAnsi="Times New Roman" w:cs="Times New Roman"/>
          <w:i/>
        </w:rPr>
        <w:t>Alternative irrigation water demand method:</w:t>
      </w:r>
    </w:p>
    <w:p w14:paraId="37AC3E39"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Instead of using the crop-specific soil moisture threshold, WBM can be set to a “daily irrigation” mode, in which irrigation water demand, </w:t>
      </w:r>
      <w:r w:rsidRPr="004F3A2F">
        <w:rPr>
          <w:rFonts w:ascii="Times New Roman" w:hAnsi="Times New Roman" w:cs="Times New Roman"/>
          <w:i/>
        </w:rPr>
        <w:t>I</w:t>
      </w:r>
      <w:r w:rsidRPr="004F3A2F">
        <w:rPr>
          <w:rFonts w:ascii="Times New Roman" w:hAnsi="Times New Roman" w:cs="Times New Roman"/>
          <w:i/>
          <w:vertAlign w:val="subscript"/>
        </w:rPr>
        <w:t>net,t</w:t>
      </w:r>
      <w:r w:rsidRPr="004F3A2F">
        <w:rPr>
          <w:rFonts w:ascii="Times New Roman" w:hAnsi="Times New Roman" w:cs="Times New Roman"/>
        </w:rPr>
        <w:t>, is equal to the difference between soil moisture content and field capacity each day:</w:t>
      </w:r>
    </w:p>
    <w:p w14:paraId="65DBEC44"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4103EB8F" w14:textId="1F0E0574" w:rsidR="00DD7549" w:rsidRPr="004F3A2F" w:rsidRDefault="00757A28">
      <w:pPr>
        <w:pStyle w:val="Normal1"/>
        <w:rPr>
          <w:rFonts w:ascii="Times New Roman" w:hAnsi="Times New Roman" w:cs="Times New Roman"/>
        </w:rPr>
      </w:pPr>
      <w:r w:rsidRPr="004F3A2F">
        <w:rPr>
          <w:rFonts w:ascii="Times New Roman" w:hAnsi="Times New Roman" w:cs="Times New Roman"/>
          <w:noProof/>
          <w:lang w:val="en-US"/>
        </w:rPr>
        <w:drawing>
          <wp:inline distT="19050" distB="19050" distL="19050" distR="19050" wp14:anchorId="0C34192C" wp14:editId="7BEF8907">
            <wp:extent cx="1181100" cy="165100"/>
            <wp:effectExtent l="0" t="0" r="0" b="0"/>
            <wp:docPr id="6" name="image4.png" descr="&lt;math xmlns=&quot;http://www.w3.org/1998/Math/MathML&quot;&gt;&lt;msub&gt;&lt;mi&gt;I&lt;/mi&gt;&lt;mrow&gt;&lt;mi&gt;n&lt;/mi&gt;&lt;mi&gt;e&lt;/mi&gt;&lt;mi&gt;t&lt;/mi&gt;&lt;mo&gt;,&lt;/mo&gt;&lt;mi&gt;t&lt;/mi&gt;&lt;/mrow&gt;&lt;/msub&gt;&lt;mo&gt;=&lt;/mo&gt;&lt;mi&gt;F&lt;/mi&gt;&lt;mi&gt;c&lt;/mi&gt;&lt;mi&gt;a&lt;/mi&gt;&lt;mi&gt;p&lt;/mi&gt;&lt;mo&gt;-&lt;/mo&gt;&lt;mi&gt;S&lt;/mi&gt;&lt;msub&gt;&lt;mi&gt;M&lt;/mi&gt;&lt;mi&gt;t&lt;/mi&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I&lt;/mi&gt;&lt;mrow&gt;&lt;mi&gt;n&lt;/mi&gt;&lt;mi&gt;e&lt;/mi&gt;&lt;mi&gt;t&lt;/mi&gt;&lt;mo&gt;,&lt;/mo&gt;&lt;mi&gt;t&lt;/mi&gt;&lt;/mrow&gt;&lt;/msub&gt;&lt;mo&gt;=&lt;/mo&gt;&lt;mi&gt;F&lt;/mi&gt;&lt;mi&gt;c&lt;/mi&gt;&lt;mi&gt;a&lt;/mi&gt;&lt;mi&gt;p&lt;/mi&gt;&lt;mo&gt;-&lt;/mo&gt;&lt;mi&gt;S&lt;/mi&gt;&lt;msub&gt;&lt;mi&gt;M&lt;/mi&gt;&lt;mi&gt;t&lt;/mi&gt;&lt;/msub&gt;&lt;/math&gt;"/>
                    <pic:cNvPicPr preferRelativeResize="0"/>
                  </pic:nvPicPr>
                  <pic:blipFill>
                    <a:blip r:embed="rId39"/>
                    <a:srcRect/>
                    <a:stretch>
                      <a:fillRect/>
                    </a:stretch>
                  </pic:blipFill>
                  <pic:spPr>
                    <a:xfrm>
                      <a:off x="0" y="0"/>
                      <a:ext cx="1181100" cy="165100"/>
                    </a:xfrm>
                    <a:prstGeom prst="rect">
                      <a:avLst/>
                    </a:prstGeom>
                    <a:ln/>
                  </pic:spPr>
                </pic:pic>
              </a:graphicData>
            </a:graphic>
          </wp:inline>
        </w:drawing>
      </w:r>
      <w:r w:rsidR="005F5421" w:rsidRPr="004F3A2F">
        <w:rPr>
          <w:rFonts w:ascii="Times New Roman" w:hAnsi="Times New Roman" w:cs="Times New Roman"/>
        </w:rPr>
        <w:t xml:space="preserve"> </w:t>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w:t>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.1-4)</w:t>
      </w:r>
    </w:p>
    <w:p w14:paraId="4E709448"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4FF564FF" w14:textId="77777777" w:rsidR="00DD7549" w:rsidRPr="004F3A2F" w:rsidRDefault="00757A28">
      <w:pPr>
        <w:pStyle w:val="Normal1"/>
        <w:rPr>
          <w:rFonts w:ascii="Times New Roman" w:hAnsi="Times New Roman" w:cs="Times New Roman"/>
          <w:i/>
        </w:rPr>
      </w:pPr>
      <w:r w:rsidRPr="004F3A2F">
        <w:rPr>
          <w:rFonts w:ascii="Times New Roman" w:hAnsi="Times New Roman" w:cs="Times New Roman"/>
        </w:rPr>
        <w:t xml:space="preserve">This demand causes water to be extracted from water sources each day.  However, this water is then stored in a “virtual” storage pool until the soil moisture reaches the crop-specific soil moisture threshold </w:t>
      </w:r>
      <w:r w:rsidRPr="004F3A2F">
        <w:rPr>
          <w:rFonts w:ascii="Times New Roman" w:hAnsi="Times New Roman" w:cs="Times New Roman"/>
          <w:i/>
        </w:rPr>
        <w:t>SMT</w:t>
      </w:r>
      <w:r w:rsidRPr="004F3A2F">
        <w:rPr>
          <w:rFonts w:ascii="Times New Roman" w:hAnsi="Times New Roman" w:cs="Times New Roman"/>
          <w:i/>
          <w:vertAlign w:val="subscript"/>
        </w:rPr>
        <w:t>c</w:t>
      </w:r>
      <w:r w:rsidRPr="004F3A2F">
        <w:rPr>
          <w:rFonts w:ascii="Times New Roman" w:hAnsi="Times New Roman" w:cs="Times New Roman"/>
        </w:rPr>
        <w:t xml:space="preserve">; then water is moved from the virtual storage to the soil moisture pool.  </w:t>
      </w:r>
      <w:r w:rsidRPr="004F3A2F">
        <w:rPr>
          <w:rFonts w:ascii="Times New Roman" w:hAnsi="Times New Roman" w:cs="Times New Roman"/>
          <w:i/>
        </w:rPr>
        <w:t>This option was developed to solve the problem of requiring large amounts of water on the same day.  The daily method spreads the demand out.</w:t>
      </w:r>
    </w:p>
    <w:p w14:paraId="1430787C"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228AEB77"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For a given irrigation system efficiency, </w:t>
      </w:r>
      <w:r w:rsidRPr="004F3A2F">
        <w:rPr>
          <w:rFonts w:ascii="Times New Roman" w:hAnsi="Times New Roman" w:cs="Times New Roman"/>
          <w:i/>
        </w:rPr>
        <w:t>I</w:t>
      </w:r>
      <w:r w:rsidRPr="004F3A2F">
        <w:rPr>
          <w:rFonts w:ascii="Times New Roman" w:hAnsi="Times New Roman" w:cs="Times New Roman"/>
          <w:i/>
          <w:vertAlign w:val="subscript"/>
        </w:rPr>
        <w:t xml:space="preserve">eff </w:t>
      </w:r>
      <w:r w:rsidRPr="004F3A2F">
        <w:rPr>
          <w:rFonts w:ascii="Times New Roman" w:hAnsi="Times New Roman" w:cs="Times New Roman"/>
        </w:rPr>
        <w:t>[-], gross irrigation water demand,</w:t>
      </w:r>
      <w:r w:rsidRPr="004F3A2F">
        <w:rPr>
          <w:rFonts w:ascii="Times New Roman" w:hAnsi="Times New Roman" w:cs="Times New Roman"/>
          <w:i/>
        </w:rPr>
        <w:t xml:space="preserve"> I</w:t>
      </w:r>
      <w:r w:rsidRPr="004F3A2F">
        <w:rPr>
          <w:rFonts w:ascii="Times New Roman" w:hAnsi="Times New Roman" w:cs="Times New Roman"/>
          <w:i/>
          <w:vertAlign w:val="subscript"/>
        </w:rPr>
        <w:t xml:space="preserve">gross </w:t>
      </w:r>
      <w:r w:rsidRPr="004F3A2F">
        <w:rPr>
          <w:rFonts w:ascii="Times New Roman" w:hAnsi="Times New Roman" w:cs="Times New Roman"/>
        </w:rPr>
        <w:t>[mm] , is:</w:t>
      </w:r>
    </w:p>
    <w:p w14:paraId="4677F378"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02C42820" w14:textId="3EA71C06" w:rsidR="00DD7549" w:rsidRPr="004F3A2F" w:rsidRDefault="00757A28">
      <w:pPr>
        <w:pStyle w:val="Normal1"/>
        <w:rPr>
          <w:rFonts w:ascii="Times New Roman" w:hAnsi="Times New Roman" w:cs="Times New Roman"/>
        </w:rPr>
      </w:pPr>
      <w:r w:rsidRPr="004F3A2F">
        <w:rPr>
          <w:rFonts w:ascii="Times New Roman" w:hAnsi="Times New Roman" w:cs="Times New Roman"/>
          <w:noProof/>
          <w:lang w:val="en-US"/>
        </w:rPr>
        <w:drawing>
          <wp:inline distT="19050" distB="19050" distL="19050" distR="19050" wp14:anchorId="02710B98" wp14:editId="2F68D5DE">
            <wp:extent cx="901700" cy="431800"/>
            <wp:effectExtent l="0" t="0" r="0" b="0"/>
            <wp:docPr id="4" name="image6.png" descr="&lt;math xmlns=&quot;http://www.w3.org/1998/Math/MathML&quot;&gt;&lt;mi&gt;I&lt;/mi&gt;&lt;mi&gt;g&lt;/mi&gt;&lt;mi&gt;r&lt;/mi&gt;&lt;mi&gt;o&lt;/mi&gt;&lt;mi&gt;s&lt;/mi&gt;&lt;mi&gt;s&lt;/mi&gt;&lt;mo&gt;&amp;#xA0;&lt;/mo&gt;&lt;mo&gt;=&lt;/mo&gt;&lt;mfrac&gt;&lt;msub&gt;&lt;mi&gt;I&lt;/mi&gt;&lt;mrow&gt;&lt;mi&gt;n&lt;/mi&gt;&lt;mi&gt;e&lt;/mi&gt;&lt;mi&gt;t&lt;/mi&gt;&lt;/mrow&gt;&lt;/msub&gt;&lt;msub&gt;&lt;mi&gt;I&lt;/mi&gt;&lt;mrow&gt;&lt;mi&gt;e&lt;/mi&gt;&lt;mi&gt;f&lt;/mi&gt;&lt;mi&gt;f&lt;/mi&gt;&lt;/mrow&gt;&lt;/msub&gt;&lt;/mfrac&gt;&lt;/math&gt;"/>
            <wp:cNvGraphicFramePr/>
            <a:graphic xmlns:a="http://schemas.openxmlformats.org/drawingml/2006/main">
              <a:graphicData uri="http://schemas.openxmlformats.org/drawingml/2006/picture">
                <pic:pic xmlns:pic="http://schemas.openxmlformats.org/drawingml/2006/picture">
                  <pic:nvPicPr>
                    <pic:cNvPr id="0" name="image6.png" descr="&lt;math xmlns=&quot;http://www.w3.org/1998/Math/MathML&quot;&gt;&lt;mi&gt;I&lt;/mi&gt;&lt;mi&gt;g&lt;/mi&gt;&lt;mi&gt;r&lt;/mi&gt;&lt;mi&gt;o&lt;/mi&gt;&lt;mi&gt;s&lt;/mi&gt;&lt;mi&gt;s&lt;/mi&gt;&lt;mo&gt;&amp;#xA0;&lt;/mo&gt;&lt;mo&gt;=&lt;/mo&gt;&lt;mfrac&gt;&lt;msub&gt;&lt;mi&gt;I&lt;/mi&gt;&lt;mrow&gt;&lt;mi&gt;n&lt;/mi&gt;&lt;mi&gt;e&lt;/mi&gt;&lt;mi&gt;t&lt;/mi&gt;&lt;/mrow&gt;&lt;/msub&gt;&lt;msub&gt;&lt;mi&gt;I&lt;/mi&gt;&lt;mrow&gt;&lt;mi&gt;e&lt;/mi&gt;&lt;mi&gt;f&lt;/mi&gt;&lt;mi&gt;f&lt;/mi&gt;&lt;/mrow&gt;&lt;/msub&gt;&lt;/mfrac&gt;&lt;/math&gt;"/>
                    <pic:cNvPicPr preferRelativeResize="0"/>
                  </pic:nvPicPr>
                  <pic:blipFill>
                    <a:blip r:embed="rId40"/>
                    <a:srcRect/>
                    <a:stretch>
                      <a:fillRect/>
                    </a:stretch>
                  </pic:blipFill>
                  <pic:spPr>
                    <a:xfrm>
                      <a:off x="0" y="0"/>
                      <a:ext cx="901700" cy="431800"/>
                    </a:xfrm>
                    <a:prstGeom prst="rect">
                      <a:avLst/>
                    </a:prstGeom>
                    <a:ln/>
                  </pic:spPr>
                </pic:pic>
              </a:graphicData>
            </a:graphic>
          </wp:inline>
        </w:drawing>
      </w:r>
      <w:r w:rsidR="005F5421" w:rsidRPr="004F3A2F">
        <w:rPr>
          <w:rFonts w:ascii="Times New Roman" w:hAnsi="Times New Roman" w:cs="Times New Roman"/>
        </w:rPr>
        <w:t xml:space="preserve">  </w:t>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w:t>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.1-5)</w:t>
      </w:r>
    </w:p>
    <w:p w14:paraId="3A440BD2"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5F8659F8" w14:textId="20AD8A48"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where </w:t>
      </w:r>
      <w:r w:rsidRPr="004F3A2F">
        <w:rPr>
          <w:rFonts w:ascii="Times New Roman" w:hAnsi="Times New Roman" w:cs="Times New Roman"/>
          <w:noProof/>
          <w:lang w:val="en-US"/>
        </w:rPr>
        <w:drawing>
          <wp:inline distT="19050" distB="19050" distL="19050" distR="19050" wp14:anchorId="4DA60EC1" wp14:editId="63E17718">
            <wp:extent cx="863600" cy="177800"/>
            <wp:effectExtent l="0" t="0" r="0" b="0"/>
            <wp:docPr id="9" name="image9.png" descr="&lt;math xmlns=&quot;http://www.w3.org/1998/Math/MathML&quot;&gt;&lt;msub&gt;&lt;mi&gt;I&lt;/mi&gt;&lt;mrow&gt;&lt;mi&gt;e&lt;/mi&gt;&lt;mi&gt;f&lt;/mi&gt;&lt;mi&gt;f&lt;/mi&gt;&lt;/mrow&gt;&lt;/msub&gt;&lt;mo&gt;&amp;#x2208;&lt;/mo&gt;&lt;mfenced&gt;&lt;mrow&gt;&lt;mn&gt;0&lt;/mn&gt;&lt;mo&gt;,&lt;/mo&gt;&lt;mn&gt;1&lt;/mn&gt;&lt;/mrow&gt;&lt;/mfenced&gt;&lt;mo&gt;&amp;#xA0;&lt;/mo&gt;&lt;/math&gt;"/>
            <wp:cNvGraphicFramePr/>
            <a:graphic xmlns:a="http://schemas.openxmlformats.org/drawingml/2006/main">
              <a:graphicData uri="http://schemas.openxmlformats.org/drawingml/2006/picture">
                <pic:pic xmlns:pic="http://schemas.openxmlformats.org/drawingml/2006/picture">
                  <pic:nvPicPr>
                    <pic:cNvPr id="0" name="image9.png" descr="&lt;math xmlns=&quot;http://www.w3.org/1998/Math/MathML&quot;&gt;&lt;msub&gt;&lt;mi&gt;I&lt;/mi&gt;&lt;mrow&gt;&lt;mi&gt;e&lt;/mi&gt;&lt;mi&gt;f&lt;/mi&gt;&lt;mi&gt;f&lt;/mi&gt;&lt;/mrow&gt;&lt;/msub&gt;&lt;mo&gt;&amp;#x2208;&lt;/mo&gt;&lt;mfenced&gt;&lt;mrow&gt;&lt;mn&gt;0&lt;/mn&gt;&lt;mo&gt;,&lt;/mo&gt;&lt;mn&gt;1&lt;/mn&gt;&lt;/mrow&gt;&lt;/mfenced&gt;&lt;mo&gt;&amp;#xA0;&lt;/mo&gt;&lt;/math&gt;"/>
                    <pic:cNvPicPr preferRelativeResize="0"/>
                  </pic:nvPicPr>
                  <pic:blipFill>
                    <a:blip r:embed="rId41"/>
                    <a:srcRect/>
                    <a:stretch>
                      <a:fillRect/>
                    </a:stretch>
                  </pic:blipFill>
                  <pic:spPr>
                    <a:xfrm>
                      <a:off x="0" y="0"/>
                      <a:ext cx="863600" cy="177800"/>
                    </a:xfrm>
                    <a:prstGeom prst="rect">
                      <a:avLst/>
                    </a:prstGeom>
                    <a:ln/>
                  </pic:spPr>
                </pic:pic>
              </a:graphicData>
            </a:graphic>
          </wp:inline>
        </w:drawing>
      </w:r>
      <w:r w:rsidRPr="004F3A2F">
        <w:rPr>
          <w:rFonts w:ascii="Times New Roman" w:hAnsi="Times New Roman" w:cs="Times New Roman"/>
        </w:rPr>
        <w:t>.</w:t>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(1</w:t>
      </w:r>
      <w:r w:rsidR="00EF2CBE">
        <w:rPr>
          <w:rFonts w:ascii="Times New Roman" w:hAnsi="Times New Roman" w:cs="Times New Roman"/>
        </w:rPr>
        <w:t>2</w:t>
      </w:r>
      <w:r w:rsidR="005F5421" w:rsidRPr="004F3A2F">
        <w:rPr>
          <w:rFonts w:ascii="Times New Roman" w:hAnsi="Times New Roman" w:cs="Times New Roman"/>
        </w:rPr>
        <w:t>.1-6)</w:t>
      </w:r>
    </w:p>
    <w:p w14:paraId="40367867"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04B5E42F"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Gross irrigation water demand is calculated differently when process-based irrigation systems are represented.  See the section Irrigation Technology Method for the explanation.</w:t>
      </w:r>
    </w:p>
    <w:p w14:paraId="50FF8D9B"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76E8456D"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Default parameter values:</w:t>
      </w:r>
    </w:p>
    <w:p w14:paraId="47BC69CC"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Default values for </w:t>
      </w:r>
      <w:r w:rsidRPr="004F3A2F">
        <w:rPr>
          <w:rFonts w:ascii="Times New Roman" w:hAnsi="Times New Roman" w:cs="Times New Roman"/>
          <w:i/>
        </w:rPr>
        <w:t>k</w:t>
      </w:r>
      <w:r w:rsidRPr="004F3A2F">
        <w:rPr>
          <w:rFonts w:ascii="Times New Roman" w:hAnsi="Times New Roman" w:cs="Times New Roman"/>
          <w:i/>
          <w:vertAlign w:val="subscript"/>
        </w:rPr>
        <w:t>c</w:t>
      </w:r>
      <w:r w:rsidRPr="004F3A2F">
        <w:rPr>
          <w:rFonts w:ascii="Times New Roman" w:hAnsi="Times New Roman" w:cs="Times New Roman"/>
          <w:vertAlign w:val="subscript"/>
        </w:rPr>
        <w:t xml:space="preserve">, </w:t>
      </w:r>
      <w:r w:rsidRPr="004F3A2F">
        <w:rPr>
          <w:rFonts w:ascii="Times New Roman" w:hAnsi="Times New Roman" w:cs="Times New Roman"/>
          <w:i/>
        </w:rPr>
        <w:t>CDF</w:t>
      </w:r>
      <w:r w:rsidRPr="004F3A2F">
        <w:rPr>
          <w:rFonts w:ascii="Times New Roman" w:hAnsi="Times New Roman" w:cs="Times New Roman"/>
        </w:rPr>
        <w:t xml:space="preserve">, and </w:t>
      </w:r>
      <w:r w:rsidRPr="004F3A2F">
        <w:rPr>
          <w:rFonts w:ascii="Times New Roman" w:hAnsi="Times New Roman" w:cs="Times New Roman"/>
          <w:i/>
        </w:rPr>
        <w:t>RD</w:t>
      </w:r>
      <w:r w:rsidRPr="004F3A2F">
        <w:rPr>
          <w:rFonts w:ascii="Times New Roman" w:hAnsi="Times New Roman" w:cs="Times New Roman"/>
        </w:rPr>
        <w:t xml:space="preserve"> for 26 different crop categories are from Siebert and Döll (2010).</w:t>
      </w:r>
    </w:p>
    <w:p w14:paraId="2233930C" w14:textId="77777777" w:rsidR="00DD7549" w:rsidRPr="004F3A2F" w:rsidRDefault="00DD7549">
      <w:pPr>
        <w:pStyle w:val="Normal1"/>
        <w:rPr>
          <w:rFonts w:ascii="Times New Roman" w:hAnsi="Times New Roman" w:cs="Times New Roman"/>
          <w:b/>
          <w:sz w:val="28"/>
          <w:szCs w:val="28"/>
        </w:rPr>
      </w:pPr>
    </w:p>
    <w:p w14:paraId="33AF6BC3" w14:textId="77777777" w:rsidR="00757A28" w:rsidRPr="004F3A2F" w:rsidRDefault="00757A28">
      <w:pPr>
        <w:rPr>
          <w:rFonts w:ascii="Times New Roman" w:hAnsi="Times New Roman" w:cs="Times New Roman"/>
          <w:b/>
          <w:sz w:val="28"/>
          <w:szCs w:val="28"/>
        </w:rPr>
      </w:pPr>
      <w:r w:rsidRPr="004F3A2F">
        <w:rPr>
          <w:rFonts w:ascii="Times New Roman" w:hAnsi="Times New Roman" w:cs="Times New Roman"/>
          <w:b/>
          <w:sz w:val="28"/>
          <w:szCs w:val="28"/>
        </w:rPr>
        <w:br w:type="page"/>
      </w:r>
    </w:p>
    <w:p w14:paraId="2F9D0854" w14:textId="34AE5256" w:rsidR="00DD7549" w:rsidRPr="004F3A2F" w:rsidRDefault="005F5421">
      <w:pPr>
        <w:pStyle w:val="Normal1"/>
        <w:ind w:left="720"/>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.2 </w:t>
      </w:r>
      <w:r w:rsidR="00757A28" w:rsidRPr="004F3A2F">
        <w:rPr>
          <w:rFonts w:ascii="Times New Roman" w:hAnsi="Times New Roman" w:cs="Times New Roman"/>
          <w:b/>
          <w:sz w:val="28"/>
          <w:szCs w:val="28"/>
        </w:rPr>
        <w:t>Irrigation water extraction</w:t>
      </w:r>
    </w:p>
    <w:p w14:paraId="3A68FCDD" w14:textId="77777777" w:rsidR="005F5421" w:rsidRPr="004F3A2F" w:rsidRDefault="005F5421">
      <w:pPr>
        <w:pStyle w:val="Normal1"/>
        <w:ind w:left="1440"/>
        <w:rPr>
          <w:rFonts w:ascii="Times New Roman" w:hAnsi="Times New Roman" w:cs="Times New Roman"/>
          <w:b/>
          <w:sz w:val="28"/>
          <w:szCs w:val="28"/>
        </w:rPr>
      </w:pPr>
    </w:p>
    <w:p w14:paraId="3655579B" w14:textId="5A980972" w:rsidR="00DD7549" w:rsidRPr="004F3A2F" w:rsidRDefault="005F5421" w:rsidP="005F5421">
      <w:pPr>
        <w:pStyle w:val="Normal1"/>
        <w:ind w:firstLine="720"/>
        <w:rPr>
          <w:rFonts w:ascii="Times New Roman" w:hAnsi="Times New Roman" w:cs="Times New Roman"/>
          <w:b/>
          <w:sz w:val="28"/>
          <w:szCs w:val="28"/>
        </w:rPr>
      </w:pPr>
      <w:r w:rsidRPr="004F3A2F">
        <w:rPr>
          <w:rFonts w:ascii="Times New Roman" w:hAnsi="Times New Roman" w:cs="Times New Roman"/>
          <w:b/>
          <w:sz w:val="28"/>
          <w:szCs w:val="28"/>
        </w:rPr>
        <w:t>1</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.2.1 </w:t>
      </w:r>
      <w:r w:rsidR="00757A28" w:rsidRPr="004F3A2F">
        <w:rPr>
          <w:rFonts w:ascii="Times New Roman" w:hAnsi="Times New Roman" w:cs="Times New Roman"/>
          <w:b/>
          <w:sz w:val="28"/>
          <w:szCs w:val="28"/>
        </w:rPr>
        <w:t>Irrigation efficiency method</w:t>
      </w:r>
    </w:p>
    <w:p w14:paraId="78603F10" w14:textId="77777777" w:rsidR="00031B16" w:rsidRPr="004F3A2F" w:rsidRDefault="00031B16">
      <w:pPr>
        <w:rPr>
          <w:rFonts w:ascii="Times New Roman" w:hAnsi="Times New Roman" w:cs="Times New Roman"/>
          <w:bCs/>
          <w:sz w:val="24"/>
          <w:szCs w:val="24"/>
        </w:rPr>
      </w:pPr>
    </w:p>
    <w:p w14:paraId="47395DC3" w14:textId="77777777" w:rsidR="00031B16" w:rsidRPr="004F3A2F" w:rsidRDefault="00031B16">
      <w:pPr>
        <w:rPr>
          <w:rFonts w:ascii="Times New Roman" w:hAnsi="Times New Roman" w:cs="Times New Roman"/>
          <w:bCs/>
          <w:sz w:val="24"/>
          <w:szCs w:val="24"/>
        </w:rPr>
      </w:pPr>
      <w:r w:rsidRPr="004F3A2F">
        <w:rPr>
          <w:rFonts w:ascii="Times New Roman" w:hAnsi="Times New Roman" w:cs="Times New Roman"/>
          <w:bCs/>
          <w:sz w:val="24"/>
          <w:szCs w:val="24"/>
        </w:rPr>
        <w:t xml:space="preserve">In the irrigation efficiency method, water is extracted for irrigation to meet the gross irrigation water requirement, </w:t>
      </w:r>
      <w:r w:rsidRPr="004F3A2F">
        <w:rPr>
          <w:rFonts w:ascii="Times New Roman" w:hAnsi="Times New Roman" w:cs="Times New Roman"/>
          <w:bCs/>
          <w:i/>
          <w:iCs/>
          <w:sz w:val="24"/>
          <w:szCs w:val="24"/>
        </w:rPr>
        <w:t>I</w:t>
      </w:r>
      <w:r w:rsidRPr="004F3A2F">
        <w:rPr>
          <w:rFonts w:ascii="Times New Roman" w:hAnsi="Times New Roman" w:cs="Times New Roman"/>
          <w:bCs/>
          <w:i/>
          <w:iCs/>
          <w:sz w:val="24"/>
          <w:szCs w:val="24"/>
          <w:vertAlign w:val="subscript"/>
        </w:rPr>
        <w:t xml:space="preserve">gross, </w:t>
      </w:r>
      <w:r w:rsidRPr="004F3A2F">
        <w:rPr>
          <w:rFonts w:ascii="Times New Roman" w:hAnsi="Times New Roman" w:cs="Times New Roman"/>
          <w:bCs/>
          <w:sz w:val="24"/>
          <w:szCs w:val="24"/>
        </w:rPr>
        <w:t xml:space="preserve">described in section </w:t>
      </w:r>
      <w:r w:rsidRPr="004F3A2F">
        <w:rPr>
          <w:rFonts w:ascii="Times New Roman" w:hAnsi="Times New Roman" w:cs="Times New Roman"/>
          <w:b/>
          <w:sz w:val="24"/>
          <w:szCs w:val="24"/>
        </w:rPr>
        <w:t>Irrigation Water Demand</w:t>
      </w:r>
      <w:r w:rsidRPr="004F3A2F">
        <w:rPr>
          <w:rFonts w:ascii="Times New Roman" w:hAnsi="Times New Roman" w:cs="Times New Roman"/>
          <w:bCs/>
          <w:sz w:val="24"/>
          <w:szCs w:val="24"/>
        </w:rPr>
        <w:t>. There are several options for (a) from where to take water, and (b) how much water to take.</w:t>
      </w:r>
    </w:p>
    <w:p w14:paraId="60F6B212" w14:textId="77777777" w:rsidR="00031B16" w:rsidRPr="004F3A2F" w:rsidRDefault="00031B16">
      <w:pPr>
        <w:rPr>
          <w:rFonts w:ascii="Times New Roman" w:hAnsi="Times New Roman" w:cs="Times New Roman"/>
          <w:bCs/>
          <w:sz w:val="24"/>
          <w:szCs w:val="24"/>
        </w:rPr>
      </w:pPr>
    </w:p>
    <w:p w14:paraId="5D09A8C3" w14:textId="77777777" w:rsidR="00031B16" w:rsidRPr="004F3A2F" w:rsidRDefault="00031B16">
      <w:pPr>
        <w:rPr>
          <w:rFonts w:ascii="Times New Roman" w:hAnsi="Times New Roman" w:cs="Times New Roman"/>
          <w:bCs/>
          <w:i/>
          <w:iCs/>
          <w:sz w:val="24"/>
          <w:szCs w:val="24"/>
        </w:rPr>
      </w:pPr>
      <w:r w:rsidRPr="004F3A2F">
        <w:rPr>
          <w:rFonts w:ascii="Times New Roman" w:hAnsi="Times New Roman" w:cs="Times New Roman"/>
          <w:bCs/>
          <w:i/>
          <w:iCs/>
          <w:sz w:val="24"/>
          <w:szCs w:val="24"/>
        </w:rPr>
        <w:t>Water sources:</w:t>
      </w:r>
    </w:p>
    <w:p w14:paraId="79B6B320" w14:textId="07E529EA" w:rsidR="00031B16" w:rsidRPr="004F3A2F" w:rsidRDefault="00031B16">
      <w:pPr>
        <w:rPr>
          <w:rFonts w:ascii="Times New Roman" w:hAnsi="Times New Roman" w:cs="Times New Roman"/>
          <w:bCs/>
          <w:sz w:val="24"/>
          <w:szCs w:val="24"/>
        </w:rPr>
      </w:pPr>
      <w:r w:rsidRPr="004F3A2F">
        <w:rPr>
          <w:rFonts w:ascii="Times New Roman" w:hAnsi="Times New Roman" w:cs="Times New Roman"/>
          <w:bCs/>
          <w:sz w:val="24"/>
          <w:szCs w:val="24"/>
        </w:rPr>
        <w:t xml:space="preserve">There are </w:t>
      </w:r>
      <w:r w:rsidR="00481B69" w:rsidRPr="004F3A2F">
        <w:rPr>
          <w:rFonts w:ascii="Times New Roman" w:hAnsi="Times New Roman" w:cs="Times New Roman"/>
          <w:bCs/>
          <w:sz w:val="24"/>
          <w:szCs w:val="24"/>
        </w:rPr>
        <w:t>6</w:t>
      </w:r>
      <w:r w:rsidRPr="004F3A2F">
        <w:rPr>
          <w:rFonts w:ascii="Times New Roman" w:hAnsi="Times New Roman" w:cs="Times New Roman"/>
          <w:bCs/>
          <w:sz w:val="24"/>
          <w:szCs w:val="24"/>
        </w:rPr>
        <w:t xml:space="preserve"> categories of water sources in WBM:</w:t>
      </w:r>
    </w:p>
    <w:p w14:paraId="32100619" w14:textId="52D89350" w:rsidR="00466E3A" w:rsidRDefault="00031B16" w:rsidP="00DB4548">
      <w:pPr>
        <w:pStyle w:val="ListParagraph"/>
        <w:numPr>
          <w:ilvl w:val="3"/>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 xml:space="preserve">Surface water: this includes water stored in the river network and water in reservoirs. </w:t>
      </w:r>
      <w:r w:rsidR="00466E3A">
        <w:rPr>
          <w:rFonts w:ascii="Times New Roman" w:hAnsi="Times New Roman" w:cs="Times New Roman"/>
          <w:bCs/>
          <w:sz w:val="24"/>
          <w:szCs w:val="24"/>
        </w:rPr>
        <w:t>Surface water can be abstracted from the local pixel as well as neighboring pixels.</w:t>
      </w:r>
    </w:p>
    <w:p w14:paraId="2BE99B4A" w14:textId="07FAFF33" w:rsidR="00031B16" w:rsidRPr="004F3A2F" w:rsidRDefault="00481B69" w:rsidP="00DB4548">
      <w:pPr>
        <w:pStyle w:val="ListParagraph"/>
        <w:numPr>
          <w:ilvl w:val="3"/>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 xml:space="preserve">Small irrigation reservoirs (aka farm ponds): this is an optional parameterization for WBM. </w:t>
      </w:r>
    </w:p>
    <w:p w14:paraId="03195FAE" w14:textId="7F168915" w:rsidR="00031B16" w:rsidRPr="004F3A2F" w:rsidRDefault="00031B16" w:rsidP="00DB4548">
      <w:pPr>
        <w:pStyle w:val="ListParagraph"/>
        <w:numPr>
          <w:ilvl w:val="3"/>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Shallow groundwater: this is the water in the shallow groundwater pool; it is typically considered a “sustainable” water source.</w:t>
      </w:r>
    </w:p>
    <w:p w14:paraId="5789E00F" w14:textId="33293B64" w:rsidR="00031B16" w:rsidRPr="004F3A2F" w:rsidRDefault="00031B16" w:rsidP="00DB4548">
      <w:pPr>
        <w:pStyle w:val="ListParagraph"/>
        <w:numPr>
          <w:ilvl w:val="3"/>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Unsustainable groundwater: this is an unlimited source of water that is not simulated directly within WBM, i.e., there is no accounting of the volume of water in this imaginary pool. Rather, when water is needed in excess of surface and groundwater supplies, additional water can be drawn from this unlimited pool and added to the soil or other WBM water s</w:t>
      </w:r>
      <w:r w:rsidR="00AF6AA4" w:rsidRPr="004F3A2F">
        <w:rPr>
          <w:rFonts w:ascii="Times New Roman" w:hAnsi="Times New Roman" w:cs="Times New Roman"/>
          <w:bCs/>
          <w:sz w:val="24"/>
          <w:szCs w:val="24"/>
        </w:rPr>
        <w:t>t</w:t>
      </w:r>
      <w:r w:rsidRPr="004F3A2F">
        <w:rPr>
          <w:rFonts w:ascii="Times New Roman" w:hAnsi="Times New Roman" w:cs="Times New Roman"/>
          <w:bCs/>
          <w:sz w:val="24"/>
          <w:szCs w:val="24"/>
        </w:rPr>
        <w:t xml:space="preserve">ock.  </w:t>
      </w:r>
    </w:p>
    <w:p w14:paraId="5359B56E" w14:textId="36E2B4E0" w:rsidR="00031B16" w:rsidRPr="004F3A2F" w:rsidRDefault="00031B16" w:rsidP="00DB4548">
      <w:pPr>
        <w:pStyle w:val="ListParagraph"/>
        <w:numPr>
          <w:ilvl w:val="3"/>
          <w:numId w:val="1"/>
        </w:numPr>
        <w:ind w:left="270" w:hanging="270"/>
        <w:rPr>
          <w:rFonts w:ascii="Times New Roman" w:hAnsi="Times New Roman" w:cs="Times New Roman"/>
          <w:bCs/>
          <w:sz w:val="24"/>
          <w:szCs w:val="24"/>
        </w:rPr>
      </w:pPr>
      <w:commentRangeStart w:id="357"/>
      <w:r w:rsidRPr="004F3A2F">
        <w:rPr>
          <w:rFonts w:ascii="Times New Roman" w:hAnsi="Times New Roman" w:cs="Times New Roman"/>
          <w:bCs/>
          <w:sz w:val="24"/>
          <w:szCs w:val="24"/>
        </w:rPr>
        <w:t>Aquifer water</w:t>
      </w:r>
      <w:commentRangeEnd w:id="357"/>
      <w:r w:rsidRPr="004F3A2F">
        <w:rPr>
          <w:rStyle w:val="CommentReference"/>
          <w:rFonts w:ascii="Times New Roman" w:hAnsi="Times New Roman" w:cs="Times New Roman"/>
        </w:rPr>
        <w:commentReference w:id="357"/>
      </w:r>
      <w:r w:rsidRPr="004F3A2F">
        <w:rPr>
          <w:rFonts w:ascii="Times New Roman" w:hAnsi="Times New Roman" w:cs="Times New Roman"/>
          <w:bCs/>
          <w:sz w:val="24"/>
          <w:szCs w:val="24"/>
        </w:rPr>
        <w:t>: this is water in the lumped aquifer pool</w:t>
      </w:r>
      <w:r w:rsidR="00466E3A">
        <w:rPr>
          <w:rFonts w:ascii="Times New Roman" w:hAnsi="Times New Roman" w:cs="Times New Roman"/>
          <w:bCs/>
          <w:sz w:val="24"/>
          <w:szCs w:val="24"/>
        </w:rPr>
        <w:t>, which replaces unsustainable groundwater in pixels where</w:t>
      </w:r>
      <w:r w:rsidRPr="004F3A2F">
        <w:rPr>
          <w:rFonts w:ascii="Times New Roman" w:hAnsi="Times New Roman" w:cs="Times New Roman"/>
          <w:bCs/>
          <w:sz w:val="24"/>
          <w:szCs w:val="24"/>
        </w:rPr>
        <w:t xml:space="preserve"> lumped aquifers are simulated. </w:t>
      </w:r>
    </w:p>
    <w:p w14:paraId="5054148C" w14:textId="4D086FED" w:rsidR="00031B16" w:rsidRPr="004F3A2F" w:rsidRDefault="00031B16" w:rsidP="00DB4548">
      <w:pPr>
        <w:pStyle w:val="ListParagraph"/>
        <w:numPr>
          <w:ilvl w:val="3"/>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MODFLOW aquifer water: this is water in the gridded aquifer field simulated by the MODFLOW WBM module</w:t>
      </w:r>
      <w:r w:rsidR="00466E3A">
        <w:rPr>
          <w:rFonts w:ascii="Times New Roman" w:hAnsi="Times New Roman" w:cs="Times New Roman"/>
          <w:bCs/>
          <w:sz w:val="24"/>
          <w:szCs w:val="24"/>
        </w:rPr>
        <w:t>, and is substituted for unsustainable groundwater where distributed aquifers are simulated.</w:t>
      </w:r>
    </w:p>
    <w:p w14:paraId="508525C5" w14:textId="2A7FE56A" w:rsidR="00031B16" w:rsidRPr="00546851" w:rsidRDefault="00031B16">
      <w:pPr>
        <w:rPr>
          <w:rFonts w:ascii="Times New Roman" w:hAnsi="Times New Roman" w:cs="Times New Roman"/>
          <w:bCs/>
          <w:sz w:val="24"/>
          <w:szCs w:val="24"/>
        </w:rPr>
      </w:pPr>
      <w:r w:rsidRPr="00546851">
        <w:rPr>
          <w:rFonts w:ascii="Times New Roman" w:hAnsi="Times New Roman" w:cs="Times New Roman"/>
          <w:bCs/>
          <w:sz w:val="24"/>
          <w:szCs w:val="24"/>
        </w:rPr>
        <w:t>For simulations using lumped</w:t>
      </w:r>
      <w:r w:rsidR="00546851" w:rsidRPr="00546851">
        <w:rPr>
          <w:rFonts w:ascii="Times New Roman" w:hAnsi="Times New Roman" w:cs="Times New Roman"/>
          <w:bCs/>
          <w:sz w:val="24"/>
          <w:szCs w:val="24"/>
        </w:rPr>
        <w:t xml:space="preserve"> (5) or distributed (6)</w:t>
      </w:r>
      <w:r w:rsidRPr="00546851">
        <w:rPr>
          <w:rFonts w:ascii="Times New Roman" w:hAnsi="Times New Roman" w:cs="Times New Roman"/>
          <w:bCs/>
          <w:sz w:val="24"/>
          <w:szCs w:val="24"/>
        </w:rPr>
        <w:t xml:space="preserve"> aquifers underlying only part of the spatial domain, unsustainable groundwater (</w:t>
      </w:r>
      <w:r w:rsidR="00481B69" w:rsidRPr="00546851">
        <w:rPr>
          <w:rFonts w:ascii="Times New Roman" w:hAnsi="Times New Roman" w:cs="Times New Roman"/>
          <w:bCs/>
          <w:sz w:val="24"/>
          <w:szCs w:val="24"/>
        </w:rPr>
        <w:t>4</w:t>
      </w:r>
      <w:r w:rsidRPr="00546851">
        <w:rPr>
          <w:rFonts w:ascii="Times New Roman" w:hAnsi="Times New Roman" w:cs="Times New Roman"/>
          <w:bCs/>
          <w:sz w:val="24"/>
          <w:szCs w:val="24"/>
        </w:rPr>
        <w:t xml:space="preserve">) can be used outside </w:t>
      </w:r>
      <w:r w:rsidR="00546851" w:rsidRPr="00546851">
        <w:rPr>
          <w:rFonts w:ascii="Times New Roman" w:hAnsi="Times New Roman" w:cs="Times New Roman"/>
          <w:bCs/>
          <w:sz w:val="24"/>
          <w:szCs w:val="24"/>
        </w:rPr>
        <w:t>of defined aquifers</w:t>
      </w:r>
      <w:r w:rsidRPr="00546851">
        <w:rPr>
          <w:rFonts w:ascii="Times New Roman" w:hAnsi="Times New Roman" w:cs="Times New Roman"/>
          <w:bCs/>
          <w:sz w:val="24"/>
          <w:szCs w:val="24"/>
        </w:rPr>
        <w:t>.</w:t>
      </w:r>
    </w:p>
    <w:p w14:paraId="128DC023" w14:textId="2A3C0989" w:rsidR="00031B16" w:rsidRPr="004F3A2F" w:rsidRDefault="00031B16">
      <w:pPr>
        <w:rPr>
          <w:rFonts w:ascii="Times New Roman" w:hAnsi="Times New Roman" w:cs="Times New Roman"/>
          <w:bCs/>
          <w:sz w:val="24"/>
          <w:szCs w:val="24"/>
        </w:rPr>
      </w:pPr>
    </w:p>
    <w:p w14:paraId="7B28A893" w14:textId="4377AFC0" w:rsidR="00031B16" w:rsidRPr="004F3A2F" w:rsidRDefault="00031B16">
      <w:pPr>
        <w:rPr>
          <w:rFonts w:ascii="Times New Roman" w:hAnsi="Times New Roman" w:cs="Times New Roman"/>
          <w:bCs/>
          <w:sz w:val="24"/>
          <w:szCs w:val="24"/>
        </w:rPr>
      </w:pPr>
      <w:r w:rsidRPr="004F3A2F">
        <w:rPr>
          <w:rFonts w:ascii="Times New Roman" w:hAnsi="Times New Roman" w:cs="Times New Roman"/>
          <w:bCs/>
          <w:sz w:val="24"/>
          <w:szCs w:val="24"/>
        </w:rPr>
        <w:t xml:space="preserve">WBM implements a “search distance” for water when extraction is called for, allowing a given grid cell to search and access </w:t>
      </w:r>
      <w:r w:rsidRPr="00546851">
        <w:rPr>
          <w:rFonts w:ascii="Times New Roman" w:hAnsi="Times New Roman" w:cs="Times New Roman"/>
          <w:bCs/>
          <w:sz w:val="24"/>
          <w:szCs w:val="24"/>
        </w:rPr>
        <w:t>surface water</w:t>
      </w:r>
      <w:r w:rsidRPr="004F3A2F">
        <w:rPr>
          <w:rFonts w:ascii="Times New Roman" w:hAnsi="Times New Roman" w:cs="Times New Roman"/>
          <w:bCs/>
          <w:sz w:val="24"/>
          <w:szCs w:val="24"/>
        </w:rPr>
        <w:t xml:space="preserve"> from other grid cells within that distance</w:t>
      </w:r>
      <w:r w:rsidR="00546851">
        <w:rPr>
          <w:rFonts w:ascii="Times New Roman" w:hAnsi="Times New Roman" w:cs="Times New Roman"/>
          <w:bCs/>
          <w:sz w:val="24"/>
          <w:szCs w:val="24"/>
        </w:rPr>
        <w:t xml:space="preserve"> representing canal networks common in regions with irrigated agriculture and dense anthropogenic uses</w:t>
      </w:r>
      <w:r w:rsidRPr="004F3A2F">
        <w:rPr>
          <w:rFonts w:ascii="Times New Roman" w:hAnsi="Times New Roman" w:cs="Times New Roman"/>
          <w:bCs/>
          <w:sz w:val="24"/>
          <w:szCs w:val="24"/>
        </w:rPr>
        <w:t>. The default search distance is 100 km; this parameter can be adjusted in the input file and can be different for each water demand category (irrigation vs livestock, domestic, and industrial water demands).</w:t>
      </w:r>
    </w:p>
    <w:p w14:paraId="34DCF5CF" w14:textId="77777777" w:rsidR="00031B16" w:rsidRPr="004F3A2F" w:rsidRDefault="00031B16">
      <w:pPr>
        <w:rPr>
          <w:rFonts w:ascii="Times New Roman" w:hAnsi="Times New Roman" w:cs="Times New Roman"/>
          <w:bCs/>
          <w:i/>
          <w:iCs/>
          <w:sz w:val="24"/>
          <w:szCs w:val="24"/>
        </w:rPr>
      </w:pPr>
    </w:p>
    <w:p w14:paraId="198F7AED" w14:textId="5A9A9909" w:rsidR="00481B69" w:rsidRPr="004F3A2F" w:rsidRDefault="00031B16" w:rsidP="00481B69">
      <w:pPr>
        <w:rPr>
          <w:rFonts w:ascii="Times New Roman" w:hAnsi="Times New Roman" w:cs="Times New Roman"/>
          <w:bCs/>
          <w:sz w:val="24"/>
          <w:szCs w:val="24"/>
        </w:rPr>
      </w:pPr>
      <w:r w:rsidRPr="004F3A2F">
        <w:rPr>
          <w:rFonts w:ascii="Times New Roman" w:hAnsi="Times New Roman" w:cs="Times New Roman"/>
          <w:bCs/>
          <w:sz w:val="24"/>
          <w:szCs w:val="24"/>
        </w:rPr>
        <w:t xml:space="preserve">If no priority order or target ratio between water sources is given, then by </w:t>
      </w:r>
      <w:r w:rsidR="00481B69" w:rsidRPr="004F3A2F">
        <w:rPr>
          <w:rFonts w:ascii="Times New Roman" w:hAnsi="Times New Roman" w:cs="Times New Roman"/>
          <w:bCs/>
          <w:sz w:val="24"/>
          <w:szCs w:val="24"/>
        </w:rPr>
        <w:t>default</w:t>
      </w:r>
      <w:r w:rsidRPr="004F3A2F">
        <w:rPr>
          <w:rFonts w:ascii="Times New Roman" w:hAnsi="Times New Roman" w:cs="Times New Roman"/>
          <w:bCs/>
          <w:sz w:val="24"/>
          <w:szCs w:val="24"/>
        </w:rPr>
        <w:t xml:space="preserve"> WBM will extract water in this order:</w:t>
      </w:r>
    </w:p>
    <w:p w14:paraId="003C2F3B" w14:textId="0B222F81" w:rsidR="00481B69" w:rsidRPr="004F3A2F" w:rsidRDefault="00481B69" w:rsidP="00DB4548">
      <w:pPr>
        <w:pStyle w:val="ListParagraph"/>
        <w:numPr>
          <w:ilvl w:val="6"/>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Small irrigation reservoirs (if simulated)</w:t>
      </w:r>
    </w:p>
    <w:p w14:paraId="39852A40" w14:textId="54B890C8" w:rsidR="00481B69" w:rsidRPr="004F3A2F" w:rsidRDefault="00481B69" w:rsidP="00DB4548">
      <w:pPr>
        <w:pStyle w:val="ListParagraph"/>
        <w:numPr>
          <w:ilvl w:val="6"/>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Shallow groundwater within the grid cell</w:t>
      </w:r>
    </w:p>
    <w:p w14:paraId="47971D7A" w14:textId="794F846F" w:rsidR="00481B69" w:rsidRPr="004F3A2F" w:rsidRDefault="00481B69" w:rsidP="00DB4548">
      <w:pPr>
        <w:pStyle w:val="ListParagraph"/>
        <w:numPr>
          <w:ilvl w:val="6"/>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River storage within the grid cell</w:t>
      </w:r>
    </w:p>
    <w:p w14:paraId="7A9890AE" w14:textId="1B5DF815" w:rsidR="00481B69" w:rsidRPr="004F3A2F" w:rsidRDefault="00481B69" w:rsidP="00DB4548">
      <w:pPr>
        <w:pStyle w:val="ListParagraph"/>
        <w:numPr>
          <w:ilvl w:val="6"/>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 xml:space="preserve">River storage from largest river within the search distance </w:t>
      </w:r>
    </w:p>
    <w:p w14:paraId="7F02F453" w14:textId="5140D039" w:rsidR="00481B69" w:rsidRPr="004F3A2F" w:rsidRDefault="00481B69" w:rsidP="00DB4548">
      <w:pPr>
        <w:pStyle w:val="ListParagraph"/>
        <w:numPr>
          <w:ilvl w:val="6"/>
          <w:numId w:val="1"/>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Unsustainable groundwater, or aquifer water</w:t>
      </w:r>
    </w:p>
    <w:p w14:paraId="3E80F5F8" w14:textId="363969C8" w:rsidR="00481B69" w:rsidRPr="004F3A2F" w:rsidRDefault="00481B69" w:rsidP="00481B69">
      <w:pPr>
        <w:rPr>
          <w:rFonts w:ascii="Times New Roman" w:hAnsi="Times New Roman" w:cs="Times New Roman"/>
          <w:bCs/>
          <w:sz w:val="24"/>
          <w:szCs w:val="24"/>
        </w:rPr>
      </w:pPr>
    </w:p>
    <w:p w14:paraId="275CD47B" w14:textId="3AD59926" w:rsidR="00481B69" w:rsidRPr="004F3A2F" w:rsidRDefault="00481B69" w:rsidP="00481B69">
      <w:pPr>
        <w:rPr>
          <w:rFonts w:ascii="Times New Roman" w:hAnsi="Times New Roman" w:cs="Times New Roman"/>
          <w:bCs/>
          <w:sz w:val="24"/>
          <w:szCs w:val="24"/>
        </w:rPr>
      </w:pPr>
      <w:r w:rsidRPr="004F3A2F">
        <w:rPr>
          <w:rFonts w:ascii="Times New Roman" w:hAnsi="Times New Roman" w:cs="Times New Roman"/>
          <w:bCs/>
          <w:sz w:val="24"/>
          <w:szCs w:val="24"/>
        </w:rPr>
        <w:t xml:space="preserve">The priority order between within-grid-cell shallow groundwater and river storage (steps 2 and 3) can be changed in the input file.  </w:t>
      </w:r>
    </w:p>
    <w:p w14:paraId="2F611ACD" w14:textId="3B4DF5B4" w:rsidR="00481B69" w:rsidRPr="004F3A2F" w:rsidRDefault="00481B69" w:rsidP="00481B69">
      <w:pPr>
        <w:rPr>
          <w:rFonts w:ascii="Times New Roman" w:hAnsi="Times New Roman" w:cs="Times New Roman"/>
          <w:bCs/>
          <w:sz w:val="24"/>
          <w:szCs w:val="24"/>
        </w:rPr>
      </w:pPr>
    </w:p>
    <w:p w14:paraId="38D7BBF4" w14:textId="4E36E0A1" w:rsidR="00481B69" w:rsidRPr="004F3A2F" w:rsidRDefault="00481B69" w:rsidP="00481B69">
      <w:pPr>
        <w:rPr>
          <w:rFonts w:ascii="Times New Roman" w:hAnsi="Times New Roman" w:cs="Times New Roman"/>
          <w:bCs/>
          <w:sz w:val="24"/>
          <w:szCs w:val="24"/>
        </w:rPr>
      </w:pPr>
      <w:r w:rsidRPr="004F3A2F">
        <w:rPr>
          <w:rFonts w:ascii="Times New Roman" w:hAnsi="Times New Roman" w:cs="Times New Roman"/>
          <w:bCs/>
          <w:sz w:val="24"/>
          <w:szCs w:val="24"/>
        </w:rPr>
        <w:t>Alternatively, a target ratio of extraction between surface water and groundwater (sw:gw ratio) can be provided. In this case, the order of extraction is:</w:t>
      </w:r>
    </w:p>
    <w:p w14:paraId="469A70D1" w14:textId="77777777"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Small irrigation reservoirs (if simulated)</w:t>
      </w:r>
    </w:p>
    <w:p w14:paraId="2DE6DE9D" w14:textId="7E13F676"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Shallow groundwater within the grid cell, with an upper limit of the target amount of groundwater to extract based on the input sw:gw ratio.</w:t>
      </w:r>
    </w:p>
    <w:p w14:paraId="143E95AA" w14:textId="77777777"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River storage within the grid cell, with an upper limit of the target amount of groundwater to extract based on the input sw:gw ratio.</w:t>
      </w:r>
    </w:p>
    <w:p w14:paraId="0CF6FAF7" w14:textId="6E040006"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If the irrigation water demand has not been fulfilled, take additional water from the within-grid-cell shallow groundwater pool (in excess of target sw:gw ratio).</w:t>
      </w:r>
    </w:p>
    <w:p w14:paraId="7A06859B" w14:textId="77777777"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 xml:space="preserve">River storage from largest river within the search distance </w:t>
      </w:r>
    </w:p>
    <w:p w14:paraId="67408E22" w14:textId="77777777" w:rsidR="00481B69" w:rsidRPr="004F3A2F" w:rsidRDefault="00481B69" w:rsidP="00481B69">
      <w:pPr>
        <w:pStyle w:val="ListParagraph"/>
        <w:numPr>
          <w:ilvl w:val="6"/>
          <w:numId w:val="6"/>
        </w:numPr>
        <w:ind w:left="270" w:hanging="270"/>
        <w:rPr>
          <w:rFonts w:ascii="Times New Roman" w:hAnsi="Times New Roman" w:cs="Times New Roman"/>
          <w:bCs/>
          <w:sz w:val="24"/>
          <w:szCs w:val="24"/>
        </w:rPr>
      </w:pPr>
      <w:r w:rsidRPr="004F3A2F">
        <w:rPr>
          <w:rFonts w:ascii="Times New Roman" w:hAnsi="Times New Roman" w:cs="Times New Roman"/>
          <w:bCs/>
          <w:sz w:val="24"/>
          <w:szCs w:val="24"/>
        </w:rPr>
        <w:t>Unsustainable groundwater, or aquifer water</w:t>
      </w:r>
    </w:p>
    <w:p w14:paraId="718C0CA0" w14:textId="215BE67B" w:rsidR="00481B69" w:rsidRPr="004F3A2F" w:rsidRDefault="00481B69" w:rsidP="00481B69">
      <w:pPr>
        <w:rPr>
          <w:rFonts w:ascii="Times New Roman" w:hAnsi="Times New Roman" w:cs="Times New Roman"/>
          <w:bCs/>
          <w:sz w:val="24"/>
          <w:szCs w:val="24"/>
        </w:rPr>
      </w:pPr>
      <w:r w:rsidRPr="004F3A2F">
        <w:rPr>
          <w:rFonts w:ascii="Times New Roman" w:hAnsi="Times New Roman" w:cs="Times New Roman"/>
          <w:bCs/>
          <w:sz w:val="24"/>
          <w:szCs w:val="24"/>
        </w:rPr>
        <w:t>This order attempts to balance achieving the target sw:gw ratio while only resorting to unsustainable water sources once all sustainable sources have been exhausted.</w:t>
      </w:r>
    </w:p>
    <w:p w14:paraId="5DA5D014" w14:textId="3D2C6F79" w:rsidR="00481B69" w:rsidRPr="004F3A2F" w:rsidRDefault="00481B69" w:rsidP="00481B69">
      <w:pPr>
        <w:rPr>
          <w:rFonts w:ascii="Times New Roman" w:hAnsi="Times New Roman" w:cs="Times New Roman"/>
          <w:bCs/>
          <w:sz w:val="24"/>
          <w:szCs w:val="24"/>
        </w:rPr>
      </w:pPr>
    </w:p>
    <w:p w14:paraId="28CE2908" w14:textId="1F218922" w:rsidR="00514919" w:rsidRDefault="009B3696" w:rsidP="00481B69">
      <w:pPr>
        <w:rPr>
          <w:rFonts w:ascii="Times New Roman" w:hAnsi="Times New Roman" w:cs="Times New Roman"/>
          <w:bCs/>
          <w:sz w:val="24"/>
          <w:szCs w:val="24"/>
        </w:rPr>
      </w:pPr>
      <w:r w:rsidRPr="004F3A2F">
        <w:rPr>
          <w:rFonts w:ascii="Times New Roman" w:hAnsi="Times New Roman" w:cs="Times New Roman"/>
          <w:bCs/>
          <w:sz w:val="24"/>
          <w:szCs w:val="24"/>
        </w:rPr>
        <w:t xml:space="preserve">Water extraction from rivers cannot exceed </w:t>
      </w:r>
      <w:r w:rsidR="00546851">
        <w:rPr>
          <w:rFonts w:ascii="Times New Roman" w:hAnsi="Times New Roman" w:cs="Times New Roman"/>
          <w:bCs/>
          <w:sz w:val="24"/>
          <w:szCs w:val="24"/>
        </w:rPr>
        <w:t xml:space="preserve">a specified fraction </w:t>
      </w:r>
      <w:r w:rsidRPr="004F3A2F">
        <w:rPr>
          <w:rFonts w:ascii="Times New Roman" w:hAnsi="Times New Roman" w:cs="Times New Roman"/>
          <w:bCs/>
          <w:sz w:val="24"/>
          <w:szCs w:val="24"/>
        </w:rPr>
        <w:t xml:space="preserve">of the river storage + flow volume; this </w:t>
      </w:r>
      <w:r w:rsidR="008454D1">
        <w:rPr>
          <w:rFonts w:ascii="Times New Roman" w:hAnsi="Times New Roman" w:cs="Times New Roman"/>
          <w:bCs/>
          <w:sz w:val="24"/>
          <w:szCs w:val="24"/>
        </w:rPr>
        <w:t>specified fraction is 80% of river storage + flow, and will be user defined in future versions of the model</w:t>
      </w:r>
      <w:r w:rsidRPr="004F3A2F">
        <w:rPr>
          <w:rFonts w:ascii="Times New Roman" w:hAnsi="Times New Roman" w:cs="Times New Roman"/>
          <w:bCs/>
          <w:sz w:val="24"/>
          <w:szCs w:val="24"/>
        </w:rPr>
        <w:t>.</w:t>
      </w:r>
    </w:p>
    <w:p w14:paraId="64969326" w14:textId="77777777" w:rsidR="008454D1" w:rsidRPr="004F3A2F" w:rsidRDefault="008454D1" w:rsidP="00481B69">
      <w:pPr>
        <w:rPr>
          <w:rFonts w:ascii="Times New Roman" w:hAnsi="Times New Roman" w:cs="Times New Roman"/>
          <w:bCs/>
          <w:sz w:val="24"/>
          <w:szCs w:val="24"/>
        </w:rPr>
      </w:pPr>
    </w:p>
    <w:p w14:paraId="2661E16A" w14:textId="77777777" w:rsidR="0057233B" w:rsidRDefault="009B3696">
      <w:pPr>
        <w:rPr>
          <w:rFonts w:ascii="Times New Roman" w:hAnsi="Times New Roman" w:cs="Times New Roman"/>
          <w:bCs/>
          <w:sz w:val="24"/>
          <w:szCs w:val="24"/>
        </w:rPr>
      </w:pPr>
      <w:r w:rsidRPr="004F3A2F">
        <w:rPr>
          <w:rFonts w:ascii="Times New Roman" w:hAnsi="Times New Roman" w:cs="Times New Roman"/>
          <w:bCs/>
          <w:sz w:val="24"/>
          <w:szCs w:val="24"/>
        </w:rPr>
        <w:t xml:space="preserve">As an optional parameter, a limit can be placed on how much unsustainable groundwater to extract (range: 0 to 1). This parameter scales the unsustainable groundwater extraction by the value given; e.g., if 1 unit of unsustainable water is called for and the parameter is 0.5, then only 0.5 units are extracted. </w:t>
      </w:r>
    </w:p>
    <w:p w14:paraId="25629507" w14:textId="77777777" w:rsidR="0057233B" w:rsidRDefault="0057233B" w:rsidP="0057233B">
      <w:pPr>
        <w:rPr>
          <w:rFonts w:ascii="Times New Roman" w:hAnsi="Times New Roman" w:cs="Times New Roman"/>
        </w:rPr>
      </w:pPr>
    </w:p>
    <w:p w14:paraId="141155AF" w14:textId="5F7BEEE7" w:rsidR="0057233B" w:rsidRPr="004F3A2F" w:rsidRDefault="0057233B" w:rsidP="0057233B">
      <w:pPr>
        <w:rPr>
          <w:rFonts w:ascii="Times New Roman" w:hAnsi="Times New Roman" w:cs="Times New Roman"/>
        </w:rPr>
      </w:pPr>
      <w:r>
        <w:rPr>
          <w:rFonts w:ascii="Times New Roman" w:hAnsi="Times New Roman" w:cs="Times New Roman"/>
        </w:rPr>
        <w:t>A fraction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irr</m:t>
            </m:r>
          </m:sub>
        </m:sSub>
      </m:oMath>
      <w:r>
        <w:rPr>
          <w:rFonts w:ascii="Times New Roman" w:hAnsi="Times New Roman" w:cs="Times New Roman"/>
        </w:rPr>
        <w:t>) of the water withdrawn each day for irrigation use is returned to the point of use, which may or may not be the point of abstraction.</w:t>
      </w:r>
    </w:p>
    <w:p w14:paraId="1FF5BE81" w14:textId="27FCC016" w:rsidR="00757A28" w:rsidRPr="004F3A2F" w:rsidRDefault="00757A28">
      <w:pPr>
        <w:rPr>
          <w:rFonts w:ascii="Times New Roman" w:hAnsi="Times New Roman" w:cs="Times New Roman"/>
          <w:b/>
          <w:sz w:val="28"/>
          <w:szCs w:val="28"/>
        </w:rPr>
      </w:pPr>
      <w:r w:rsidRPr="004F3A2F">
        <w:rPr>
          <w:rFonts w:ascii="Times New Roman" w:hAnsi="Times New Roman" w:cs="Times New Roman"/>
          <w:b/>
          <w:sz w:val="28"/>
          <w:szCs w:val="28"/>
        </w:rPr>
        <w:br w:type="page"/>
      </w:r>
    </w:p>
    <w:p w14:paraId="030EAE07" w14:textId="12E093EA" w:rsidR="00DD7549" w:rsidRPr="004F3A2F" w:rsidRDefault="005F5421" w:rsidP="005F5421">
      <w:pPr>
        <w:pStyle w:val="Normal1"/>
        <w:ind w:firstLine="720"/>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EF2CBE">
        <w:rPr>
          <w:rFonts w:ascii="Times New Roman" w:hAnsi="Times New Roman" w:cs="Times New Roman"/>
          <w:b/>
          <w:sz w:val="28"/>
          <w:szCs w:val="28"/>
        </w:rPr>
        <w:t>2</w:t>
      </w:r>
      <w:r w:rsidRPr="004F3A2F">
        <w:rPr>
          <w:rFonts w:ascii="Times New Roman" w:hAnsi="Times New Roman" w:cs="Times New Roman"/>
          <w:b/>
          <w:sz w:val="28"/>
          <w:szCs w:val="28"/>
        </w:rPr>
        <w:t xml:space="preserve">.2.2 </w:t>
      </w:r>
      <w:r w:rsidR="00757A28" w:rsidRPr="004F3A2F">
        <w:rPr>
          <w:rFonts w:ascii="Times New Roman" w:hAnsi="Times New Roman" w:cs="Times New Roman"/>
          <w:b/>
          <w:sz w:val="28"/>
          <w:szCs w:val="28"/>
        </w:rPr>
        <w:t>Irrigation technology method</w:t>
      </w:r>
    </w:p>
    <w:p w14:paraId="6536F86A" w14:textId="77777777" w:rsidR="00DD7549" w:rsidRPr="004F3A2F" w:rsidRDefault="00DD7549">
      <w:pPr>
        <w:pStyle w:val="Normal1"/>
        <w:ind w:left="1440"/>
        <w:rPr>
          <w:rFonts w:ascii="Times New Roman" w:hAnsi="Times New Roman" w:cs="Times New Roman"/>
          <w:b/>
        </w:rPr>
      </w:pPr>
    </w:p>
    <w:p w14:paraId="7B864EC4" w14:textId="3F7AE351"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Irrigation technology in the UNH Water Balance Model (WBM) is a process-based alternative to the prior conceptual formulation where non-beneficial fates were specified as a fraction of gross irrigation </w:t>
      </w:r>
      <w:r w:rsidRPr="004F3A2F">
        <w:rPr>
          <w:rFonts w:ascii="Times New Roman" w:hAnsi="Times New Roman" w:cs="Times New Roman"/>
        </w:rPr>
        <w:fldChar w:fldCharType="begin"/>
      </w:r>
      <w:r w:rsidR="00F8581A" w:rsidRPr="004F3A2F">
        <w:rPr>
          <w:rFonts w:ascii="Times New Roman" w:hAnsi="Times New Roman" w:cs="Times New Roman"/>
        </w:rPr>
        <w:instrText xml:space="preserve"> ADDIN ZOTERO_ITEM CSL_CITATION {"citationID":"lFpvuARh","properties":{"formattedCitation":"(Grogan et al., 2017; Wisser et al., 2010, 2008)","plainCitation":"(Grogan et al., 2017; Wisser et al., 2010, 2008)","noteIndex":0},"citationItems":[{"id":4315,"uris":["http://zotero.org/users/492362/items/XDNCP523"],"uri":["http://zotero.org/users/492362/items/XDNCP523"],"itemData":{"id":4315,"type":"article-journal","abstract":"Depletion of groundwater aquifers across the globe has become a significant concern, as groundwater is an important and often unsustainable source of irrigation water. Simultaneously, the field of water resource management has seen a lively debate over the concepts and metrics used to assess the downstream re-use of agricultural runoff, with most studies focusing on surface water balances. Here, we bring these two lines of research together, recognizing that depletion of aquifers leads to large amounts of groundwater entering surface water storages and flows by way of agricultural runoff. While it is clear that groundwater users will be impacted by reductions in groundwater availability, there is a major gap in our understanding of potential impacts downstream of groundwater pumping locations. We find that the volume of unsustainable groundwater that is re-used for irrigation following runoff from agricultural systems is nearly as large as the volume initially extracted from reservoirs for irrigation. Basins in which the volume of irrigation water re-used is equal to or greater than the volume of water initially used (which is possible due to multiple re-use of the same water) contain 33 million hectares of irrigated land and are home to 1.3 billion people. Some studies have called for increasing irrigation efficiency as a solution to water shortages. We find that with 100% irrigation efficiency, global demand for unsustainable groundwater is reduced by 52%, but not eliminated. In many basins, increased irrigation efficiency leads to significantly decreased river low flows; increasing irrigation efficiency to 70% globally decreases total surface water supplies by </w:instrText>
      </w:r>
      <w:r w:rsidR="00F8581A" w:rsidRPr="004F3A2F">
        <w:rPr>
          <w:rFonts w:ascii="Cambria Math" w:hAnsi="Cambria Math" w:cs="Cambria Math"/>
        </w:rPr>
        <w:instrText>∽</w:instrText>
      </w:r>
      <w:r w:rsidR="00F8581A" w:rsidRPr="004F3A2F">
        <w:rPr>
          <w:rFonts w:ascii="Times New Roman" w:hAnsi="Times New Roman" w:cs="Times New Roman"/>
        </w:rPr>
        <w:instrText xml:space="preserve">600 km 3 yr −1 . These findings illustrate that estimates of aquifer depletion alone underestimate the importance of unsustainable groundwater to sustaining surface water systems and irrigated agriculture.","container-title":"Environmental Research Letters","DOI":"10.1088/1748-9326/aa5fb2","ISSN":"1748-9326","issue":"3","journalAbbreviation":"Environ. Res. Lett.","language":"en","page":"034017","source":"Institute of Physics","title":"The use and re-use of unsustainable groundwater for irrigation: a global budget","title-short":"The use and re-use of unsustainable groundwater for irrigation","volume":"12","author":[{"family":"Grogan","given":"Danielle S."},{"family":"Wisser","given":"Dominik"},{"family":"Prusevich","given":"Alex"},{"family":"Lammers","given":"Richard B."},{"family":"Frolking","given":"Steve"}],"issued":{"date-parts":[["2017"]]}}},{"id":4456,"uris":["http://zotero.org/users/492362/items/PPPLLGRR"],"uri":["http://zotero.org/users/492362/items/PPPLLGRR"],"itemData":{"id":4456,"type":"article-journal","abstract":"Agricultural water use accounts for around 70% of the total water that is withdrawn from surface water and groundwater. We use a new, gridded, global-scale water balance model to estimate interannual variability in global irrigation water demand arising from climate data sets and uncertainties arising from agricultural and climate data sets. We used contemporary maps of irrigation and crop distribution, and so do not account for variability or trends in irrigation area or cropping. We used two different global maps of irrigation and two different reconstructions of daily weather 1963–2002. Simulated global irrigation water demand varied by </w:instrText>
      </w:r>
      <w:r w:rsidR="00F8581A" w:rsidRPr="004F3A2F">
        <w:rPr>
          <w:rFonts w:ascii="Cambria Math" w:hAnsi="Cambria Math" w:cs="Cambria Math"/>
        </w:rPr>
        <w:instrText>∼</w:instrText>
      </w:r>
      <w:r w:rsidR="00F8581A" w:rsidRPr="004F3A2F">
        <w:rPr>
          <w:rFonts w:ascii="Times New Roman" w:hAnsi="Times New Roman" w:cs="Times New Roman"/>
        </w:rPr>
        <w:instrText>30%, depending on irrigation map or weather data. The combined effect of irrigation map and weather data generated a global irrigation water use range of 2200 to 3800 km3 a−1. Weather driven variability in global irrigation was generally less than ±300 km3 a−1, globally (&lt;</w:instrText>
      </w:r>
      <w:r w:rsidR="00F8581A" w:rsidRPr="004F3A2F">
        <w:rPr>
          <w:rFonts w:ascii="Cambria Math" w:hAnsi="Cambria Math" w:cs="Cambria Math"/>
        </w:rPr>
        <w:instrText>∼</w:instrText>
      </w:r>
      <w:r w:rsidR="00F8581A" w:rsidRPr="004F3A2F">
        <w:rPr>
          <w:rFonts w:ascii="Times New Roman" w:hAnsi="Times New Roman" w:cs="Times New Roman"/>
        </w:rPr>
        <w:instrText xml:space="preserve">10%), but could be as large as ±70% at the national scale.","container-title":"Geophysical Research Letters","DOI":"10.1029/2008GL035296","ISSN":"1944-8007","issue":"24","language":"en","source":"Wiley Online Library","title":"Global irrigation water demand: Variability and uncertainties arising from agricultural and climate data sets","title-short":"Global irrigation water demand","URL":"https://agupubs.onlinelibrary.wiley.com/doi/abs/10.1029/2008GL035296","volume":"35","author":[{"family":"Wisser","given":"Dominik"},{"family":"Frolking","given":"Steve"},{"family":"Douglas","given":"Ellen M."},{"family":"Fekete","given":"Balazs M."},{"family":"Vörösmarty","given":"Charles J."},{"family":"Schumann","given":"Andreas H."}],"accessed":{"date-parts":[["2018",11,5]]},"issued":{"date-parts":[["2008",12,1]]}}},{"id":855,"uris":["http://zotero.org/users/492362/items/R4H3XM23"],"uri":["http://zotero.org/users/492362/items/R4H3XM23"],"itemData":{"id":855,"type":"article-journal","container-title":"Hydrology and Earth System Sciences","DOI":"10.5194/hess-14-1-2010","ISSN":"1607-7938","issue":"1","page":"1-24","source":"CrossRef","title":"Reconstructing 20th century global hydrography: a contribution to the Global Terrestrial Network- Hydrology (GTN-H)","title-short":"Reconstructing 20th century global hydrography","volume":"14","author":[{"family":"Wisser","given":"D."},{"family":"Fekete","given":"B. M."},{"family":"Vörösmarty","given":"C. J."},{"family":"Schumann","given":"A. H."}],"issued":{"date-parts":[["2010",1,6]]}}}],"schema":"https://github.com/citation-style-language/schema/raw/master/csl-citation.json"} </w:instrText>
      </w:r>
      <w:r w:rsidRPr="004F3A2F">
        <w:rPr>
          <w:rFonts w:ascii="Times New Roman" w:hAnsi="Times New Roman" w:cs="Times New Roman"/>
        </w:rPr>
        <w:fldChar w:fldCharType="separate"/>
      </w:r>
      <w:r w:rsidR="00F8581A" w:rsidRPr="004F3A2F">
        <w:rPr>
          <w:rFonts w:ascii="Times New Roman" w:hAnsi="Times New Roman" w:cs="Times New Roman"/>
        </w:rPr>
        <w:t>(Grogan et al., 2017; Wisser et al., 2010, 2008)</w:t>
      </w:r>
      <w:r w:rsidRPr="004F3A2F">
        <w:rPr>
          <w:rFonts w:ascii="Times New Roman" w:hAnsi="Times New Roman" w:cs="Times New Roman"/>
        </w:rPr>
        <w:fldChar w:fldCharType="end"/>
      </w:r>
      <w:r w:rsidRPr="004F3A2F">
        <w:rPr>
          <w:rFonts w:ascii="Times New Roman" w:hAnsi="Times New Roman" w:cs="Times New Roman"/>
        </w:rPr>
        <w:t xml:space="preserve">.  The process-based formulation redistributes inefficient irrigation water via surface runoff flows, groundwater percolation, and evaporation during both delivery and application stages.  The system explicitly represented non-consumptive losses using technology specific parameters applied to proportions of irrigated croplands operating each technology.  Losses during delivery were calculated from conveyance surface area (as a fraction of irrigated cropland), daily open water evaporation, and percolation.  Conveyance methods included pipes with no evaporation or percolation, and open conveyances such as canals and ditches that percolate at a fraction of local infiltration rates and evaporate from their surfaces.  Incidental losses during application follow Jägermeyr et al. </w:t>
      </w:r>
      <w:r w:rsidRPr="004F3A2F">
        <w:rPr>
          <w:rFonts w:ascii="Times New Roman" w:hAnsi="Times New Roman" w:cs="Times New Roman"/>
        </w:rPr>
        <w:fldChar w:fldCharType="begin"/>
      </w:r>
      <w:r w:rsidRPr="004F3A2F">
        <w:rPr>
          <w:rFonts w:ascii="Times New Roman" w:hAnsi="Times New Roman" w:cs="Times New Roman"/>
        </w:rPr>
        <w:instrText xml:space="preserve"> ADDIN ZOTERO_ITEM CSL_CITATION {"citationID":"hWuSgQvZ","properties":{"formattedCitation":"(2015)","plainCitation":"(2015)","noteIndex":0},"citationItems":[{"id":4321,"uris":["http://zotero.org/users/492362/items/H4AQTASJ"],"uri":["http://zotero.org/users/492362/items/H4AQTASJ"],"itemData":{"id":4321,"type":"article-journal","abstract":"Global agricultural production is heavily sustained by irrigation, but irrigation system efficiencies are often surprisingly low. However, our knowledge of irrigation efficiencies is mostly confined to rough indicative estimates for countries or regions that do not account for spatiotemporal heterogeneity due to climate and other biophysical dependencies. To allow for refined estimates of global agricultural water use, and of water saving and water productivity potentials constrained by biophysical processes and also non-trivial downstream effects, we incorporated a process-based representation of the three major irrigation systems (surface, sprinkler, and drip) into a bio- and agrosphere model, LPJmL. Based on this enhanced model we provide a gridded world map of irrigation efficiencies that are calculated in direct linkage to differences in system types, crop types, climatic and hydrologic conditions, and overall crop management. We find pronounced regional patterns in beneficial irrigation efficiency (a refined irrigation efficiency indicator accounting for crop-productive water consumption only), due to differences in these features, with the lowest values (&lt; 30 %) in south Asia and sub-Saharan Africa and the highest values (&gt; 60 %) in Europe and North America. We arrive at an estimate of global irrigation water withdrawal of 2469 km3 (2004–2009 average); irrigation water consumption is calculated to be 1257 km3, of which 608 km3 are non-beneficially consumed, i.e., lost through evaporation, interception, and conveyance. Replacing surface systems by sprinkler or drip systems could, on average across the world's river basins, reduce the non-beneficial consumption at river basin level by 54 and 76 %, respectively, while maintaining the current level of crop yields. Accordingly, crop water productivity would increase by 9 and 15 %, respectively, and by much more in specific regions such as in the Indus basin. This study significantly advances the global quantification of irrigation systems while providing a framework for assessing potential future transitions in these systems. In this paper, presented opportunities associated with irrigation improvements are significant and suggest that they should be considered an important means on the way to sustainable food security.","container-title":"Hydrol. Earth Syst. Sci.","DOI":"10.5194/hess-19-3073-2015","ISSN":"1607-7938","issue":"7","journalAbbreviation":"Hydrol. Earth Syst. Sci.","page":"3073-3091","source":"Copernicus Online Journals","title":"Water savings potentials of irrigation systems: global simulation of processes and linkages","title-short":"Water savings potentials of irrigation systems","volume":"19","author":[{"family":"Jägermeyr","given":"J."},{"family":"Gerten","given":"D."},{"family":"Heinke","given":"J."},{"family":"Schaphoff","given":"S."},{"family":"Kummu","given":"M."},{"family":"Lucht","given":"W."}],"issued":{"date-parts":[["2015",7,10]]}},"suppress-author":true}],"schema":"https://github.com/citation-style-language/schema/raw/master/csl-citation.json"} </w:instrText>
      </w:r>
      <w:r w:rsidRPr="004F3A2F">
        <w:rPr>
          <w:rFonts w:ascii="Times New Roman" w:hAnsi="Times New Roman" w:cs="Times New Roman"/>
        </w:rPr>
        <w:fldChar w:fldCharType="separate"/>
      </w:r>
      <w:r w:rsidRPr="004F3A2F">
        <w:rPr>
          <w:rFonts w:ascii="Times New Roman" w:hAnsi="Times New Roman" w:cs="Times New Roman"/>
        </w:rPr>
        <w:t>(2015)</w:t>
      </w:r>
      <w:r w:rsidRPr="004F3A2F">
        <w:rPr>
          <w:rFonts w:ascii="Times New Roman" w:hAnsi="Times New Roman" w:cs="Times New Roman"/>
        </w:rPr>
        <w:fldChar w:fldCharType="end"/>
      </w:r>
      <w:r w:rsidRPr="004F3A2F">
        <w:rPr>
          <w:rFonts w:ascii="Times New Roman" w:hAnsi="Times New Roman" w:cs="Times New Roman"/>
        </w:rPr>
        <w:t xml:space="preserve"> and use the distribution uniformity parameter that described excess water needed to satisfy net irrigation demand based on the type of technology, either drip, sprinkler, or flood.  The distribution uniformity parameter defaults to values originally estimated for surface/flood, sprinkler, and direct/drip agriculture </w:t>
      </w:r>
      <w:r w:rsidRPr="004F3A2F">
        <w:rPr>
          <w:rFonts w:ascii="Times New Roman" w:hAnsi="Times New Roman" w:cs="Times New Roman"/>
        </w:rPr>
        <w:fldChar w:fldCharType="begin"/>
      </w:r>
      <w:r w:rsidRPr="004F3A2F">
        <w:rPr>
          <w:rFonts w:ascii="Times New Roman" w:hAnsi="Times New Roman" w:cs="Times New Roman"/>
        </w:rPr>
        <w:instrText xml:space="preserve"> ADDIN ZOTERO_ITEM CSL_CITATION {"citationID":"hSgBv0CB","properties":{"formattedCitation":"(J\\uc0\\u228{}germeyr et al., 2015)","plainCitation":"(Jägermeyr et al., 2015)","noteIndex":0},"citationItems":[{"id":4321,"uris":["http://zotero.org/users/492362/items/H4AQTASJ"],"uri":["http://zotero.org/users/492362/items/H4AQTASJ"],"itemData":{"id":4321,"type":"article-journal","abstract":"Global agricultural production is heavily sustained by irrigation, but irrigation system efficiencies are often surprisingly low. However, our knowledge of irrigation efficiencies is mostly confined to rough indicative estimates for countries or regions that do not account for spatiotemporal heterogeneity due to climate and other biophysical dependencies. To allow for refined estimates of global agricultural water use, and of water saving and water productivity potentials constrained by biophysical processes and also non-trivial downstream effects, we incorporated a process-based representation of the three major irrigation systems (surface, sprinkler, and drip) into a bio- and agrosphere model, LPJmL. Based on this enhanced model we provide a gridded world map of irrigation efficiencies that are calculated in direct linkage to differences in system types, crop types, climatic and hydrologic conditions, and overall crop management. We find pronounced regional patterns in beneficial irrigation efficiency (a refined irrigation efficiency indicator accounting for crop-productive water consumption only), due to differences in these features, with the lowest values (&lt; 30 %) in south Asia and sub-Saharan Africa and the highest values (&gt; 60 %) in Europe and North America. We arrive at an estimate of global irrigation water withdrawal of 2469 km3 (2004–2009 average); irrigation water consumption is calculated to be 1257 km3, of which 608 km3 are non-beneficially consumed, i.e., lost through evaporation, interception, and conveyance. Replacing surface systems by sprinkler or drip systems could, on average across the world's river basins, reduce the non-beneficial consumption at river basin level by 54 and 76 %, respectively, while maintaining the current level of crop yields. Accordingly, crop water productivity would increase by 9 and 15 %, respectively, and by much more in specific regions such as in the Indus basin. This study significantly advances the global quantification of irrigation systems while providing a framework for assessing potential future transitions in these systems. In this paper, presented opportunities associated with irrigation improvements are significant and suggest that they should be considered an important means on the way to sustainable food security.","container-title":"Hydrol. Earth Syst. Sci.","DOI":"10.5194/hess-19-3073-2015","ISSN":"1607-7938","issue":"7","journalAbbreviation":"Hydrol. Earth Syst. Sci.","page":"3073-3091","source":"Copernicus Online Journals","title":"Water savings potentials of irrigation systems: global simulation of processes and linkages","title-short":"Water savings potentials of irrigation systems","volume":"19","author":[{"family":"Jägermeyr","given":"J."},{"family":"Gerten","given":"D."},{"family":"Heinke","given":"J."},{"family":"Schaphoff","given":"S."},{"family":"Kummu","given":"M."},{"family":"Lucht","given":"W."}],"issued":{"date-parts":[["2015",7,10]]}}}],"schema":"https://github.com/citation-style-language/schema/raw/master/csl-citation.json"} </w:instrText>
      </w:r>
      <w:r w:rsidRPr="004F3A2F">
        <w:rPr>
          <w:rFonts w:ascii="Times New Roman" w:hAnsi="Times New Roman" w:cs="Times New Roman"/>
        </w:rPr>
        <w:fldChar w:fldCharType="separate"/>
      </w:r>
      <w:r w:rsidRPr="004F3A2F">
        <w:rPr>
          <w:rFonts w:ascii="Times New Roman" w:hAnsi="Times New Roman" w:cs="Times New Roman"/>
        </w:rPr>
        <w:t>(Jägermeyr et al., 2015)</w:t>
      </w:r>
      <w:r w:rsidRPr="004F3A2F">
        <w:rPr>
          <w:rFonts w:ascii="Times New Roman" w:hAnsi="Times New Roman" w:cs="Times New Roman"/>
        </w:rPr>
        <w:fldChar w:fldCharType="end"/>
      </w:r>
      <w:r w:rsidRPr="004F3A2F">
        <w:rPr>
          <w:rFonts w:ascii="Times New Roman" w:hAnsi="Times New Roman" w:cs="Times New Roman"/>
        </w:rPr>
        <w:t xml:space="preserve">.  </w:t>
      </w:r>
    </w:p>
    <w:p w14:paraId="6A88A538" w14:textId="77777777" w:rsidR="008F13EB" w:rsidRPr="004F3A2F" w:rsidRDefault="008F13EB" w:rsidP="008F13EB">
      <w:pPr>
        <w:rPr>
          <w:rFonts w:ascii="Times New Roman" w:hAnsi="Times New Roman" w:cs="Times New Roman"/>
        </w:rPr>
      </w:pPr>
      <w:r w:rsidRPr="004F3A2F">
        <w:rPr>
          <w:rFonts w:ascii="Times New Roman" w:hAnsi="Times New Roman" w:cs="Times New Roman"/>
          <w:iCs/>
        </w:rPr>
        <w:t>The process of calculating non-beneficial use (</w:t>
      </w:r>
      <m:oMath>
        <m:r>
          <w:rPr>
            <w:rFonts w:ascii="Cambria Math" w:hAnsi="Cambria Math" w:cs="Times New Roman"/>
          </w:rPr>
          <m:t>N</m:t>
        </m:r>
      </m:oMath>
      <w:r w:rsidRPr="004F3A2F">
        <w:rPr>
          <w:rFonts w:ascii="Times New Roman" w:hAnsi="Times New Roman" w:cs="Times New Roman"/>
          <w:iCs/>
        </w:rPr>
        <w:t>) and non-consumptive returns (</w:t>
      </w:r>
      <m:oMath>
        <m:r>
          <w:rPr>
            <w:rFonts w:ascii="Cambria Math" w:hAnsi="Cambria Math" w:cs="Times New Roman"/>
          </w:rPr>
          <m:t>L</m:t>
        </m:r>
      </m:oMath>
      <w:r w:rsidRPr="004F3A2F">
        <w:rPr>
          <w:rFonts w:ascii="Times New Roman" w:hAnsi="Times New Roman" w:cs="Times New Roman"/>
          <w:iCs/>
        </w:rPr>
        <w:t>) via application of irrigation water is performed throughout the WBM time-step cycle.  Following calculation of net crop water demand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net</m:t>
            </m:r>
          </m:sub>
        </m:sSub>
      </m:oMath>
      <w:r w:rsidRPr="004F3A2F">
        <w:rPr>
          <w:rFonts w:ascii="Times New Roman" w:hAnsi="Times New Roman" w:cs="Times New Roman"/>
          <w:iCs/>
        </w:rPr>
        <w:t>), additional delivery and application requirements are calculated accounting for technology specific inefficiencies.  Then, an initial estimate of delivered water is based on estimated water availability and if available water is determined to be insufficient to meet demand (plus inefficient use and loss), all associated irrigation fluxes are scaled downward linearly by the provisional irrigation supply factor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irr</m:t>
            </m:r>
          </m:sub>
        </m:sSub>
      </m:oMath>
      <w:r w:rsidRPr="004F3A2F">
        <w:rPr>
          <w:rFonts w:ascii="Times New Roman" w:hAnsi="Times New Roman" w:cs="Times New Roman"/>
          <w:iCs/>
        </w:rPr>
        <w:t xml:space="preserve">).  At this stage, WBM performs the river routing calculation, and estimates of provided water are updated according to actual water availability.  Finally, excess water introduced to irrigated crop fields is partitioned between non-beneficial evaporation, non-consumptive runoff, and non-consumptive percolation.  What follows is a more detailed description of each of these steps.  </w:t>
      </w:r>
      <w:r w:rsidRPr="004F3A2F">
        <w:rPr>
          <w:rFonts w:ascii="Times New Roman" w:hAnsi="Times New Roman" w:cs="Times New Roman"/>
        </w:rPr>
        <w:t>Unless specified otherwise, all calculations described in this section are distributed spatially across irrigated crop areas as grid operations.</w:t>
      </w:r>
    </w:p>
    <w:p w14:paraId="17374477"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WBM can run any number of individual technologies simultaneously using data of irrigated land fraction for which each of the technologies is used</w:t>
      </w:r>
    </w:p>
    <w:p w14:paraId="3E4A4B05" w14:textId="16C2F445" w:rsidR="008F13EB" w:rsidRPr="004F3A2F" w:rsidRDefault="00000000" w:rsidP="005F5421">
      <w:pPr>
        <w:pStyle w:val="equationline0"/>
        <w:tabs>
          <w:tab w:val="clear" w:pos="8640"/>
          <w:tab w:val="left" w:pos="8460"/>
        </w:tabs>
        <w:ind w:left="0"/>
        <w:jc w:val="left"/>
      </w:pPr>
      <m:oMath>
        <m:d>
          <m:dPr>
            <m:begChr m:val="{"/>
            <m:endChr m:val=""/>
            <m:ctrlPr>
              <w:rPr>
                <w:rFonts w:ascii="Cambria Math" w:hAnsi="Cambria Math"/>
                <w:i/>
              </w:rPr>
            </m:ctrlPr>
          </m:dPr>
          <m:e>
            <m:eqArr>
              <m:eqArrPr>
                <m:ctrlPr>
                  <w:rPr>
                    <w:rFonts w:ascii="Cambria Math" w:hAnsi="Cambria Math"/>
                    <w:i/>
                  </w:rPr>
                </m:ctrlPr>
              </m:eqArrPr>
              <m:e>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d,irr</m:t>
                        </m:r>
                      </m:sup>
                    </m:sSubSup>
                    <m:r>
                      <w:rPr>
                        <w:rFonts w:ascii="Cambria Math" w:hAnsi="Cambria Math"/>
                      </w:rPr>
                      <m:t xml:space="preserve">=1 </m:t>
                    </m:r>
                  </m:e>
                </m:nary>
              </m:e>
              <m:e>
                <m:nary>
                  <m:naryPr>
                    <m:chr m:val="∑"/>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a,irr</m:t>
                        </m:r>
                      </m:sup>
                    </m:sSubSup>
                    <m:r>
                      <w:rPr>
                        <w:rFonts w:ascii="Cambria Math" w:hAnsi="Cambria Math"/>
                      </w:rPr>
                      <m:t>=1</m:t>
                    </m:r>
                  </m:e>
                </m:nary>
              </m:e>
            </m:eqArr>
          </m:e>
        </m:d>
      </m:oMath>
      <w:r w:rsidR="008F13EB" w:rsidRPr="004F3A2F">
        <w:t xml:space="preserve"> </w:t>
      </w:r>
      <w:r w:rsidR="005F5421" w:rsidRPr="004F3A2F">
        <w:tab/>
      </w:r>
      <w:r w:rsidR="008F13EB" w:rsidRPr="004F3A2F">
        <w:rPr>
          <w:sz w:val="20"/>
        </w:rPr>
        <w:t>(</w:t>
      </w:r>
      <w:r w:rsidR="005F5421" w:rsidRPr="004F3A2F">
        <w:rPr>
          <w:sz w:val="20"/>
        </w:rPr>
        <w:t>1</w:t>
      </w:r>
      <w:r w:rsidR="00EF2CBE">
        <w:rPr>
          <w:sz w:val="20"/>
        </w:rPr>
        <w:t>2</w:t>
      </w:r>
      <w:r w:rsidR="005F5421" w:rsidRPr="004F3A2F">
        <w:rPr>
          <w:sz w:val="20"/>
        </w:rPr>
        <w:t>.2.2-</w:t>
      </w:r>
      <w:r w:rsidR="008F13EB" w:rsidRPr="004F3A2F">
        <w:rPr>
          <w:sz w:val="20"/>
        </w:rPr>
        <w:t>1)</w:t>
      </w:r>
    </w:p>
    <w:p w14:paraId="432CC4BA"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 xml:space="preserve">d,irr </m:t>
            </m:r>
          </m:sup>
        </m:sSubSup>
      </m:oMath>
      <w:r w:rsidRPr="004F3A2F">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 xml:space="preserve">a,irr </m:t>
            </m:r>
          </m:sup>
        </m:sSubSup>
      </m:oMath>
      <w:r w:rsidRPr="004F3A2F">
        <w:rPr>
          <w:rFonts w:ascii="Times New Roman" w:hAnsi="Times New Roman" w:cs="Times New Roman"/>
        </w:rPr>
        <w:t xml:space="preserve"> are fraction of land served by technology </w:t>
      </w:r>
      <m:oMath>
        <m:r>
          <w:rPr>
            <w:rFonts w:ascii="Cambria Math" w:hAnsi="Cambria Math" w:cs="Times New Roman"/>
          </w:rPr>
          <m:t>i</m:t>
        </m:r>
      </m:oMath>
      <w:r w:rsidRPr="004F3A2F">
        <w:rPr>
          <w:rFonts w:ascii="Times New Roman" w:hAnsi="Times New Roman" w:cs="Times New Roman"/>
        </w:rPr>
        <w:t xml:space="preserve"> within irrigated land, and superscripts </w:t>
      </w:r>
      <m:oMath>
        <m:r>
          <w:rPr>
            <w:rFonts w:ascii="Cambria Math" w:hAnsi="Cambria Math" w:cs="Times New Roman"/>
          </w:rPr>
          <m:t>d</m:t>
        </m:r>
      </m:oMath>
      <w:r w:rsidRPr="004F3A2F">
        <w:rPr>
          <w:rFonts w:ascii="Times New Roman" w:hAnsi="Times New Roman" w:cs="Times New Roman"/>
        </w:rPr>
        <w:t xml:space="preserve"> and </w:t>
      </w:r>
      <m:oMath>
        <m:r>
          <w:rPr>
            <w:rFonts w:ascii="Cambria Math" w:hAnsi="Cambria Math" w:cs="Times New Roman"/>
          </w:rPr>
          <m:t>a</m:t>
        </m:r>
      </m:oMath>
      <w:r w:rsidRPr="004F3A2F">
        <w:rPr>
          <w:rFonts w:ascii="Times New Roman" w:hAnsi="Times New Roman" w:cs="Times New Roman"/>
        </w:rPr>
        <w:t xml:space="preserve"> denotes delivery and application technology group, respectively.</w:t>
      </w:r>
    </w:p>
    <w:p w14:paraId="2783D91B" w14:textId="44C4BD20" w:rsidR="008F13EB" w:rsidRPr="004F3A2F" w:rsidRDefault="008F13EB" w:rsidP="005F5421">
      <w:pPr>
        <w:pStyle w:val="Heading2"/>
        <w:rPr>
          <w:rFonts w:cs="Times New Roman"/>
        </w:rPr>
      </w:pPr>
      <w:r w:rsidRPr="004F3A2F">
        <w:rPr>
          <w:rFonts w:cs="Times New Roman"/>
        </w:rPr>
        <w:t>Irrigation Delivery</w:t>
      </w:r>
    </w:p>
    <w:p w14:paraId="082CA9DE" w14:textId="77777777" w:rsidR="008F13EB" w:rsidRPr="004F3A2F" w:rsidRDefault="008F13EB" w:rsidP="008F13EB">
      <w:pPr>
        <w:rPr>
          <w:rFonts w:ascii="Times New Roman" w:hAnsi="Times New Roman" w:cs="Times New Roman"/>
        </w:rPr>
      </w:pPr>
      <w:r w:rsidRPr="004F3A2F">
        <w:rPr>
          <w:rFonts w:ascii="Times New Roman" w:hAnsi="Times New Roman" w:cs="Times New Roman"/>
          <w:iCs/>
        </w:rPr>
        <w:t>Inefficient fluxes from conveyances rely on calculated daily open water evaporation rates (function of air temperature, humidity, and wind speed), and percolation rates of saturated soil.  These rates are spatially and temporally distributed to the fraction of surface area of the irrigation delivery system (</w:t>
      </w:r>
      <m:oMath>
        <m:sSubSup>
          <m:sSubSupPr>
            <m:ctrlPr>
              <w:rPr>
                <w:rFonts w:ascii="Cambria Math" w:hAnsi="Cambria Math" w:cs="Times New Roman"/>
                <w:i/>
                <w:iCs/>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d,A</m:t>
            </m:r>
          </m:sup>
        </m:sSubSup>
      </m:oMath>
      <w:r w:rsidRPr="004F3A2F">
        <w:rPr>
          <w:rFonts w:ascii="Times New Roman" w:hAnsi="Times New Roman" w:cs="Times New Roman"/>
          <w:iCs/>
        </w:rPr>
        <w:t>) relative of the irrigated area (</w:t>
      </w:r>
      <m:oMath>
        <m:sSup>
          <m:sSupPr>
            <m:ctrlPr>
              <w:rPr>
                <w:rFonts w:ascii="Cambria Math" w:hAnsi="Cambria Math" w:cs="Times New Roman"/>
                <w:i/>
                <w:iCs/>
              </w:rPr>
            </m:ctrlPr>
          </m:sSupPr>
          <m:e>
            <m:r>
              <w:rPr>
                <w:rFonts w:ascii="Cambria Math" w:hAnsi="Cambria Math" w:cs="Times New Roman"/>
              </w:rPr>
              <m:t>A</m:t>
            </m:r>
          </m:e>
          <m:sup>
            <m:r>
              <w:rPr>
                <w:rFonts w:ascii="Cambria Math" w:hAnsi="Cambria Math" w:cs="Times New Roman"/>
              </w:rPr>
              <m:t>irr</m:t>
            </m:r>
          </m:sup>
        </m:sSup>
      </m:oMath>
      <w:r w:rsidRPr="004F3A2F">
        <w:rPr>
          <w:rFonts w:ascii="Times New Roman" w:hAnsi="Times New Roman" w:cs="Times New Roman"/>
          <w:iCs/>
        </w:rPr>
        <w:t>, m</w:t>
      </w:r>
      <w:r w:rsidRPr="004F3A2F">
        <w:rPr>
          <w:rFonts w:ascii="Times New Roman" w:hAnsi="Times New Roman" w:cs="Times New Roman"/>
          <w:iCs/>
          <w:vertAlign w:val="superscript"/>
        </w:rPr>
        <w:t>2</w:t>
      </w:r>
      <w:r w:rsidRPr="004F3A2F">
        <w:rPr>
          <w:rFonts w:ascii="Times New Roman" w:hAnsi="Times New Roman" w:cs="Times New Roman"/>
          <w:iCs/>
        </w:rPr>
        <w:t xml:space="preserve">) for each </w:t>
      </w:r>
      <m:oMath>
        <m:r>
          <w:rPr>
            <w:rFonts w:ascii="Cambria Math" w:hAnsi="Cambria Math" w:cs="Times New Roman"/>
          </w:rPr>
          <m:t>i</m:t>
        </m:r>
      </m:oMath>
      <w:r w:rsidRPr="004F3A2F">
        <w:rPr>
          <w:rFonts w:ascii="Times New Roman" w:hAnsi="Times New Roman" w:cs="Times New Roman"/>
          <w:iCs/>
        </w:rPr>
        <w:t xml:space="preserve"> delivery technology.  These non-beneficial fluxes are calculated at each pixel on each day crops demand irrigation water.  Crop water demand functionality of WBM is </w:t>
      </w:r>
      <w:r w:rsidRPr="004F3A2F">
        <w:rPr>
          <w:rFonts w:ascii="Times New Roman" w:hAnsi="Times New Roman" w:cs="Times New Roman"/>
          <w:iCs/>
        </w:rPr>
        <w:lastRenderedPageBreak/>
        <w:t xml:space="preserve">described by Grogan </w:t>
      </w:r>
      <w:r w:rsidRPr="004F3A2F">
        <w:rPr>
          <w:rFonts w:ascii="Times New Roman" w:hAnsi="Times New Roman" w:cs="Times New Roman"/>
          <w:i/>
          <w:iCs/>
        </w:rPr>
        <w:t>et al.</w:t>
      </w:r>
      <w:r w:rsidRPr="004F3A2F">
        <w:rPr>
          <w:rFonts w:ascii="Times New Roman" w:hAnsi="Times New Roman" w:cs="Times New Roman"/>
          <w:iCs/>
        </w:rPr>
        <w:t xml:space="preserve"> </w:t>
      </w:r>
      <w:r w:rsidRPr="004F3A2F">
        <w:rPr>
          <w:rFonts w:ascii="Times New Roman" w:hAnsi="Times New Roman" w:cs="Times New Roman"/>
          <w:iCs/>
        </w:rPr>
        <w:fldChar w:fldCharType="begin"/>
      </w:r>
      <w:r w:rsidRPr="004F3A2F">
        <w:rPr>
          <w:rFonts w:ascii="Times New Roman" w:hAnsi="Times New Roman" w:cs="Times New Roman"/>
          <w:iCs/>
        </w:rPr>
        <w:instrText xml:space="preserve"> ADDIN ZOTERO_ITEM CSL_CITATION {"citationID":"uNFYUaH8","properties":{"formattedCitation":"(2017)","plainCitation":"(2017)","noteIndex":0},"citationItems":[{"id":4315,"uris":["http://zotero.org/users/492362/items/XDNCP523"],"uri":["http://zotero.org/users/492362/items/XDNCP523"],"itemData":{"id":4315,"type":"article-journal","abstract":"Depletion of groundwater aquifers across the globe has become a significant concern, as groundwater is an important and often unsustainable source of irrigation water. Simultaneously, the field of water resource management has seen a lively debate over the concepts and metrics used to assess the downstream re-use of agricultural runoff, with most studies focusing on surface water balances. Here, we bring these two lines of research together, recognizing that depletion of aquifers leads to large amounts of groundwater entering surface water storages and flows by way of agricultural runoff. While it is clear that groundwater users will be impacted by reductions in groundwater availability, there is a major gap in our understanding of potential impacts downstream of groundwater pumping locations. We find that the volume of unsustainable groundwater that is re-used for irrigation following runoff from agricultural systems is nearly as large as the volume initially extracted from reservoirs for irrigation. Basins in which the volume of irrigation water re-used is equal to or greater than the volume of water initially used (which is possible due to multiple re-use of the same water) contain 33 million hectares of irrigated land and are home to 1.3 billion people. Some studies have called for increasing irrigation efficiency as a solution to water shortages. We find that with 100% irrigation efficiency, global demand for unsustainable groundwater is reduced by 52%, but not eliminated. In many basins, increased irrigation efficiency leads to significantly decreased river low flows; increasing irrigation efficiency to 70% globally decreases total surface water supplies by </w:instrText>
      </w:r>
      <w:r w:rsidRPr="004F3A2F">
        <w:rPr>
          <w:rFonts w:ascii="Cambria Math" w:hAnsi="Cambria Math" w:cs="Cambria Math"/>
          <w:iCs/>
        </w:rPr>
        <w:instrText>∽</w:instrText>
      </w:r>
      <w:r w:rsidRPr="004F3A2F">
        <w:rPr>
          <w:rFonts w:ascii="Times New Roman" w:hAnsi="Times New Roman" w:cs="Times New Roman"/>
          <w:iCs/>
        </w:rPr>
        <w:instrText xml:space="preserve">600 km 3 yr −1 . These findings illustrate that estimates of aquifer depletion alone underestimate the importance of unsustainable groundwater to sustaining surface water systems and irrigated agriculture.","container-title":"Environmental Research Letters","DOI":"10.1088/1748-9326/aa5fb2","ISSN":"1748-9326","issue":"3","journalAbbreviation":"Environ. Res. Lett.","language":"en","page":"034017","source":"Institute of Physics","title":"The use and re-use of unsustainable groundwater for irrigation: a global budget","title-short":"The use and re-use of unsustainable groundwater for irrigation","volume":"12","author":[{"family":"Grogan","given":"Danielle S."},{"family":"Wisser","given":"Dominik"},{"family":"Prusevich","given":"Alex"},{"family":"Lammers","given":"Richard B."},{"family":"Frolking","given":"Steve"}],"issued":{"date-parts":[["2017"]]}},"suppress-author":true}],"schema":"https://github.com/citation-style-language/schema/raw/master/csl-citation.json"} </w:instrText>
      </w:r>
      <w:r w:rsidRPr="004F3A2F">
        <w:rPr>
          <w:rFonts w:ascii="Times New Roman" w:hAnsi="Times New Roman" w:cs="Times New Roman"/>
          <w:iCs/>
        </w:rPr>
        <w:fldChar w:fldCharType="separate"/>
      </w:r>
      <w:r w:rsidRPr="004F3A2F">
        <w:rPr>
          <w:rFonts w:ascii="Times New Roman" w:hAnsi="Times New Roman" w:cs="Times New Roman"/>
        </w:rPr>
        <w:t>(2017)</w:t>
      </w:r>
      <w:r w:rsidRPr="004F3A2F">
        <w:rPr>
          <w:rFonts w:ascii="Times New Roman" w:hAnsi="Times New Roman" w:cs="Times New Roman"/>
          <w:iCs/>
        </w:rPr>
        <w:fldChar w:fldCharType="end"/>
      </w:r>
      <w:r w:rsidRPr="004F3A2F">
        <w:rPr>
          <w:rFonts w:ascii="Times New Roman" w:hAnsi="Times New Roman" w:cs="Times New Roman"/>
          <w:iCs/>
        </w:rPr>
        <w:t xml:space="preserve">.  </w:t>
      </w:r>
      <w:r w:rsidRPr="004F3A2F">
        <w:rPr>
          <w:rFonts w:ascii="Times New Roman" w:hAnsi="Times New Roman" w:cs="Times New Roman"/>
        </w:rPr>
        <w:t>We assume that there is no surface runoff from any irrigation water delivery technology.</w:t>
      </w:r>
    </w:p>
    <w:p w14:paraId="347D60F2" w14:textId="77777777" w:rsidR="008F13EB" w:rsidRPr="004F3A2F" w:rsidRDefault="008F13EB" w:rsidP="008F13EB">
      <w:pPr>
        <w:spacing w:after="120"/>
        <w:rPr>
          <w:rFonts w:ascii="Times New Roman" w:hAnsi="Times New Roman" w:cs="Times New Roman"/>
        </w:rPr>
      </w:pPr>
      <w:r w:rsidRPr="004F3A2F">
        <w:rPr>
          <w:rFonts w:ascii="Times New Roman" w:hAnsi="Times New Roman" w:cs="Times New Roman"/>
        </w:rPr>
        <w:t>Evaporation of delivery water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d</m:t>
            </m:r>
          </m:sup>
        </m:sSubSup>
      </m:oMath>
      <w:r w:rsidRPr="004F3A2F">
        <w:rPr>
          <w:rFonts w:ascii="Times New Roman" w:hAnsi="Times New Roman" w:cs="Times New Roman"/>
        </w:rPr>
        <w:t>) is calculated for days when irrigation demand is required as</w:t>
      </w:r>
    </w:p>
    <w:p w14:paraId="48FCFFB3" w14:textId="340665A9" w:rsidR="008F13EB" w:rsidRPr="004F3A2F" w:rsidRDefault="00000000" w:rsidP="005F5421">
      <w:pPr>
        <w:pStyle w:val="equationline0"/>
        <w:tabs>
          <w:tab w:val="clear" w:pos="8640"/>
          <w:tab w:val="left" w:pos="8370"/>
        </w:tabs>
        <w:ind w:left="0"/>
        <w:jc w:val="left"/>
        <w:rPr>
          <w:sz w:val="20"/>
        </w:rPr>
      </w:pPr>
      <m:oMath>
        <m:sSubSup>
          <m:sSubSupPr>
            <m:ctrlPr>
              <w:rPr>
                <w:rFonts w:ascii="Cambria Math" w:hAnsi="Cambria Math"/>
                <w:i/>
              </w:rPr>
            </m:ctrlPr>
          </m:sSubSupPr>
          <m:e>
            <m:r>
              <w:rPr>
                <w:rFonts w:ascii="Cambria Math" w:hAnsi="Cambria Math"/>
              </w:rPr>
              <m:t>N</m:t>
            </m:r>
          </m:e>
          <m:sub>
            <m:r>
              <w:rPr>
                <w:rFonts w:ascii="Cambria Math" w:hAnsi="Cambria Math"/>
              </w:rPr>
              <m:t>evap</m:t>
            </m:r>
          </m:sub>
          <m:sup>
            <m:r>
              <w:rPr>
                <w:rFonts w:ascii="Cambria Math" w:hAnsi="Cambria Math"/>
              </w:rPr>
              <m:t>d</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fw</m:t>
            </m:r>
          </m:sub>
        </m:sSub>
        <m:sSub>
          <m:sSubPr>
            <m:ctrlPr>
              <w:rPr>
                <w:rFonts w:ascii="Cambria Math" w:hAnsi="Cambria Math"/>
                <w:i/>
              </w:rPr>
            </m:ctrlPr>
          </m:sSubPr>
          <m:e>
            <m:r>
              <w:rPr>
                <w:rFonts w:ascii="Cambria Math" w:hAnsi="Cambria Math"/>
              </w:rPr>
              <m:t>E</m:t>
            </m:r>
          </m:e>
          <m:sub>
            <m:r>
              <w:rPr>
                <w:rFonts w:ascii="Cambria Math" w:hAnsi="Cambria Math"/>
              </w:rPr>
              <m:t>fw</m:t>
            </m:r>
          </m:sub>
        </m:sSub>
      </m:oMath>
      <w:r w:rsidR="008F13EB" w:rsidRPr="004F3A2F">
        <w:tab/>
      </w:r>
      <w:r w:rsidR="008F13EB" w:rsidRPr="004F3A2F">
        <w:rPr>
          <w:sz w:val="20"/>
        </w:rPr>
        <w:t>(</w:t>
      </w:r>
      <w:r w:rsidR="005F5421" w:rsidRPr="004F3A2F">
        <w:rPr>
          <w:sz w:val="20"/>
        </w:rPr>
        <w:t>1</w:t>
      </w:r>
      <w:r w:rsidR="00EF2CBE">
        <w:rPr>
          <w:sz w:val="20"/>
        </w:rPr>
        <w:t>2</w:t>
      </w:r>
      <w:r w:rsidR="005F5421" w:rsidRPr="004F3A2F">
        <w:rPr>
          <w:sz w:val="20"/>
        </w:rPr>
        <w:t>.2.2-</w:t>
      </w:r>
      <w:r w:rsidR="008F13EB" w:rsidRPr="004F3A2F">
        <w:rPr>
          <w:sz w:val="20"/>
        </w:rPr>
        <w:t>2)</w:t>
      </w:r>
    </w:p>
    <w:p w14:paraId="2CEA636D" w14:textId="77777777" w:rsidR="008F13EB" w:rsidRPr="004F3A2F" w:rsidRDefault="008F13EB" w:rsidP="008F13EB">
      <w:pPr>
        <w:rPr>
          <w:rFonts w:ascii="Times New Roman" w:hAnsi="Times New Roman" w:cs="Times New Roman"/>
        </w:rPr>
      </w:pPr>
      <w:r w:rsidRPr="004F3A2F">
        <w:rPr>
          <w:rFonts w:ascii="Times New Roman" w:hAnsi="Times New Roman" w:cs="Times New Roman"/>
          <w:iCs/>
        </w:rPr>
        <w:t xml:space="preserve">where </w:t>
      </w:r>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fw</m:t>
            </m:r>
          </m:sub>
        </m:sSub>
      </m:oMath>
      <w:r w:rsidRPr="004F3A2F">
        <w:rPr>
          <w:rFonts w:ascii="Times New Roman" w:hAnsi="Times New Roman" w:cs="Times New Roman"/>
          <w:iCs/>
        </w:rPr>
        <w:t xml:space="preserve"> </w:t>
      </w:r>
      <w:r w:rsidRPr="004F3A2F">
        <w:rPr>
          <w:rFonts w:ascii="Times New Roman" w:hAnsi="Times New Roman" w:cs="Times New Roman"/>
        </w:rPr>
        <w:t xml:space="preserve">is evaporation rate from free water surface (m/d), 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fw</m:t>
            </m:r>
          </m:sub>
        </m:sSub>
      </m:oMath>
      <w:r w:rsidRPr="004F3A2F">
        <w:rPr>
          <w:rFonts w:ascii="Times New Roman" w:hAnsi="Times New Roman" w:cs="Times New Roman"/>
        </w:rPr>
        <w:t xml:space="preserve"> is a weighted calculation of the pixel area undergoing free water evaporation through irrigation delivery systems:</w:t>
      </w:r>
    </w:p>
    <w:p w14:paraId="36F50791" w14:textId="00BAB312" w:rsidR="008F13EB" w:rsidRPr="004F3A2F" w:rsidRDefault="00000000" w:rsidP="008F13EB">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fw</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irr</m:t>
            </m:r>
          </m:sup>
        </m:sSup>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d,irr</m:t>
                </m:r>
              </m:sup>
            </m:sSubSup>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d,A</m:t>
                </m:r>
              </m:sup>
            </m:sSubSup>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evap</m:t>
                </m:r>
              </m:sup>
            </m:sSubSup>
          </m:e>
        </m:nary>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 xml:space="preserve">       </w:t>
      </w:r>
      <w:r w:rsidR="008F13EB" w:rsidRPr="004F3A2F">
        <w:rPr>
          <w:rFonts w:ascii="Times New Roman" w:hAnsi="Times New Roman" w:cs="Times New Roman"/>
        </w:rPr>
        <w:tab/>
        <w:t xml:space="preserve">       </w:t>
      </w:r>
      <w:r w:rsidR="005F5421" w:rsidRPr="004F3A2F">
        <w:rPr>
          <w:rFonts w:ascii="Times New Roman" w:hAnsi="Times New Roman" w:cs="Times New Roman"/>
        </w:rPr>
        <w:tab/>
      </w:r>
      <w:r w:rsidR="005F5421" w:rsidRPr="004F3A2F">
        <w:rPr>
          <w:rFonts w:ascii="Times New Roman" w:hAnsi="Times New Roman" w:cs="Times New Roman"/>
        </w:rPr>
        <w:tab/>
        <w:t xml:space="preserve">       </w:t>
      </w:r>
      <w:r w:rsidR="008F13EB" w:rsidRPr="004F3A2F">
        <w:rPr>
          <w:rFonts w:ascii="Times New Roman" w:hAnsi="Times New Roman" w:cs="Times New Roman"/>
        </w:rPr>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3)</w:t>
      </w:r>
    </w:p>
    <w:p w14:paraId="71301DA4" w14:textId="77777777" w:rsidR="008F13EB" w:rsidRPr="004F3A2F" w:rsidRDefault="008F13EB" w:rsidP="008F13EB">
      <w:pPr>
        <w:rPr>
          <w:rFonts w:ascii="Times New Roman" w:hAnsi="Times New Roman" w:cs="Times New Roman"/>
          <w:i/>
        </w:rPr>
      </w:pPr>
      <w:r w:rsidRPr="004F3A2F">
        <w:rPr>
          <w:rFonts w:ascii="Times New Roman" w:hAnsi="Times New Roman" w:cs="Times New Roman"/>
          <w:iCs/>
        </w:rPr>
        <w:t xml:space="preserve">where </w:t>
      </w:r>
      <m:oMath>
        <m:sSubSup>
          <m:sSubSupPr>
            <m:ctrlPr>
              <w:rPr>
                <w:rFonts w:ascii="Cambria Math" w:hAnsi="Cambria Math" w:cs="Times New Roman"/>
                <w:i/>
                <w:iCs/>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d,A</m:t>
            </m:r>
          </m:sup>
        </m:sSubSup>
      </m:oMath>
      <w:r w:rsidRPr="004F3A2F">
        <w:rPr>
          <w:rFonts w:ascii="Times New Roman" w:hAnsi="Times New Roman" w:cs="Times New Roman"/>
        </w:rPr>
        <w:t xml:space="preserve"> (-) is the fraction of area relative to irrigated area that irrigation delivery systems occupy on the ground,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Pr="004F3A2F">
        <w:rPr>
          <w:rFonts w:ascii="Times New Roman" w:hAnsi="Times New Roman" w:cs="Times New Roman"/>
        </w:rPr>
        <w:t xml:space="preserve"> (-) is a parameter that describes the fraction of an irrigation delivery technology that experiences free-surface evaporation.  For the </w:t>
      </w:r>
      <m:oMath>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evap</m:t>
            </m:r>
          </m:sup>
        </m:sSubSup>
      </m:oMath>
      <w:r w:rsidRPr="004F3A2F">
        <w:rPr>
          <w:rFonts w:ascii="Times New Roman" w:hAnsi="Times New Roman" w:cs="Times New Roman"/>
        </w:rPr>
        <w:t xml:space="preserve"> parameter we suggest using values approaching 1.0 for ditch and canals (because both have water surface exposed for evaporation), and approaching 0.0 for pipe delivery technology as the only water exposed to air for evaporation in pipes consists of pipe leakage.  All parameters can be spatially explicit.</w:t>
      </w:r>
    </w:p>
    <w:p w14:paraId="5DEDFFDB" w14:textId="77777777" w:rsidR="008F13EB" w:rsidRPr="004F3A2F" w:rsidRDefault="008F13EB" w:rsidP="008F13EB">
      <w:pPr>
        <w:spacing w:after="100" w:afterAutospacing="1"/>
        <w:rPr>
          <w:rFonts w:ascii="Times New Roman" w:hAnsi="Times New Roman" w:cs="Times New Roman"/>
        </w:rPr>
      </w:pPr>
      <w:r w:rsidRPr="004F3A2F">
        <w:rPr>
          <w:rFonts w:ascii="Times New Roman" w:hAnsi="Times New Roman" w:cs="Times New Roman"/>
        </w:rPr>
        <w:t>Percolation is calculated from unlined irrigation conveyance (canal or ditch) benthic surface in a method similar to the calculation for evaporation.</w:t>
      </w:r>
    </w:p>
    <w:p w14:paraId="0E7D6853" w14:textId="5A5A2227" w:rsidR="008F13EB" w:rsidRPr="004F3A2F" w:rsidRDefault="00000000" w:rsidP="005F5421">
      <w:pPr>
        <w:tabs>
          <w:tab w:val="left" w:pos="8460"/>
        </w:tabs>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d</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perc</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perc</m:t>
            </m:r>
          </m:sub>
        </m:sSub>
      </m:oMath>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4)</w:t>
      </w:r>
    </w:p>
    <w:p w14:paraId="7C1803FA" w14:textId="77777777" w:rsidR="008F13EB" w:rsidRPr="004F3A2F" w:rsidRDefault="008F13EB" w:rsidP="008F13EB">
      <w:pPr>
        <w:rPr>
          <w:rFonts w:ascii="Times New Roman" w:hAnsi="Times New Roman" w:cs="Times New Roman"/>
        </w:rPr>
      </w:pPr>
      <w:r w:rsidRPr="004F3A2F">
        <w:rPr>
          <w:rFonts w:ascii="Times New Roman" w:hAnsi="Times New Roman" w:cs="Times New Roman"/>
          <w:iCs/>
        </w:rPr>
        <w:t xml:space="preserve">where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perc</m:t>
            </m:r>
          </m:sub>
        </m:sSub>
      </m:oMath>
      <w:r w:rsidRPr="004F3A2F">
        <w:rPr>
          <w:rFonts w:ascii="Times New Roman" w:hAnsi="Times New Roman" w:cs="Times New Roman"/>
          <w:iCs/>
        </w:rPr>
        <w:t xml:space="preserve"> </w:t>
      </w:r>
      <w:r w:rsidRPr="004F3A2F">
        <w:rPr>
          <w:rFonts w:ascii="Times New Roman" w:hAnsi="Times New Roman" w:cs="Times New Roman"/>
        </w:rPr>
        <w:t xml:space="preserve">is percolation rate from the base of an irrigation delivery system to saturated soil, 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perc</m:t>
            </m:r>
          </m:sub>
        </m:sSub>
      </m:oMath>
      <w:r w:rsidRPr="004F3A2F">
        <w:rPr>
          <w:rFonts w:ascii="Times New Roman" w:hAnsi="Times New Roman" w:cs="Times New Roman"/>
        </w:rPr>
        <w:t xml:space="preserve"> is a weighted calculation of the pixel area undergoing saturated canal percolation under irrigation delivery systems:</w:t>
      </w:r>
    </w:p>
    <w:p w14:paraId="405D8721" w14:textId="549D633C" w:rsidR="008F13EB" w:rsidRPr="004F3A2F" w:rsidRDefault="00000000" w:rsidP="008F13EB">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perc</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irr</m:t>
            </m:r>
          </m:sup>
        </m:sSup>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d,irr</m:t>
                </m:r>
              </m:sup>
            </m:sSubSup>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d,A</m:t>
                </m:r>
              </m:sup>
            </m:sSubSup>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perc</m:t>
                </m:r>
              </m:sup>
            </m:sSubSup>
            <m:r>
              <w:rPr>
                <w:rFonts w:ascii="Cambria Math" w:hAnsi="Cambria Math" w:cs="Times New Roman"/>
              </w:rPr>
              <m:t xml:space="preserve"> </m:t>
            </m:r>
          </m:e>
        </m:nary>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 xml:space="preserve">    </w:t>
      </w:r>
      <w:r w:rsidR="005F5421" w:rsidRPr="004F3A2F">
        <w:rPr>
          <w:rFonts w:ascii="Times New Roman" w:hAnsi="Times New Roman" w:cs="Times New Roman"/>
        </w:rPr>
        <w:t xml:space="preserve">  </w:t>
      </w:r>
      <w:r w:rsidR="008F13EB" w:rsidRPr="004F3A2F">
        <w:rPr>
          <w:rFonts w:ascii="Times New Roman" w:hAnsi="Times New Roman" w:cs="Times New Roman"/>
        </w:rPr>
        <w:t xml:space="preserve">   (</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5)</w:t>
      </w:r>
    </w:p>
    <w:p w14:paraId="5F15D9D3"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perc</m:t>
            </m:r>
          </m:sup>
        </m:sSubSup>
      </m:oMath>
      <w:r w:rsidRPr="004F3A2F">
        <w:rPr>
          <w:rFonts w:ascii="Times New Roman" w:hAnsi="Times New Roman" w:cs="Times New Roman"/>
        </w:rPr>
        <w:t xml:space="preserve"> fraction of canal area to which percolation is applied by technology </w:t>
      </w:r>
      <m:oMath>
        <m:r>
          <w:rPr>
            <w:rFonts w:ascii="Cambria Math" w:hAnsi="Cambria Math" w:cs="Times New Roman"/>
          </w:rPr>
          <m:t>i</m:t>
        </m:r>
      </m:oMath>
      <w:r w:rsidRPr="004F3A2F">
        <w:rPr>
          <w:rFonts w:ascii="Times New Roman" w:hAnsi="Times New Roman" w:cs="Times New Roman"/>
        </w:rPr>
        <w:t xml:space="preserve">. For the </w:t>
      </w:r>
      <m:oMath>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i</m:t>
            </m:r>
          </m:sub>
          <m:sup>
            <m:r>
              <w:rPr>
                <w:rFonts w:ascii="Cambria Math" w:hAnsi="Cambria Math" w:cs="Times New Roman"/>
              </w:rPr>
              <m:t>perc</m:t>
            </m:r>
          </m:sup>
        </m:sSubSup>
      </m:oMath>
      <w:r w:rsidRPr="004F3A2F">
        <w:rPr>
          <w:rFonts w:ascii="Times New Roman" w:hAnsi="Times New Roman" w:cs="Times New Roman"/>
        </w:rPr>
        <w:t xml:space="preserve"> parameter we suggest using 1.0 for ditch (no lining at the bottom of the ditch), a value representing the fraction of canal bottom areas in the domain that are un-lined (e.g. ~ 1 for canals assuming 100 % of bottom area are exposed to percolation), and zero for pipe delivery technology as its water is isolation from percolation in pipes.  </w:t>
      </w:r>
    </w:p>
    <w:p w14:paraId="64524F83"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Both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d</m:t>
            </m:r>
          </m:sup>
        </m:sSubSup>
      </m:oMath>
      <w:r w:rsidRPr="004F3A2F">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d</m:t>
            </m:r>
          </m:sup>
        </m:sSubSup>
      </m:oMath>
      <w:r w:rsidRPr="004F3A2F">
        <w:rPr>
          <w:rFonts w:ascii="Times New Roman" w:hAnsi="Times New Roman" w:cs="Times New Roman"/>
        </w:rPr>
        <w:t xml:space="preserve"> are scaled by the actual supply factor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Pr="004F3A2F">
        <w:rPr>
          <w:rFonts w:ascii="Times New Roman" w:hAnsi="Times New Roman" w:cs="Times New Roman"/>
        </w:rPr>
        <w:t xml:space="preserve">).  It should be noted that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a</m:t>
            </m:r>
          </m:sup>
        </m:sSubSup>
      </m:oMath>
      <w:r w:rsidRPr="004F3A2F">
        <w:rPr>
          <w:rFonts w:ascii="Times New Roman" w:hAnsi="Times New Roman" w:cs="Times New Roman"/>
        </w:rPr>
        <w:t xml:space="preserve"> is introduced to the model at the location of the irrigated fields and not explicitly at the locations of canals.  Furthermore, water that percolates beneath canals is considered a non-consumptive loss associated with irrigated agriculture.</w:t>
      </w:r>
    </w:p>
    <w:p w14:paraId="44C148F4" w14:textId="4A984B51" w:rsidR="008F13EB" w:rsidRPr="004F3A2F" w:rsidRDefault="008F13EB" w:rsidP="008F13EB">
      <w:pPr>
        <w:pStyle w:val="Heading2"/>
        <w:rPr>
          <w:rFonts w:cs="Times New Roman"/>
        </w:rPr>
      </w:pPr>
      <w:r w:rsidRPr="004F3A2F">
        <w:rPr>
          <w:rFonts w:cs="Times New Roman"/>
        </w:rPr>
        <w:t>Irrigation Application</w:t>
      </w:r>
    </w:p>
    <w:p w14:paraId="461895DA" w14:textId="77777777" w:rsidR="008F13EB" w:rsidRPr="004F3A2F" w:rsidRDefault="008F13EB" w:rsidP="008F13EB">
      <w:pPr>
        <w:rPr>
          <w:rFonts w:ascii="Times New Roman" w:hAnsi="Times New Roman" w:cs="Times New Roman"/>
          <w:iCs/>
        </w:rPr>
      </w:pPr>
      <w:r w:rsidRPr="004F3A2F">
        <w:rPr>
          <w:rFonts w:ascii="Times New Roman" w:hAnsi="Times New Roman" w:cs="Times New Roman"/>
          <w:iCs/>
        </w:rPr>
        <w:t xml:space="preserve">Process-based modelling of irrigation water losses by application technology is implemented following an approach similar to Jägermeyr </w:t>
      </w:r>
      <w:r w:rsidRPr="004F3A2F">
        <w:rPr>
          <w:rFonts w:ascii="Times New Roman" w:hAnsi="Times New Roman" w:cs="Times New Roman"/>
          <w:i/>
          <w:iCs/>
        </w:rPr>
        <w:t xml:space="preserve">et al. </w:t>
      </w:r>
      <w:r w:rsidRPr="004F3A2F">
        <w:rPr>
          <w:rFonts w:ascii="Times New Roman" w:hAnsi="Times New Roman" w:cs="Times New Roman"/>
          <w:i/>
          <w:iCs/>
        </w:rPr>
        <w:fldChar w:fldCharType="begin"/>
      </w:r>
      <w:r w:rsidRPr="004F3A2F">
        <w:rPr>
          <w:rFonts w:ascii="Times New Roman" w:hAnsi="Times New Roman" w:cs="Times New Roman"/>
          <w:i/>
          <w:iCs/>
        </w:rPr>
        <w:instrText xml:space="preserve"> ADDIN ZOTERO_ITEM CSL_CITATION {"citationID":"22HYbqmf","properties":{"formattedCitation":"(2015)","plainCitation":"(2015)","noteIndex":0},"citationItems":[{"id":4321,"uris":["http://zotero.org/users/492362/items/H4AQTASJ"],"uri":["http://zotero.org/users/492362/items/H4AQTASJ"],"itemData":{"id":4321,"type":"article-journal","abstract":"Global agricultural production is heavily sustained by irrigation, but irrigation system efficiencies are often surprisingly low. However, our knowledge of irrigation efficiencies is mostly confined to rough indicative estimates for countries or regions that do not account for spatiotemporal heterogeneity due to climate and other biophysical dependencies. To allow for refined estimates of global agricultural water use, and of water saving and water productivity potentials constrained by biophysical processes and also non-trivial downstream effects, we incorporated a process-based representation of the three major irrigation systems (surface, sprinkler, and drip) into a bio- and agrosphere model, LPJmL. Based on this enhanced model we provide a gridded world map of irrigation efficiencies that are calculated in direct linkage to differences in system types, crop types, climatic and hydrologic conditions, and overall crop management. We find pronounced regional patterns in beneficial irrigation efficiency (a refined irrigation efficiency indicator accounting for crop-productive water consumption only), due to differences in these features, with the lowest values (&lt; 30 %) in south Asia and sub-Saharan Africa and the highest values (&gt; 60 %) in Europe and North America. We arrive at an estimate of global irrigation water withdrawal of 2469 km3 (2004–2009 average); irrigation water consumption is calculated to be 1257 km3, of which 608 km3 are non-beneficially consumed, i.e., lost through evaporation, interception, and conveyance. Replacing surface systems by sprinkler or drip systems could, on average across the world's river basins, reduce the non-beneficial consumption at river basin level by 54 and 76 %, respectively, while maintaining the current level of crop yields. Accordingly, crop water productivity would increase by 9 and 15 %, respectively, and by much more in specific regions such as in the Indus basin. This study significantly advances the global quantification of irrigation systems while providing a framework for assessing potential future transitions in these systems. In this paper, presented opportunities associated with irrigation improvements are significant and suggest that they should be considered an important means on the way to sustainable food security.","container-title":"Hydrol. Earth Syst. Sci.","DOI":"10.5194/hess-19-3073-2015","ISSN":"1607-7938","issue":"7","journalAbbreviation":"Hydrol. Earth Syst. Sci.","page":"3073-3091","source":"Copernicus Online Journals","title":"Water savings potentials of irrigation systems: global simulation of processes and linkages","title-short":"Water savings potentials of irrigation systems","volume":"19","author":[{"family":"Jägermeyr","given":"J."},{"family":"Gerten","given":"D."},{"family":"Heinke","given":"J."},{"family":"Schaphoff","given":"S."},{"family":"Kummu","given":"M."},{"family":"Lucht","given":"W."}],"issued":{"date-parts":[["2015",7,10]]}},"suppress-author":true}],"schema":"https://github.com/citation-style-language/schema/raw/master/csl-citation.json"} </w:instrText>
      </w:r>
      <w:r w:rsidRPr="004F3A2F">
        <w:rPr>
          <w:rFonts w:ascii="Times New Roman" w:hAnsi="Times New Roman" w:cs="Times New Roman"/>
          <w:i/>
          <w:iCs/>
        </w:rPr>
        <w:fldChar w:fldCharType="separate"/>
      </w:r>
      <w:r w:rsidRPr="004F3A2F">
        <w:rPr>
          <w:rFonts w:ascii="Times New Roman" w:hAnsi="Times New Roman" w:cs="Times New Roman"/>
        </w:rPr>
        <w:t>(2015)</w:t>
      </w:r>
      <w:r w:rsidRPr="004F3A2F">
        <w:rPr>
          <w:rFonts w:ascii="Times New Roman" w:hAnsi="Times New Roman" w:cs="Times New Roman"/>
          <w:i/>
          <w:iCs/>
        </w:rPr>
        <w:fldChar w:fldCharType="end"/>
      </w:r>
      <w:r w:rsidRPr="004F3A2F">
        <w:rPr>
          <w:rFonts w:ascii="Times New Roman" w:hAnsi="Times New Roman" w:cs="Times New Roman"/>
          <w:iCs/>
        </w:rPr>
        <w:t xml:space="preserve">.  Differences between the two approaches reflect additional processes introduced here, as well as accommodating unique structures of the two hydrologic models.  </w:t>
      </w:r>
    </w:p>
    <w:p w14:paraId="3839A489" w14:textId="77777777" w:rsidR="008F13EB" w:rsidRPr="004F3A2F" w:rsidRDefault="008F13EB" w:rsidP="008F13EB">
      <w:pPr>
        <w:rPr>
          <w:rFonts w:ascii="Times New Roman" w:hAnsi="Times New Roman" w:cs="Times New Roman"/>
          <w:iCs/>
        </w:rPr>
      </w:pPr>
      <w:r w:rsidRPr="004F3A2F">
        <w:rPr>
          <w:rFonts w:ascii="Times New Roman" w:hAnsi="Times New Roman" w:cs="Times New Roman"/>
          <w:iCs/>
        </w:rPr>
        <w:t xml:space="preserve">The first stage of estimating inefficient fluxes during application of irrigation water is to estimate inefficient runoff from excess application, which follows calculation of crop irrigation requirement, and concurrent with estimation of inefficient delivery fluxes </w:t>
      </w:r>
      <m:oMath>
        <m:sSubSup>
          <m:sSubSupPr>
            <m:ctrlPr>
              <w:rPr>
                <w:rFonts w:ascii="Cambria Math" w:hAnsi="Cambria Math" w:cs="Times New Roman"/>
                <w:i/>
                <w:iCs/>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d</m:t>
            </m:r>
          </m:sup>
        </m:sSubSup>
      </m:oMath>
      <w:r w:rsidRPr="004F3A2F">
        <w:rPr>
          <w:rFonts w:ascii="Times New Roman" w:hAnsi="Times New Roman" w:cs="Times New Roman"/>
          <w:iCs/>
        </w:rPr>
        <w:t xml:space="preserve"> and </w:t>
      </w:r>
      <m:oMath>
        <m:sSubSup>
          <m:sSubSupPr>
            <m:ctrlPr>
              <w:rPr>
                <w:rFonts w:ascii="Cambria Math" w:hAnsi="Cambria Math" w:cs="Times New Roman"/>
                <w:i/>
                <w:iCs/>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d</m:t>
            </m:r>
          </m:sup>
        </m:sSubSup>
      </m:oMath>
      <w:r w:rsidRPr="004F3A2F">
        <w:rPr>
          <w:rFonts w:ascii="Times New Roman" w:hAnsi="Times New Roman" w:cs="Times New Roman"/>
          <w:iCs/>
        </w:rPr>
        <w:t xml:space="preserve">.  </w:t>
      </w:r>
      <w:r w:rsidRPr="004F3A2F">
        <w:rPr>
          <w:rFonts w:ascii="Times New Roman" w:hAnsi="Times New Roman" w:cs="Times New Roman"/>
        </w:rPr>
        <w:t>Excess irrigation supply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a</m:t>
            </m:r>
          </m:sup>
        </m:sSup>
      </m:oMath>
      <w:r w:rsidRPr="004F3A2F">
        <w:rPr>
          <w:rFonts w:ascii="Times New Roman" w:hAnsi="Times New Roman" w:cs="Times New Roman"/>
        </w:rPr>
        <w:t xml:space="preserve">), analogous to the </w:t>
      </w:r>
      <w:r w:rsidRPr="004F3A2F">
        <w:rPr>
          <w:rFonts w:ascii="Times New Roman" w:hAnsi="Times New Roman" w:cs="Times New Roman"/>
          <w:i/>
        </w:rPr>
        <w:t>Application Requirements (AR)</w:t>
      </w:r>
      <w:r w:rsidRPr="004F3A2F">
        <w:rPr>
          <w:rFonts w:ascii="Times New Roman" w:hAnsi="Times New Roman" w:cs="Times New Roman"/>
        </w:rPr>
        <w:t xml:space="preserve"> parameter of Jägermeyr </w:t>
      </w:r>
      <w:r w:rsidRPr="004F3A2F">
        <w:rPr>
          <w:rFonts w:ascii="Times New Roman" w:hAnsi="Times New Roman" w:cs="Times New Roman"/>
          <w:i/>
        </w:rPr>
        <w:t xml:space="preserve">et al. </w:t>
      </w:r>
      <w:r w:rsidRPr="004F3A2F">
        <w:rPr>
          <w:rFonts w:ascii="Times New Roman" w:hAnsi="Times New Roman" w:cs="Times New Roman"/>
          <w:i/>
        </w:rPr>
        <w:fldChar w:fldCharType="begin"/>
      </w:r>
      <w:r w:rsidRPr="004F3A2F">
        <w:rPr>
          <w:rFonts w:ascii="Times New Roman" w:hAnsi="Times New Roman" w:cs="Times New Roman"/>
          <w:i/>
        </w:rPr>
        <w:instrText xml:space="preserve"> ADDIN ZOTERO_ITEM CSL_CITATION {"citationID":"HmimyMiV","properties":{"formattedCitation":"(2015)","plainCitation":"(2015)","noteIndex":0},"citationItems":[{"id":4321,"uris":["http://zotero.org/users/492362/items/H4AQTASJ"],"uri":["http://zotero.org/users/492362/items/H4AQTASJ"],"itemData":{"id":4321,"type":"article-journal","abstract":"Global agricultural production is heavily sustained by irrigation, but irrigation system efficiencies are often surprisingly low. However, our knowledge of irrigation efficiencies is mostly confined to rough indicative estimates for countries or regions that do not account for spatiotemporal heterogeneity due to climate and other biophysical dependencies. To allow for refined estimates of global agricultural water use, and of water saving and water productivity potentials constrained by biophysical processes and also non-trivial downstream effects, we incorporated a process-based representation of the three major irrigation systems (surface, sprinkler, and drip) into a bio- and agrosphere model, LPJmL. Based on this enhanced model we provide a gridded world map of irrigation efficiencies that are calculated in direct linkage to differences in system types, crop types, climatic and hydrologic conditions, and overall crop management. We find pronounced regional patterns in beneficial irrigation efficiency (a refined irrigation efficiency indicator accounting for crop-productive water consumption only), due to differences in these features, with the lowest values (&lt; 30 %) in south Asia and sub-Saharan Africa and the highest values (&gt; 60 %) in Europe and North America. We arrive at an estimate of global irrigation water withdrawal of 2469 km3 (2004–2009 average); irrigation water consumption is calculated to be 1257 km3, of which 608 km3 are non-beneficially consumed, i.e., lost through evaporation, interception, and conveyance. Replacing surface systems by sprinkler or drip systems could, on average across the world's river basins, reduce the non-beneficial consumption at river basin level by 54 and 76 %, respectively, while maintaining the current level of crop yields. Accordingly, crop water productivity would increase by 9 and 15 %, respectively, and by much more in specific regions such as in the Indus basin. This study significantly advances the global quantification of irrigation systems while providing a framework for assessing potential future transitions in these systems. In this paper, presented opportunities associated with irrigation improvements are significant and suggest that they should be considered an important means on the way to sustainable food security.","container-title":"Hydrol. Earth Syst. Sci.","DOI":"10.5194/hess-19-3073-2015","ISSN":"1607-7938","issue":"7","journalAbbreviation":"Hydrol. Earth Syst. Sci.","page":"3073-3091","source":"Copernicus Online Journals","title":"Water savings potentials of irrigation systems: global simulation of processes and linkages","title-short":"Water savings potentials of irrigation systems","volume":"19","author":[{"family":"Jägermeyr","given":"J."},{"family":"Gerten","given":"D."},{"family":"Heinke","given":"J."},{"family":"Schaphoff","given":"S."},{"family":"Kummu","given":"M."},{"family":"Lucht","given":"W."}],"issued":{"date-parts":[["2015",7,10]]}},"suppress-author":true}],"schema":"https://github.com/citation-style-language/schema/raw/master/csl-citation.json"} </w:instrText>
      </w:r>
      <w:r w:rsidRPr="004F3A2F">
        <w:rPr>
          <w:rFonts w:ascii="Times New Roman" w:hAnsi="Times New Roman" w:cs="Times New Roman"/>
          <w:i/>
        </w:rPr>
        <w:fldChar w:fldCharType="separate"/>
      </w:r>
      <w:r w:rsidRPr="004F3A2F">
        <w:rPr>
          <w:rFonts w:ascii="Times New Roman" w:hAnsi="Times New Roman" w:cs="Times New Roman"/>
        </w:rPr>
        <w:t>(2015)</w:t>
      </w:r>
      <w:r w:rsidRPr="004F3A2F">
        <w:rPr>
          <w:rFonts w:ascii="Times New Roman" w:hAnsi="Times New Roman" w:cs="Times New Roman"/>
          <w:i/>
        </w:rPr>
        <w:fldChar w:fldCharType="end"/>
      </w:r>
      <w:r w:rsidRPr="004F3A2F">
        <w:rPr>
          <w:rFonts w:ascii="Times New Roman" w:hAnsi="Times New Roman" w:cs="Times New Roman"/>
        </w:rPr>
        <w:t>,</w:t>
      </w:r>
      <w:r w:rsidRPr="004F3A2F">
        <w:rPr>
          <w:rFonts w:ascii="Times New Roman" w:hAnsi="Times New Roman" w:cs="Times New Roman"/>
          <w:iCs/>
        </w:rPr>
        <w:t xml:space="preserve"> is calculated for </w:t>
      </w:r>
      <w:r w:rsidRPr="004F3A2F">
        <w:rPr>
          <w:rFonts w:ascii="Times New Roman" w:hAnsi="Times New Roman" w:cs="Times New Roman"/>
          <w:iCs/>
        </w:rPr>
        <w:lastRenderedPageBreak/>
        <w:t>each crop group (</w:t>
      </w:r>
      <m:oMath>
        <m:r>
          <w:rPr>
            <w:rFonts w:ascii="Cambria Math" w:hAnsi="Cambria Math" w:cs="Times New Roman"/>
          </w:rPr>
          <m:t>k</m:t>
        </m:r>
      </m:oMath>
      <w:r w:rsidRPr="004F3A2F">
        <w:rPr>
          <w:rFonts w:ascii="Times New Roman" w:hAnsi="Times New Roman" w:cs="Times New Roman"/>
          <w:iCs/>
        </w:rPr>
        <w:t>, which can be either specific crop functional groups or pre-processed average land-cover groups described below):</w:t>
      </w:r>
      <w:r w:rsidRPr="004F3A2F">
        <w:rPr>
          <w:rFonts w:ascii="Times New Roman" w:hAnsi="Times New Roman" w:cs="Times New Roman"/>
        </w:rPr>
        <w:tab/>
      </w:r>
      <w:r w:rsidR="00BA19F3" w:rsidRPr="004F3A2F">
        <w:rPr>
          <w:rFonts w:ascii="Times New Roman" w:hAnsi="Times New Roman" w:cs="Times New Roman"/>
          <w:noProof/>
          <w:position w:val="-4"/>
        </w:rPr>
        <w:object w:dxaOrig="180" w:dyaOrig="279" w14:anchorId="77CB8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pt;height:15.75pt;mso-width-percent:0;mso-height-percent:0;mso-width-percent:0;mso-height-percent:0" o:ole="">
            <v:imagedata r:id="rId42" o:title=""/>
          </v:shape>
          <o:OLEObject Type="Embed" ProgID="Equation.DSMT4" ShapeID="_x0000_i1025" DrawAspect="Content" ObjectID="_1755941864" r:id="rId43"/>
        </w:object>
      </w:r>
    </w:p>
    <w:p w14:paraId="7117032D" w14:textId="65F10209" w:rsidR="005F5421" w:rsidRPr="004F3A2F" w:rsidRDefault="00000000" w:rsidP="005F5421">
      <w:pP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a</m:t>
            </m:r>
          </m:sup>
        </m:sSup>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Pr>
                <m:chr m:val="∑"/>
                <m:ctrlPr>
                  <w:rPr>
                    <w:rFonts w:ascii="Cambria Math" w:hAnsi="Cambria Math" w:cs="Times New Roman"/>
                    <w:i/>
                  </w:rPr>
                </m:ctrlPr>
              </m:naryPr>
              <m:sub>
                <m:r>
                  <w:rPr>
                    <w:rFonts w:ascii="Cambria Math" w:hAnsi="Cambria Math" w:cs="Times New Roman"/>
                  </w:rPr>
                  <m:t>k</m:t>
                </m:r>
              </m:sub>
              <m:sup>
                <m:r>
                  <w:rPr>
                    <w:rFonts w:ascii="Cambria Math" w:hAnsi="Cambria Math" w:cs="Times New Roman"/>
                  </w:rPr>
                  <m:t>m</m:t>
                </m:r>
              </m:sup>
              <m:e>
                <m:d>
                  <m:dPr>
                    <m:begChr m:val="{"/>
                    <m:endChr m:val=""/>
                    <m:ctrlPr>
                      <w:rPr>
                        <w:rFonts w:ascii="Cambria Math" w:hAnsi="Cambria Math" w:cs="Times New Roman"/>
                        <w:i/>
                      </w:rPr>
                    </m:ctrlPr>
                  </m:dPr>
                  <m:e>
                    <m:eqArr>
                      <m:eqArrPr>
                        <m:ctrlPr>
                          <w:rPr>
                            <w:rFonts w:ascii="Cambria Math" w:hAnsi="Cambria Math" w:cs="Times New Roman"/>
                            <w:i/>
                          </w:rPr>
                        </m:ctrlPr>
                      </m:eqArrPr>
                      <m:e>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r>
                                  <w:rPr>
                                    <w:rFonts w:ascii="Cambria Math" w:hAnsi="Cambria Math" w:cs="Times New Roman"/>
                                  </w:rPr>
                                  <m:t>0.5</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AWC</m:t>
                                    </m:r>
                                  </m:sub>
                                  <m:sup>
                                    <m:r>
                                      <w:rPr>
                                        <w:rFonts w:ascii="Cambria Math" w:hAnsi="Cambria Math" w:cs="Times New Roman"/>
                                      </w:rPr>
                                      <m:t>k</m:t>
                                    </m:r>
                                  </m:sup>
                                </m:sSubSup>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DU</m:t>
                                        </m:r>
                                      </m:e>
                                    </m:ba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irr</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rice</m:t>
                                    </m:r>
                                  </m:sup>
                                </m:sSubSup>
                                <m:r>
                                  <w:rPr>
                                    <w:rFonts w:ascii="Cambria Math" w:hAnsi="Cambria Math" w:cs="Times New Roman"/>
                                  </w:rPr>
                                  <m:t>,0.0</m:t>
                                </m:r>
                              </m:e>
                            </m:d>
                            <m:r>
                              <w:rPr>
                                <w:rFonts w:ascii="Cambria Math" w:hAnsi="Cambria Math" w:cs="Times New Roman"/>
                              </w:rPr>
                              <m:t xml:space="preserve"> where </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demand,k</m:t>
                                </m:r>
                              </m:sup>
                            </m:sSup>
                            <m:r>
                              <w:rPr>
                                <w:rFonts w:ascii="Cambria Math" w:hAnsi="Cambria Math" w:cs="Times New Roman"/>
                              </w:rPr>
                              <m:t>&gt;0</m:t>
                            </m:r>
                          </m:e>
                        </m:func>
                      </m:e>
                      <m:e>
                        <m:r>
                          <w:rPr>
                            <w:rFonts w:ascii="Cambria Math" w:hAnsi="Cambria Math" w:cs="Times New Roman"/>
                          </w:rPr>
                          <m:t xml:space="preserve">0                                                                      where </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demand,k</m:t>
                            </m:r>
                          </m:sup>
                        </m:sSup>
                        <m:r>
                          <w:rPr>
                            <w:rFonts w:ascii="Cambria Math" w:hAnsi="Cambria Math" w:cs="Times New Roman"/>
                          </w:rPr>
                          <m:t>=0</m:t>
                        </m:r>
                      </m:e>
                    </m:eqArr>
                  </m:e>
                </m:d>
              </m:e>
            </m:nary>
          </m:e>
        </m:nary>
      </m:oMath>
      <w:r w:rsidR="008F13EB" w:rsidRPr="004F3A2F">
        <w:rPr>
          <w:rFonts w:ascii="Times New Roman" w:hAnsi="Times New Roman" w:cs="Times New Roman"/>
        </w:rPr>
        <w:tab/>
      </w:r>
      <w:r w:rsidR="008F13EB" w:rsidRPr="004F3A2F">
        <w:rPr>
          <w:rFonts w:ascii="Times New Roman" w:hAnsi="Times New Roman" w:cs="Times New Roman"/>
        </w:rPr>
        <w:tab/>
      </w:r>
      <w:r w:rsidR="005F5421" w:rsidRPr="004F3A2F">
        <w:rPr>
          <w:rFonts w:ascii="Times New Roman" w:hAnsi="Times New Roman" w:cs="Times New Roman"/>
        </w:rPr>
        <w:t xml:space="preserve">         (</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5F5421" w:rsidRPr="004F3A2F">
        <w:rPr>
          <w:rFonts w:ascii="Times New Roman" w:hAnsi="Times New Roman" w:cs="Times New Roman"/>
        </w:rPr>
        <w:t>6)</w:t>
      </w:r>
    </w:p>
    <w:p w14:paraId="1669FB88" w14:textId="1AE1BB41" w:rsidR="008F13EB" w:rsidRPr="004F3A2F" w:rsidRDefault="008F13EB" w:rsidP="008F13EB">
      <w:pPr>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t>(S6)</w:t>
      </w:r>
    </w:p>
    <w:p w14:paraId="7AE34920"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AWC</m:t>
            </m:r>
          </m:sub>
          <m:sup>
            <m:r>
              <w:rPr>
                <w:rFonts w:ascii="Cambria Math" w:hAnsi="Cambria Math" w:cs="Times New Roman"/>
              </w:rPr>
              <m:t>k</m:t>
            </m:r>
          </m:sup>
        </m:sSubSup>
      </m:oMath>
      <w:r w:rsidRPr="004F3A2F">
        <w:rPr>
          <w:rFonts w:ascii="Times New Roman" w:hAnsi="Times New Roman" w:cs="Times New Roman"/>
        </w:rPr>
        <w:t xml:space="preserve">  is a grid of crop (</w:t>
      </w:r>
      <m:oMath>
        <m:r>
          <w:rPr>
            <w:rFonts w:ascii="Cambria Math" w:hAnsi="Cambria Math" w:cs="Times New Roman"/>
          </w:rPr>
          <m:t>k</m:t>
        </m:r>
      </m:oMath>
      <w:r w:rsidRPr="004F3A2F">
        <w:rPr>
          <w:rFonts w:ascii="Times New Roman" w:hAnsi="Times New Roman" w:cs="Times New Roman"/>
        </w:rPr>
        <w:t xml:space="preserve">) specific available water capacity (mm) that accounts for soil properties, </w:t>
      </w:r>
      <m:oMath>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DU</m:t>
                </m:r>
              </m:e>
            </m:bar>
          </m:e>
          <m:sub>
            <m:r>
              <w:rPr>
                <w:rFonts w:ascii="Cambria Math" w:hAnsi="Cambria Math" w:cs="Times New Roman"/>
              </w:rPr>
              <m:t>i</m:t>
            </m:r>
          </m:sub>
        </m:sSub>
      </m:oMath>
      <w:r w:rsidRPr="004F3A2F">
        <w:rPr>
          <w:rFonts w:ascii="Times New Roman" w:hAnsi="Times New Roman" w:cs="Times New Roman"/>
        </w:rPr>
        <w:t xml:space="preserve"> is the application technology specific distribution uniformity coefficient </w:t>
      </w:r>
      <w:r w:rsidRPr="004F3A2F">
        <w:rPr>
          <w:rFonts w:ascii="Times New Roman" w:hAnsi="Times New Roman" w:cs="Times New Roman"/>
        </w:rPr>
        <w:fldChar w:fldCharType="begin"/>
      </w:r>
      <w:r w:rsidRPr="004F3A2F">
        <w:rPr>
          <w:rFonts w:ascii="Times New Roman" w:hAnsi="Times New Roman" w:cs="Times New Roman"/>
        </w:rPr>
        <w:instrText xml:space="preserve"> ADDIN ZOTERO_ITEM CSL_CITATION {"citationID":"3PBkW5yM","properties":{"formattedCitation":"(J\\uc0\\u228{}germeyr et al., 2015)","plainCitation":"(Jägermeyr et al., 2015)","noteIndex":0},"citationItems":[{"id":4321,"uris":["http://zotero.org/users/492362/items/H4AQTASJ"],"uri":["http://zotero.org/users/492362/items/H4AQTASJ"],"itemData":{"id":4321,"type":"article-journal","abstract":"Global agricultural production is heavily sustained by irrigation, but irrigation system efficiencies are often surprisingly low. However, our knowledge of irrigation efficiencies is mostly confined to rough indicative estimates for countries or regions that do not account for spatiotemporal heterogeneity due to climate and other biophysical dependencies. To allow for refined estimates of global agricultural water use, and of water saving and water productivity potentials constrained by biophysical processes and also non-trivial downstream effects, we incorporated a process-based representation of the three major irrigation systems (surface, sprinkler, and drip) into a bio- and agrosphere model, LPJmL. Based on this enhanced model we provide a gridded world map of irrigation efficiencies that are calculated in direct linkage to differences in system types, crop types, climatic and hydrologic conditions, and overall crop management. We find pronounced regional patterns in beneficial irrigation efficiency (a refined irrigation efficiency indicator accounting for crop-productive water consumption only), due to differences in these features, with the lowest values (&lt; 30 %) in south Asia and sub-Saharan Africa and the highest values (&gt; 60 %) in Europe and North America. We arrive at an estimate of global irrigation water withdrawal of 2469 km3 (2004–2009 average); irrigation water consumption is calculated to be 1257 km3, of which 608 km3 are non-beneficially consumed, i.e., lost through evaporation, interception, and conveyance. Replacing surface systems by sprinkler or drip systems could, on average across the world's river basins, reduce the non-beneficial consumption at river basin level by 54 and 76 %, respectively, while maintaining the current level of crop yields. Accordingly, crop water productivity would increase by 9 and 15 %, respectively, and by much more in specific regions such as in the Indus basin. This study significantly advances the global quantification of irrigation systems while providing a framework for assessing potential future transitions in these systems. In this paper, presented opportunities associated with irrigation improvements are significant and suggest that they should be considered an important means on the way to sustainable food security.","container-title":"Hydrol. Earth Syst. Sci.","DOI":"10.5194/hess-19-3073-2015","ISSN":"1607-7938","issue":"7","journalAbbreviation":"Hydrol. Earth Syst. Sci.","page":"3073-3091","source":"Copernicus Online Journals","title":"Water savings potentials of irrigation systems: global simulation of processes and linkages","title-short":"Water savings potentials of irrigation systems","volume":"19","author":[{"family":"Jägermeyr","given":"J."},{"family":"Gerten","given":"D."},{"family":"Heinke","given":"J."},{"family":"Schaphoff","given":"S."},{"family":"Kummu","given":"M."},{"family":"Lucht","given":"W."}],"issued":{"date-parts":[["2015",7,10]]}}}],"schema":"https://github.com/citation-style-language/schema/raw/master/csl-citation.json"} </w:instrText>
      </w:r>
      <w:r w:rsidRPr="004F3A2F">
        <w:rPr>
          <w:rFonts w:ascii="Times New Roman" w:hAnsi="Times New Roman" w:cs="Times New Roman"/>
        </w:rPr>
        <w:fldChar w:fldCharType="separate"/>
      </w:r>
      <w:r w:rsidRPr="004F3A2F">
        <w:rPr>
          <w:rFonts w:ascii="Times New Roman" w:hAnsi="Times New Roman" w:cs="Times New Roman"/>
        </w:rPr>
        <w:t>(Jägermeyr et al., 2015)</w:t>
      </w:r>
      <w:r w:rsidRPr="004F3A2F">
        <w:rPr>
          <w:rFonts w:ascii="Times New Roman" w:hAnsi="Times New Roman" w:cs="Times New Roman"/>
        </w:rPr>
        <w:fldChar w:fldCharType="end"/>
      </w:r>
      <w:r w:rsidRPr="004F3A2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irr</m:t>
            </m:r>
          </m:sub>
        </m:sSub>
      </m:oMath>
      <w:r w:rsidRPr="004F3A2F">
        <w:rPr>
          <w:rFonts w:ascii="Times New Roman" w:hAnsi="Times New Roman" w:cs="Times New Roman"/>
        </w:rPr>
        <w:t xml:space="preserve"> is the storage in the irrigation runoff retention pool (whose balance is calculated like the surface retention surface runoff pool of WBM, but applies only to the irrigated pixel fraction), and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rice</m:t>
            </m:r>
          </m:sup>
        </m:sSubSup>
      </m:oMath>
      <w:r w:rsidRPr="004F3A2F">
        <w:rPr>
          <w:rFonts w:ascii="Times New Roman" w:hAnsi="Times New Roman" w:cs="Times New Roman"/>
        </w:rPr>
        <w:t xml:space="preserve"> is percolation associated with rice paddies, which is calculated separately </w:t>
      </w:r>
      <w:r w:rsidRPr="004F3A2F">
        <w:rPr>
          <w:rFonts w:ascii="Times New Roman" w:hAnsi="Times New Roman" w:cs="Times New Roman"/>
        </w:rPr>
        <w:fldChar w:fldCharType="begin"/>
      </w:r>
      <w:r w:rsidRPr="004F3A2F">
        <w:rPr>
          <w:rFonts w:ascii="Times New Roman" w:hAnsi="Times New Roman" w:cs="Times New Roman"/>
        </w:rPr>
        <w:instrText xml:space="preserve"> ADDIN ZOTERO_ITEM CSL_CITATION {"citationID":"dPsxsSg2","properties":{"formattedCitation":"(Grogan et al., 2017)","plainCitation":"(Grogan et al., 2017)","noteIndex":0},"citationItems":[{"id":4315,"uris":["http://zotero.org/users/492362/items/XDNCP523"],"uri":["http://zotero.org/users/492362/items/XDNCP523"],"itemData":{"id":4315,"type":"article-journal","abstract":"Depletion of groundwater aquifers across the globe has become a significant concern, as groundwater is an important and often unsustainable source of irrigation water. Simultaneously, the field of water resource management has seen a lively debate over the concepts and metrics used to assess the downstream re-use of agricultural runoff, with most studies focusing on surface water balances. Here, we bring these two lines of research together, recognizing that depletion of aquifers leads to large amounts of groundwater entering surface water storages and flows by way of agricultural runoff. While it is clear that groundwater users will be impacted by reductions in groundwater availability, there is a major gap in our understanding of potential impacts downstream of groundwater pumping locations. We find that the volume of unsustainable groundwater that is re-used for irrigation following runoff from agricultural systems is nearly as large as the volume initially extracted from reservoirs for irrigation. Basins in which the volume of irrigation water re-used is equal to or greater than the volume of water initially used (which is possible due to multiple re-use of the same water) contain 33 million hectares of irrigated land and are home to 1.3 billion people. Some studies have called for increasing irrigation efficiency as a solution to water shortages. We find that with 100% irrigation efficiency, global demand for unsustainable groundwater is reduced by 52%, but not eliminated. In many basins, increased irrigation efficiency leads to significantly decreased river low flows; increasing irrigation efficiency to 70% globally decreases total surface water supplies by </w:instrText>
      </w:r>
      <w:r w:rsidRPr="004F3A2F">
        <w:rPr>
          <w:rFonts w:ascii="Cambria Math" w:hAnsi="Cambria Math" w:cs="Cambria Math"/>
        </w:rPr>
        <w:instrText>∽</w:instrText>
      </w:r>
      <w:r w:rsidRPr="004F3A2F">
        <w:rPr>
          <w:rFonts w:ascii="Times New Roman" w:hAnsi="Times New Roman" w:cs="Times New Roman"/>
        </w:rPr>
        <w:instrText xml:space="preserve">600 km 3 yr −1 . These findings illustrate that estimates of aquifer depletion alone underestimate the importance of unsustainable groundwater to sustaining surface water systems and irrigated agriculture.","container-title":"Environmental Research Letters","DOI":"10.1088/1748-9326/aa5fb2","ISSN":"1748-9326","issue":"3","journalAbbreviation":"Environ. Res. Lett.","language":"en","page":"034017","source":"Institute of Physics","title":"The use and re-use of unsustainable groundwater for irrigation: a global budget","title-short":"The use and re-use of unsustainable groundwater for irrigation","volume":"12","author":[{"family":"Grogan","given":"Danielle S."},{"family":"Wisser","given":"Dominik"},{"family":"Prusevich","given":"Alex"},{"family":"Lammers","given":"Richard B."},{"family":"Frolking","given":"Steve"}],"issued":{"date-parts":[["2017"]]}}}],"schema":"https://github.com/citation-style-language/schema/raw/master/csl-citation.json"} </w:instrText>
      </w:r>
      <w:r w:rsidRPr="004F3A2F">
        <w:rPr>
          <w:rFonts w:ascii="Times New Roman" w:hAnsi="Times New Roman" w:cs="Times New Roman"/>
        </w:rPr>
        <w:fldChar w:fldCharType="separate"/>
      </w:r>
      <w:r w:rsidRPr="004F3A2F">
        <w:rPr>
          <w:rFonts w:ascii="Times New Roman" w:hAnsi="Times New Roman" w:cs="Times New Roman"/>
        </w:rPr>
        <w:t>(Grogan et al., 2017)</w:t>
      </w:r>
      <w:r w:rsidRPr="004F3A2F">
        <w:rPr>
          <w:rFonts w:ascii="Times New Roman" w:hAnsi="Times New Roman" w:cs="Times New Roman"/>
        </w:rPr>
        <w:fldChar w:fldCharType="end"/>
      </w:r>
      <w:r w:rsidRPr="004F3A2F">
        <w:rPr>
          <w:rFonts w:ascii="Times New Roman" w:hAnsi="Times New Roman" w:cs="Times New Roman"/>
        </w:rPr>
        <w:t xml:space="preserve"> and only applies over pixels with identified rice paddy, and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demand,k</m:t>
            </m:r>
          </m:sup>
        </m:sSup>
      </m:oMath>
      <w:r w:rsidRPr="004F3A2F">
        <w:rPr>
          <w:rFonts w:ascii="Times New Roman" w:hAnsi="Times New Roman" w:cs="Times New Roman"/>
        </w:rPr>
        <w:t xml:space="preserve"> is the crop group specific irrigation demand.  Existing storage in the irrigation runoff retention is subtracted assuming that irrigation requirements are reduced by whatever volume exists in pixels above field capacity assuming that existing excess volume in the irrigation retention pool is shared by all crops at a given pixel. Soil porosity defining soil saturation above field capacity is not presently a parameter input to WBM; therefore, we estimate the volume of additional water above field capacity that saturates soil as </w:t>
      </w:r>
      <m:oMath>
        <m:r>
          <w:rPr>
            <w:rFonts w:ascii="Cambria Math" w:hAnsi="Cambria Math" w:cs="Times New Roman"/>
          </w:rPr>
          <m:t>0.5</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AWC</m:t>
            </m:r>
          </m:sub>
          <m:sup>
            <m:r>
              <w:rPr>
                <w:rFonts w:ascii="Cambria Math" w:hAnsi="Cambria Math" w:cs="Times New Roman"/>
              </w:rPr>
              <m:t>k</m:t>
            </m:r>
          </m:sup>
        </m:sSubSup>
      </m:oMath>
      <w:r w:rsidRPr="004F3A2F">
        <w:rPr>
          <w:rFonts w:ascii="Times New Roman" w:hAnsi="Times New Roman" w:cs="Times New Roman"/>
        </w:rPr>
        <w:t>.  The distribution uniformity parameter (</w:t>
      </w:r>
      <m:oMath>
        <m:bar>
          <m:barPr>
            <m:pos m:val="top"/>
            <m:ctrlPr>
              <w:rPr>
                <w:rFonts w:ascii="Cambria Math" w:hAnsi="Cambria Math" w:cs="Times New Roman"/>
                <w:i/>
              </w:rPr>
            </m:ctrlPr>
          </m:barPr>
          <m:e>
            <m:r>
              <w:rPr>
                <w:rFonts w:ascii="Cambria Math" w:hAnsi="Cambria Math" w:cs="Times New Roman"/>
              </w:rPr>
              <m:t>DU</m:t>
            </m:r>
          </m:e>
        </m:bar>
      </m:oMath>
      <w:r w:rsidRPr="004F3A2F">
        <w:rPr>
          <w:rFonts w:ascii="Times New Roman" w:hAnsi="Times New Roman" w:cs="Times New Roman"/>
        </w:rPr>
        <w:t xml:space="preserve">) is a fraction of the crop field to which this soil saturation applies. </w:t>
      </w:r>
      <m:oMath>
        <m:bar>
          <m:barPr>
            <m:pos m:val="top"/>
            <m:ctrlPr>
              <w:rPr>
                <w:rFonts w:ascii="Cambria Math" w:hAnsi="Cambria Math" w:cs="Times New Roman"/>
                <w:i/>
              </w:rPr>
            </m:ctrlPr>
          </m:barPr>
          <m:e>
            <m:r>
              <w:rPr>
                <w:rFonts w:ascii="Cambria Math" w:hAnsi="Cambria Math" w:cs="Times New Roman"/>
              </w:rPr>
              <m:t>DU</m:t>
            </m:r>
          </m:e>
        </m:bar>
      </m:oMath>
      <w:r w:rsidRPr="004F3A2F">
        <w:rPr>
          <w:rFonts w:ascii="Times New Roman" w:hAnsi="Times New Roman" w:cs="Times New Roman"/>
        </w:rPr>
        <w:t xml:space="preserve"> for flood irrigation is close to 1 (all the soil in a crop area gets saturated) while for sprinkler irrigation about half of the possible saturation volume is actually applied.  In the case of drip irrigation, a very small amount of water goes above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cap</m:t>
            </m:r>
          </m:sub>
        </m:sSub>
      </m:oMath>
      <w:r w:rsidRPr="004F3A2F">
        <w:rPr>
          <w:rFonts w:ascii="Times New Roman" w:hAnsi="Times New Roman" w:cs="Times New Roman"/>
        </w:rPr>
        <w:t xml:space="preserve"> and so </w:t>
      </w:r>
      <m:oMath>
        <m:bar>
          <m:barPr>
            <m:pos m:val="top"/>
            <m:ctrlPr>
              <w:rPr>
                <w:rFonts w:ascii="Cambria Math" w:hAnsi="Cambria Math" w:cs="Times New Roman"/>
                <w:i/>
              </w:rPr>
            </m:ctrlPr>
          </m:barPr>
          <m:e>
            <m:r>
              <w:rPr>
                <w:rFonts w:ascii="Cambria Math" w:hAnsi="Cambria Math" w:cs="Times New Roman"/>
              </w:rPr>
              <m:t>DU</m:t>
            </m:r>
          </m:e>
        </m:bar>
      </m:oMath>
      <w:r w:rsidRPr="004F3A2F">
        <w:rPr>
          <w:rFonts w:ascii="Times New Roman" w:hAnsi="Times New Roman" w:cs="Times New Roman"/>
        </w:rPr>
        <w:t xml:space="preserve"> is very low.  </w:t>
      </w:r>
    </w:p>
    <w:p w14:paraId="7C793DB8"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A fraction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mist</m:t>
            </m:r>
          </m:sub>
        </m:sSub>
      </m:oMath>
      <w:r w:rsidRPr="004F3A2F">
        <w:rPr>
          <w:rFonts w:ascii="Times New Roman" w:hAnsi="Times New Roman" w:cs="Times New Roman"/>
        </w:rPr>
        <w:t>) of water delivered to irrigated crop fields can be lost non-beneficially above crop canopy from enhanced evaporation of, for instance, sprinkler mists.  The flux of mist enhanced evaporation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mist</m:t>
            </m:r>
          </m:sub>
          <m:sup>
            <m:r>
              <w:rPr>
                <w:rFonts w:ascii="Cambria Math" w:hAnsi="Cambria Math" w:cs="Times New Roman"/>
              </w:rPr>
              <m:t>a</m:t>
            </m:r>
          </m:sup>
        </m:sSubSup>
      </m:oMath>
      <w:r w:rsidRPr="004F3A2F">
        <w:rPr>
          <w:rFonts w:ascii="Times New Roman" w:hAnsi="Times New Roman" w:cs="Times New Roman"/>
        </w:rPr>
        <w:t>) is calculated for each technology (</w:t>
      </w:r>
      <m:oMath>
        <m:r>
          <w:rPr>
            <w:rFonts w:ascii="Cambria Math" w:hAnsi="Cambria Math" w:cs="Times New Roman"/>
          </w:rPr>
          <m:t>i</m:t>
        </m:r>
      </m:oMath>
      <w:r w:rsidRPr="004F3A2F">
        <w:rPr>
          <w:rFonts w:ascii="Times New Roman" w:hAnsi="Times New Roman" w:cs="Times New Roman"/>
        </w:rPr>
        <w:t>):</w:t>
      </w:r>
    </w:p>
    <w:p w14:paraId="5241A7AA" w14:textId="1E17C413" w:rsidR="008F13EB" w:rsidRPr="004F3A2F" w:rsidRDefault="00000000" w:rsidP="008F13EB">
      <w:pPr>
        <w:pStyle w:val="MTDisplayEquation"/>
      </w:pPr>
      <m:oMath>
        <m:sSubSup>
          <m:sSubSupPr>
            <m:ctrlPr>
              <w:rPr>
                <w:rFonts w:ascii="Cambria Math" w:hAnsi="Cambria Math"/>
                <w:i/>
              </w:rPr>
            </m:ctrlPr>
          </m:sSubSupPr>
          <m:e>
            <m:r>
              <w:rPr>
                <w:rFonts w:ascii="Cambria Math" w:hAnsi="Cambria Math"/>
              </w:rPr>
              <m:t>N</m:t>
            </m:r>
          </m:e>
          <m:sub>
            <m:r>
              <w:rPr>
                <w:rFonts w:ascii="Cambria Math" w:hAnsi="Cambria Math"/>
              </w:rPr>
              <m:t>mist</m:t>
            </m:r>
          </m:sub>
          <m:sup>
            <m:r>
              <w:rPr>
                <w:rFonts w:ascii="Cambria Math" w:hAnsi="Cambria Math"/>
              </w:rPr>
              <m:t>a</m:t>
            </m:r>
          </m:sup>
        </m:sSub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demand,k</m:t>
                </m:r>
              </m:sup>
            </m:sSup>
          </m:e>
        </m:d>
        <m:sSub>
          <m:sSubPr>
            <m:ctrlPr>
              <w:rPr>
                <w:rFonts w:ascii="Cambria Math" w:hAnsi="Cambria Math"/>
                <w:i/>
              </w:rPr>
            </m:ctrlPr>
          </m:sSubPr>
          <m:e>
            <m:r>
              <w:rPr>
                <w:rFonts w:ascii="Cambria Math" w:hAnsi="Cambria Math"/>
              </w:rPr>
              <m:t>ε</m:t>
            </m:r>
          </m:e>
          <m:sub>
            <m:r>
              <w:rPr>
                <w:rFonts w:ascii="Cambria Math" w:hAnsi="Cambria Math"/>
              </w:rPr>
              <m:t>mist</m:t>
            </m:r>
          </m:sub>
        </m:sSub>
      </m:oMath>
      <w:r w:rsidR="008F13EB" w:rsidRPr="004F3A2F">
        <w:tab/>
      </w:r>
      <w:r w:rsidR="008F13EB" w:rsidRPr="004F3A2F">
        <w:tab/>
        <w:t>(</w:t>
      </w:r>
      <w:r w:rsidR="005F5421" w:rsidRPr="004F3A2F">
        <w:t>1</w:t>
      </w:r>
      <w:r w:rsidR="00EF2CBE">
        <w:t>2</w:t>
      </w:r>
      <w:r w:rsidR="005F5421" w:rsidRPr="004F3A2F">
        <w:t>.2.2-</w:t>
      </w:r>
      <w:r w:rsidR="008F13EB" w:rsidRPr="004F3A2F">
        <w:t>7)</w:t>
      </w:r>
    </w:p>
    <w:p w14:paraId="3BCA0D49"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Parameterization of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mist</m:t>
            </m:r>
          </m:sub>
        </m:sSub>
      </m:oMath>
      <w:r w:rsidRPr="004F3A2F">
        <w:rPr>
          <w:rFonts w:ascii="Times New Roman" w:hAnsi="Times New Roman" w:cs="Times New Roman"/>
        </w:rPr>
        <w:t xml:space="preserve"> depends on local climate and specifics of sprinkler technology such that they can vary widely from 0 to 40%, with most analyses estimating losses to be less than about 5% </w:t>
      </w:r>
      <w:r w:rsidRPr="004F3A2F">
        <w:rPr>
          <w:rFonts w:ascii="Times New Roman" w:hAnsi="Times New Roman" w:cs="Times New Roman"/>
        </w:rPr>
        <w:fldChar w:fldCharType="begin"/>
      </w:r>
      <w:r w:rsidRPr="004F3A2F">
        <w:rPr>
          <w:rFonts w:ascii="Times New Roman" w:hAnsi="Times New Roman" w:cs="Times New Roman"/>
        </w:rPr>
        <w:instrText xml:space="preserve"> ADDIN ZOTERO_ITEM CSL_CITATION {"citationID":"0qbhfY5R","properties":{"formattedCitation":"(Bavi et al., 2009; McLean et al., 2000; Uddin et al., 2010)","plainCitation":"(Bavi et al., 2009; McLean et al., 2000; Uddin et al., 2010)","noteIndex":0},"citationItems":[{"id":4725,"uris":["http://zotero.org/users/492362/items/ZAFZM4XM"],"uri":["http://zotero.org/users/492362/items/ZAFZM4XM"],"itemData":{"id":4725,"type":"article-journal","abstract":"Abstract: Evaporation Losses from Sprinkler Irrigation Systems under Various Operating Conditions","container-title":"Journal of Applied Sciences","issue":"3","note":"DOI: 10.3923/jas.2009.597.600","title":"Evaporation Losses from Sprinkler Irrigation Systems under Various Operating Conditions","URL":"https://scialert.net/abstract/?doi=jas.2009.597.600","volume":"9","author":[{"family":"Bavi","given":"A"},{"family":"Kashuli","given":"H.A."},{"family":"Boroomand","given":"S."},{"family":"Naseri","given":"A."},{"family":"Albaji","given":"M."}],"accessed":{"date-parts":[["2019",4,2]]},"issued":{"date-parts":[["2009"]]}}},{"id":4724,"uris":["http://zotero.org/users/492362/items/P4ZBYWMG"],"uri":["http://zotero.org/users/492362/items/P4ZBYWMG"],"itemData":{"id":4724,"type":"article-journal","container-title":"Canadian Agricultural Engineering","issue":"1","language":"en","page":"8","source":"Zotero","title":"Spray evaporation losses from sprinkler irrigation systems","volume":"42","author":[{"family":"McLean","given":"R K"},{"family":"Ranjan","given":"R.S."},{"family":"Klassen","given":"G."}],"issued":{"date-parts":[["2000"]]}}},{"id":4714,"uris":["http://zotero.org/users/492362/items/BVJW3LGA"],"uri":["http://zotero.org/users/492362/items/BVJW3LGA"],"itemData":{"id":4714,"type":"paper-conference","abstract":"A detailed understanding regarding the evaporation losses in sprinkler irrigation is important for developing as well as adopting appropriate water conservation strategies. To explain this phenomenon many theoretical and experimental studies have been conducted since the 1950‟s. Notwithstanding all these efforts, the contribution of droplet evaporation to the total evaporation losses during sprinkler irrigation is still a controversial issue in the irrigation community. There is a substantial difference among researchers regarding the magnitudes of the different components of the total evaporation in sprinkler irrigation especially droplet evaporation losses. Field studies reported that the droplet evaporation losses ranged from 2 – 45%, whereas theoretical studies indicated that it is less than 1%. This is due largely to the limitations of the traditional measurement methods. However, it is likely that these limitations can be overcome and accurate measurements obtained using the eddy covariance (ECV) technique.","container-title":"Australian Irrigation Conference and Exibition 2010: Proceedings","event":"Australian Irrigation Conference and Exibition 2010: One Water Many Futures","event-place":"Sydney, Australia","ISBN":"978-0-9808109-3-6","page":"1-10","publisher":"Irrigation Australia Ltd.","publisher-place":"Sydney, Australia","source":"eprints.usq.edu.au","title":"Droplet evaporation losses during sprinkler irrigation: an overview","title-short":"Droplet evaporation losses during sprinkler irrigation","URL":"http://www.irrigationaustralia.com.au/visitor.cfm?id=41","author":[{"family":"Uddin","given":"Jasim"},{"family":"Smith","given":"Rod"},{"family":"Hancock","given":"Nigel"},{"family":"Foley","given":"Joseph P."}],"editor":[{"family":"Montagu","given":"Kelvin"}],"accessed":{"date-parts":[["2019",4,2]]},"issued":{"date-parts":[["2010",8]]}}}],"schema":"https://github.com/citation-style-language/schema/raw/master/csl-citation.json"} </w:instrText>
      </w:r>
      <w:r w:rsidRPr="004F3A2F">
        <w:rPr>
          <w:rFonts w:ascii="Times New Roman" w:hAnsi="Times New Roman" w:cs="Times New Roman"/>
        </w:rPr>
        <w:fldChar w:fldCharType="separate"/>
      </w:r>
      <w:r w:rsidRPr="004F3A2F">
        <w:rPr>
          <w:rFonts w:ascii="Times New Roman" w:hAnsi="Times New Roman" w:cs="Times New Roman"/>
        </w:rPr>
        <w:t>(Bavi et al., 2009; McLean et al., 2000; Uddin et al., 2010)</w:t>
      </w:r>
      <w:r w:rsidRPr="004F3A2F">
        <w:rPr>
          <w:rFonts w:ascii="Times New Roman" w:hAnsi="Times New Roman" w:cs="Times New Roman"/>
        </w:rPr>
        <w:fldChar w:fldCharType="end"/>
      </w:r>
      <w:r w:rsidRPr="004F3A2F">
        <w:rPr>
          <w:rFonts w:ascii="Times New Roman" w:hAnsi="Times New Roman" w:cs="Times New Roman"/>
        </w:rPr>
        <w:t xml:space="preserve">.   </w:t>
      </w:r>
    </w:p>
    <w:p w14:paraId="516C6BE8"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Application and delivery inefficiencies are summed to net irrigation demanded by crops to estimate a provisional gross irrigation flux (</w:t>
      </w:r>
      <m:oMath>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oMath>
      <w:r w:rsidRPr="004F3A2F">
        <w:rPr>
          <w:rFonts w:ascii="Times New Roman" w:hAnsi="Times New Roman" w:cs="Times New Roman"/>
        </w:rPr>
        <w:t>):</w:t>
      </w:r>
    </w:p>
    <w:p w14:paraId="47747A93" w14:textId="052CAEDD" w:rsidR="008F13EB" w:rsidRPr="004F3A2F" w:rsidRDefault="008F13EB" w:rsidP="008F13EB">
      <w:pPr>
        <w:pStyle w:val="MTDisplayEquation"/>
      </w:pPr>
      <w:r w:rsidRPr="004F3A2F">
        <w:tab/>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demand</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a</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mist</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evap</m:t>
            </m:r>
          </m:sub>
          <m:sup>
            <m:r>
              <w:rPr>
                <w:rFonts w:ascii="Cambria Math" w:hAnsi="Cambria Math"/>
              </w:rPr>
              <m:t>d</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perc</m:t>
            </m:r>
          </m:sub>
          <m:sup>
            <m:r>
              <w:rPr>
                <w:rFonts w:ascii="Cambria Math" w:hAnsi="Cambria Math"/>
              </w:rPr>
              <m:t>d</m:t>
            </m:r>
          </m:sup>
        </m:sSubSup>
      </m:oMath>
      <w:r w:rsidRPr="004F3A2F">
        <w:tab/>
        <w:t>(</w:t>
      </w:r>
      <w:r w:rsidR="005F5421" w:rsidRPr="004F3A2F">
        <w:t>1</w:t>
      </w:r>
      <w:r w:rsidR="00EF2CBE">
        <w:t>2</w:t>
      </w:r>
      <w:r w:rsidR="005F5421" w:rsidRPr="004F3A2F">
        <w:t>.2.2-</w:t>
      </w:r>
      <w:r w:rsidRPr="004F3A2F">
        <w:t>8)</w:t>
      </w:r>
    </w:p>
    <w:p w14:paraId="5A8F2454" w14:textId="7123306A" w:rsidR="008F13EB" w:rsidRPr="004F3A2F" w:rsidRDefault="008F13EB" w:rsidP="008F13EB">
      <w:pPr>
        <w:rPr>
          <w:rFonts w:ascii="Times New Roman" w:hAnsi="Times New Roman" w:cs="Times New Roman"/>
        </w:rPr>
      </w:pPr>
      <w:r w:rsidRPr="004F3A2F">
        <w:rPr>
          <w:rFonts w:ascii="Times New Roman" w:hAnsi="Times New Roman" w:cs="Times New Roman"/>
        </w:rPr>
        <w:t>A variety of functions are associated with sourcing available irrigation water in WBM, which yield a fraction of available water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Pr="004F3A2F">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r>
          <w:rPr>
            <w:rFonts w:ascii="Cambria Math" w:hAnsi="Cambria Math" w:cs="Times New Roman"/>
          </w:rPr>
          <m:t>=1</m:t>
        </m:r>
      </m:oMath>
      <w:r w:rsidRPr="004F3A2F">
        <w:rPr>
          <w:rFonts w:ascii="Times New Roman" w:hAnsi="Times New Roman" w:cs="Times New Roman"/>
        </w:rPr>
        <w:t xml:space="preserve"> indicates complete availability) from </w:t>
      </w:r>
      <w:r w:rsidR="008454D1">
        <w:rPr>
          <w:rFonts w:ascii="Times New Roman" w:hAnsi="Times New Roman" w:cs="Times New Roman"/>
        </w:rPr>
        <w:t xml:space="preserve">the </w:t>
      </w:r>
      <w:r w:rsidRPr="004F3A2F">
        <w:rPr>
          <w:rFonts w:ascii="Times New Roman" w:hAnsi="Times New Roman" w:cs="Times New Roman"/>
        </w:rPr>
        <w:t>distribution of sources</w:t>
      </w:r>
      <w:r w:rsidR="008454D1">
        <w:rPr>
          <w:rFonts w:ascii="Times New Roman" w:hAnsi="Times New Roman" w:cs="Times New Roman"/>
        </w:rPr>
        <w:t xml:space="preserve"> (Section </w:t>
      </w:r>
      <w:r w:rsidR="008454D1">
        <w:rPr>
          <w:rFonts w:ascii="Times New Roman" w:hAnsi="Times New Roman" w:cs="Times New Roman"/>
        </w:rPr>
        <w:fldChar w:fldCharType="begin"/>
      </w:r>
      <w:r w:rsidR="008454D1">
        <w:rPr>
          <w:rFonts w:ascii="Times New Roman" w:hAnsi="Times New Roman" w:cs="Times New Roman"/>
        </w:rPr>
        <w:instrText xml:space="preserve"> REF _Ref95394243 \r \h </w:instrText>
      </w:r>
      <w:r w:rsidR="008454D1">
        <w:rPr>
          <w:rFonts w:ascii="Times New Roman" w:hAnsi="Times New Roman" w:cs="Times New Roman"/>
        </w:rPr>
      </w:r>
      <w:r w:rsidR="008454D1">
        <w:rPr>
          <w:rFonts w:ascii="Times New Roman" w:hAnsi="Times New Roman" w:cs="Times New Roman"/>
        </w:rPr>
        <w:fldChar w:fldCharType="separate"/>
      </w:r>
      <w:r w:rsidR="0068284B">
        <w:rPr>
          <w:rFonts w:ascii="Times New Roman" w:hAnsi="Times New Roman" w:cs="Times New Roman"/>
        </w:rPr>
        <w:t>12.2.1</w:t>
      </w:r>
      <w:r w:rsidR="008454D1">
        <w:rPr>
          <w:rFonts w:ascii="Times New Roman" w:hAnsi="Times New Roman" w:cs="Times New Roman"/>
        </w:rPr>
        <w:fldChar w:fldCharType="end"/>
      </w:r>
      <w:r w:rsidR="008454D1">
        <w:rPr>
          <w:rFonts w:ascii="Times New Roman" w:hAnsi="Times New Roman" w:cs="Times New Roman"/>
        </w:rPr>
        <w:t>)</w:t>
      </w:r>
      <w:r w:rsidRPr="004F3A2F">
        <w:rPr>
          <w:rFonts w:ascii="Times New Roman" w:hAnsi="Times New Roman" w:cs="Times New Roman"/>
        </w:rPr>
        <w:t>.  Where water supply is less than complete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r>
          <w:rPr>
            <w:rFonts w:ascii="Cambria Math" w:hAnsi="Cambria Math" w:cs="Times New Roman"/>
          </w:rPr>
          <m:t>&lt;1</m:t>
        </m:r>
      </m:oMath>
      <w:r w:rsidRPr="004F3A2F">
        <w:rPr>
          <w:rFonts w:ascii="Times New Roman" w:hAnsi="Times New Roman" w:cs="Times New Roman"/>
        </w:rPr>
        <w:t>), all terms above are reduced linearly to utilize available supply via:</w:t>
      </w:r>
    </w:p>
    <w:p w14:paraId="40719CEE" w14:textId="550EB117" w:rsidR="008F13EB" w:rsidRPr="004F3A2F" w:rsidRDefault="00000000" w:rsidP="008F13EB">
      <w:pP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demand</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9)</w:t>
      </w:r>
      <w:r w:rsidR="008F13EB" w:rsidRPr="004F3A2F">
        <w:rPr>
          <w:rFonts w:ascii="Times New Roman" w:hAnsi="Times New Roman" w:cs="Times New Roman"/>
        </w:rPr>
        <w:br/>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10)</w:t>
      </w:r>
      <w:r w:rsidR="008F13EB" w:rsidRPr="004F3A2F">
        <w:rPr>
          <w:rFonts w:ascii="Times New Roman" w:hAnsi="Times New Roman" w:cs="Times New Roman"/>
        </w:rPr>
        <w:br/>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mist</m:t>
            </m:r>
          </m:sub>
          <m:sup>
            <m:r>
              <w:rPr>
                <w:rFonts w:ascii="Cambria Math" w:hAnsi="Cambria Math" w:cs="Times New Roman"/>
              </w:rPr>
              <m:t>a</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11)</w:t>
      </w:r>
      <w:r w:rsidR="008F13EB" w:rsidRPr="004F3A2F">
        <w:rPr>
          <w:rFonts w:ascii="Times New Roman" w:hAnsi="Times New Roman" w:cs="Times New Roman"/>
        </w:rPr>
        <w:br/>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d</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12)</w:t>
      </w:r>
      <w:r w:rsidR="008F13EB" w:rsidRPr="004F3A2F">
        <w:rPr>
          <w:rFonts w:ascii="Times New Roman" w:hAnsi="Times New Roman" w:cs="Times New Roman"/>
        </w:rPr>
        <w:br/>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d</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irr</m:t>
            </m:r>
          </m:sub>
        </m:sSub>
      </m:oMath>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r>
      <w:r w:rsidR="008F13EB" w:rsidRPr="004F3A2F">
        <w:rPr>
          <w:rFonts w:ascii="Times New Roman" w:hAnsi="Times New Roman" w:cs="Times New Roman"/>
        </w:rPr>
        <w:tab/>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13)</w:t>
      </w:r>
      <w:r w:rsidR="008F13EB" w:rsidRPr="004F3A2F">
        <w:rPr>
          <w:rFonts w:ascii="Times New Roman" w:hAnsi="Times New Roman" w:cs="Times New Roman"/>
        </w:rPr>
        <w:br/>
      </w:r>
      <w:commentRangeStart w:id="358"/>
      <w:r w:rsidR="008F13EB" w:rsidRPr="004F3A2F">
        <w:rPr>
          <w:rFonts w:ascii="Times New Roman" w:hAnsi="Times New Roman" w:cs="Times New Roman"/>
        </w:rPr>
        <w:t>Actual gross irrigation (</w:t>
      </w:r>
      <m:oMath>
        <m:r>
          <w:rPr>
            <w:rFonts w:ascii="Cambria Math" w:hAnsi="Cambria Math" w:cs="Times New Roman"/>
          </w:rPr>
          <m:t>G</m:t>
        </m:r>
      </m:oMath>
      <w:r w:rsidR="008F13EB" w:rsidRPr="004F3A2F">
        <w:rPr>
          <w:rFonts w:ascii="Times New Roman" w:hAnsi="Times New Roman" w:cs="Times New Roman"/>
        </w:rPr>
        <w:t>) is calculated following routing later in the time-step, and small deviations between estimated and actual water availability are accounted for in subsequent timesteps</w:t>
      </w:r>
      <w:commentRangeEnd w:id="358"/>
      <w:r w:rsidR="008F13EB" w:rsidRPr="004F3A2F">
        <w:rPr>
          <w:rStyle w:val="CommentReference"/>
          <w:rFonts w:ascii="Times New Roman" w:eastAsia="Calibri" w:hAnsi="Times New Roman" w:cs="Times New Roman"/>
        </w:rPr>
        <w:commentReference w:id="358"/>
      </w:r>
      <w:r w:rsidR="008F13EB" w:rsidRPr="004F3A2F">
        <w:rPr>
          <w:rFonts w:ascii="Times New Roman" w:hAnsi="Times New Roman" w:cs="Times New Roman"/>
        </w:rPr>
        <w:t xml:space="preserve">. </w:t>
      </w:r>
    </w:p>
    <w:p w14:paraId="619E3E4F"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lastRenderedPageBreak/>
        <w:t>Following routing through the stream network, the water balance of irrigation retention pool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ret</m:t>
            </m:r>
          </m:sub>
        </m:sSub>
      </m:oMath>
      <w:r w:rsidRPr="004F3A2F">
        <w:rPr>
          <w:rFonts w:ascii="Times New Roman" w:hAnsi="Times New Roman" w:cs="Times New Roman"/>
        </w:rPr>
        <w:t xml:space="preserve">) is updated using a stable solution and follows a conceptual order of flux priorities.  The change in volume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ret</m:t>
            </m:r>
          </m:sub>
        </m:sSub>
      </m:oMath>
      <w:r w:rsidRPr="004F3A2F">
        <w:rPr>
          <w:rFonts w:ascii="Times New Roman" w:hAnsi="Times New Roman" w:cs="Times New Roman"/>
        </w:rPr>
        <w:t xml:space="preserve"> is governed by the differential equation:</w:t>
      </w:r>
    </w:p>
    <w:p w14:paraId="0EC95377" w14:textId="2F015837" w:rsidR="008F13EB" w:rsidRPr="004F3A2F" w:rsidRDefault="00000000" w:rsidP="008F13EB">
      <w:pPr>
        <w:pStyle w:val="MTDisplayEquation"/>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ret</m:t>
                </m:r>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atm</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a</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evap</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perc</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rnff</m:t>
            </m:r>
          </m:sub>
          <m:sup>
            <m:r>
              <w:rPr>
                <w:rFonts w:ascii="Cambria Math" w:hAnsi="Cambria Math"/>
              </w:rPr>
              <m:t>a</m:t>
            </m:r>
          </m:sup>
        </m:sSubSup>
      </m:oMath>
      <w:r w:rsidR="008F13EB" w:rsidRPr="004F3A2F">
        <w:tab/>
      </w:r>
      <w:r w:rsidR="008F13EB" w:rsidRPr="004F3A2F">
        <w:tab/>
        <w:t>(</w:t>
      </w:r>
      <w:r w:rsidR="005F5421" w:rsidRPr="004F3A2F">
        <w:t>1</w:t>
      </w:r>
      <w:r w:rsidR="00EF2CBE">
        <w:t>2</w:t>
      </w:r>
      <w:r w:rsidR="005F5421" w:rsidRPr="004F3A2F">
        <w:t>.2.2-</w:t>
      </w:r>
      <w:r w:rsidR="008F13EB" w:rsidRPr="004F3A2F">
        <w:t>14)</w:t>
      </w:r>
    </w:p>
    <w:p w14:paraId="5C93ABE2"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 xml:space="preserve">where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atm</m:t>
            </m:r>
          </m:sup>
        </m:sSup>
      </m:oMath>
      <w:r w:rsidRPr="004F3A2F">
        <w:rPr>
          <w:rFonts w:ascii="Times New Roman" w:hAnsi="Times New Roman" w:cs="Times New Roman"/>
        </w:rPr>
        <w:t xml:space="preserve"> is water incident to irrigated crop fields from natural precipitation or melt,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a</m:t>
            </m:r>
          </m:sup>
        </m:sSubSup>
      </m:oMath>
      <w:r w:rsidRPr="004F3A2F">
        <w:rPr>
          <w:rFonts w:ascii="Times New Roman" w:hAnsi="Times New Roman" w:cs="Times New Roman"/>
        </w:rPr>
        <w:t xml:space="preserve"> is non-beneficial evaporation from saturated soil surface,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a</m:t>
            </m:r>
          </m:sup>
        </m:sSubSup>
      </m:oMath>
      <w:r w:rsidRPr="004F3A2F">
        <w:rPr>
          <w:rFonts w:ascii="Times New Roman" w:hAnsi="Times New Roman" w:cs="Times New Roman"/>
        </w:rPr>
        <w:t xml:space="preserve"> is percolation from saturated soils to groundwater, and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rnff</m:t>
            </m:r>
          </m:sub>
          <m:sup>
            <m:r>
              <w:rPr>
                <w:rFonts w:ascii="Cambria Math" w:hAnsi="Cambria Math" w:cs="Times New Roman"/>
              </w:rPr>
              <m:t>a</m:t>
            </m:r>
          </m:sup>
        </m:sSubSup>
      </m:oMath>
      <w:r w:rsidRPr="004F3A2F">
        <w:rPr>
          <w:rFonts w:ascii="Times New Roman" w:hAnsi="Times New Roman" w:cs="Times New Roman"/>
        </w:rPr>
        <w:t xml:space="preserve"> is surface runoff from saturated soil.  The stock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ret</m:t>
            </m:r>
          </m:sub>
        </m:sSub>
      </m:oMath>
      <w:r w:rsidRPr="004F3A2F">
        <w:rPr>
          <w:rFonts w:ascii="Times New Roman" w:hAnsi="Times New Roman" w:cs="Times New Roman"/>
        </w:rPr>
        <w:t xml:space="preserve"> at the end of the timestep is calculated in four independent steps (denoted by superscripts):</w:t>
      </w:r>
    </w:p>
    <w:p w14:paraId="2835EB06" w14:textId="77777777" w:rsidR="008F13EB" w:rsidRPr="004F3A2F" w:rsidRDefault="00000000" w:rsidP="008F13EB">
      <w:pPr>
        <w:pStyle w:val="MTDisplayEquation"/>
        <w:numPr>
          <w:ilvl w:val="0"/>
          <w:numId w:val="21"/>
        </w:numPr>
        <w:jc w:val="left"/>
      </w:pPr>
      <m:oMath>
        <m:sSubSup>
          <m:sSubSupPr>
            <m:ctrlPr>
              <w:rPr>
                <w:rFonts w:ascii="Cambria Math" w:hAnsi="Cambria Math"/>
                <w:i/>
              </w:rPr>
            </m:ctrlPr>
          </m:sSubSupPr>
          <m:e>
            <m:r>
              <w:rPr>
                <w:rFonts w:ascii="Cambria Math" w:hAnsi="Cambria Math"/>
              </w:rPr>
              <m:t>W</m:t>
            </m:r>
          </m:e>
          <m:sub>
            <m:r>
              <w:rPr>
                <w:rFonts w:ascii="Cambria Math" w:hAnsi="Cambria Math"/>
              </w:rPr>
              <m:t>ret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ret</m:t>
            </m:r>
          </m:sub>
          <m:sup>
            <m:r>
              <w:rPr>
                <w:rFonts w:ascii="Cambria Math" w:hAnsi="Cambria Math"/>
              </w:rPr>
              <m:t>0</m:t>
            </m:r>
          </m:sup>
        </m:sSub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atm</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a</m:t>
            </m:r>
          </m:sup>
        </m:sSup>
      </m:oMath>
      <w:r w:rsidR="008F13EB" w:rsidRPr="004F3A2F">
        <w:t xml:space="preserve">  </w:t>
      </w:r>
    </w:p>
    <w:p w14:paraId="37860A90" w14:textId="77777777" w:rsidR="008F13EB" w:rsidRPr="004F3A2F" w:rsidRDefault="00000000" w:rsidP="008F13EB">
      <w:pPr>
        <w:pStyle w:val="ListParagraph"/>
        <w:numPr>
          <w:ilvl w:val="0"/>
          <w:numId w:val="21"/>
        </w:numPr>
        <w:spacing w:after="0"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a</m:t>
            </m:r>
          </m:sup>
        </m:sSub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irr</m:t>
                    </m:r>
                  </m:sub>
                </m:sSub>
                <m:bar>
                  <m:barPr>
                    <m:pos m:val="top"/>
                    <m:ctrlPr>
                      <w:rPr>
                        <w:rFonts w:ascii="Cambria Math" w:hAnsi="Cambria Math" w:cs="Times New Roman"/>
                        <w:i/>
                      </w:rPr>
                    </m:ctrlPr>
                  </m:barPr>
                  <m:e>
                    <m:r>
                      <w:rPr>
                        <w:rFonts w:ascii="Cambria Math" w:hAnsi="Cambria Math" w:cs="Times New Roman"/>
                      </w:rPr>
                      <m:t>DU</m:t>
                    </m:r>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1</m:t>
                    </m:r>
                  </m:sup>
                </m:sSubSup>
              </m:e>
            </m:d>
          </m:e>
        </m:func>
      </m:oMath>
      <w:r w:rsidR="008F13EB" w:rsidRPr="004F3A2F">
        <w:rPr>
          <w:rFonts w:ascii="Times New Roman" w:hAnsi="Times New Roman" w:cs="Times New Roman"/>
        </w:rPr>
        <w:t xml:space="preserve"> </w:t>
      </w:r>
    </w:p>
    <w:p w14:paraId="2C5017CC" w14:textId="77777777" w:rsidR="008F13EB" w:rsidRPr="004F3A2F" w:rsidRDefault="00000000" w:rsidP="008F13EB">
      <w:pPr>
        <w:pStyle w:val="ListParagrap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evap</m:t>
            </m:r>
          </m:sub>
          <m:sup>
            <m:r>
              <w:rPr>
                <w:rFonts w:ascii="Cambria Math" w:hAnsi="Cambria Math" w:cs="Times New Roman"/>
              </w:rPr>
              <m:t>a</m:t>
            </m:r>
          </m:sup>
        </m:sSubSup>
      </m:oMath>
      <w:r w:rsidR="008F13EB" w:rsidRPr="004F3A2F">
        <w:rPr>
          <w:rFonts w:ascii="Times New Roman" w:hAnsi="Times New Roman" w:cs="Times New Roman"/>
        </w:rPr>
        <w:t xml:space="preserve"> </w:t>
      </w:r>
    </w:p>
    <w:p w14:paraId="17ADACA7" w14:textId="117488D3" w:rsidR="008F13EB" w:rsidRPr="004F3A2F" w:rsidRDefault="00000000" w:rsidP="005F5421">
      <w:pPr>
        <w:pStyle w:val="ListParagraph"/>
        <w:numPr>
          <w:ilvl w:val="0"/>
          <w:numId w:val="21"/>
        </w:numPr>
        <w:spacing w:after="0"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a</m:t>
            </m:r>
          </m:sup>
        </m:sSub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irr</m:t>
                    </m:r>
                  </m:sub>
                </m:sSub>
                <m:bar>
                  <m:barPr>
                    <m:pos m:val="top"/>
                    <m:ctrlPr>
                      <w:rPr>
                        <w:rFonts w:ascii="Cambria Math" w:hAnsi="Cambria Math" w:cs="Times New Roman"/>
                        <w:i/>
                      </w:rPr>
                    </m:ctrlPr>
                  </m:barPr>
                  <m:e>
                    <m:r>
                      <w:rPr>
                        <w:rFonts w:ascii="Cambria Math" w:hAnsi="Cambria Math" w:cs="Times New Roman"/>
                      </w:rPr>
                      <m:t>DU</m:t>
                    </m:r>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perc</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2</m:t>
                    </m:r>
                  </m:sup>
                </m:sSubSup>
              </m:e>
            </m:d>
          </m:e>
        </m:func>
      </m:oMath>
      <w:r w:rsidR="008F13EB" w:rsidRPr="004F3A2F">
        <w:rPr>
          <w:rFonts w:ascii="Times New Roman" w:hAnsi="Times New Roman" w:cs="Times New Roman"/>
        </w:rPr>
        <w:t xml:space="preserve">                                            </w:t>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 xml:space="preserve">         </w:t>
      </w:r>
      <w:r w:rsidR="008F13EB" w:rsidRPr="004F3A2F">
        <w:rPr>
          <w:rFonts w:ascii="Times New Roman" w:hAnsi="Times New Roman" w:cs="Times New Roman"/>
        </w:rPr>
        <w:t>(</w:t>
      </w:r>
      <w:r w:rsidR="005F5421" w:rsidRPr="004F3A2F">
        <w:rPr>
          <w:rFonts w:ascii="Times New Roman" w:hAnsi="Times New Roman" w:cs="Times New Roman"/>
          <w:sz w:val="20"/>
        </w:rPr>
        <w:t>1</w:t>
      </w:r>
      <w:r w:rsidR="00EF2CBE">
        <w:rPr>
          <w:rFonts w:ascii="Times New Roman" w:hAnsi="Times New Roman" w:cs="Times New Roman"/>
          <w:sz w:val="20"/>
        </w:rPr>
        <w:t>2</w:t>
      </w:r>
      <w:r w:rsidR="005F5421" w:rsidRPr="004F3A2F">
        <w:rPr>
          <w:rFonts w:ascii="Times New Roman" w:hAnsi="Times New Roman" w:cs="Times New Roman"/>
          <w:sz w:val="20"/>
        </w:rPr>
        <w:t>.2.2-</w:t>
      </w:r>
      <w:r w:rsidR="008F13EB" w:rsidRPr="004F3A2F">
        <w:rPr>
          <w:rFonts w:ascii="Times New Roman" w:hAnsi="Times New Roman" w:cs="Times New Roman"/>
        </w:rPr>
        <w:t>15)</w:t>
      </w:r>
    </w:p>
    <w:p w14:paraId="7CC53757" w14:textId="77777777" w:rsidR="008F13EB" w:rsidRPr="004F3A2F" w:rsidRDefault="00000000" w:rsidP="008F13EB">
      <w:pPr>
        <w:pStyle w:val="ListParagrap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3</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perc</m:t>
            </m:r>
          </m:sub>
          <m:sup>
            <m:r>
              <w:rPr>
                <w:rFonts w:ascii="Cambria Math" w:hAnsi="Cambria Math" w:cs="Times New Roman"/>
              </w:rPr>
              <m:t>a</m:t>
            </m:r>
          </m:sup>
        </m:sSubSup>
      </m:oMath>
      <w:r w:rsidR="008F13EB" w:rsidRPr="004F3A2F">
        <w:rPr>
          <w:rFonts w:ascii="Times New Roman" w:hAnsi="Times New Roman" w:cs="Times New Roman"/>
        </w:rPr>
        <w:t xml:space="preserve"> </w:t>
      </w:r>
    </w:p>
    <w:p w14:paraId="34E8F90C" w14:textId="77777777" w:rsidR="008F13EB" w:rsidRPr="004F3A2F" w:rsidRDefault="00000000" w:rsidP="008F13EB">
      <w:pPr>
        <w:pStyle w:val="ListParagraph"/>
        <w:numPr>
          <w:ilvl w:val="0"/>
          <w:numId w:val="21"/>
        </w:numPr>
        <w:spacing w:after="0" w:line="360" w:lineRule="auto"/>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rnff</m:t>
            </m:r>
          </m:sub>
          <m:sup>
            <m:r>
              <w:rPr>
                <w:rFonts w:ascii="Cambria Math" w:hAnsi="Cambria Math" w:cs="Times New Roman"/>
              </w:rPr>
              <m:t>a</m:t>
            </m:r>
          </m:sup>
        </m:sSub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irr</m:t>
                    </m:r>
                  </m:sub>
                </m:sSub>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surf</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2g</m:t>
                    </m:r>
                  </m:e>
                </m:ra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3</m:t>
                        </m:r>
                      </m:sup>
                    </m:sSubSup>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irr</m:t>
                        </m:r>
                      </m:sub>
                    </m:sSub>
                  </m:den>
                </m:f>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3</m:t>
                    </m:r>
                  </m:sup>
                </m:sSubSup>
              </m:e>
            </m:d>
          </m:e>
        </m:func>
        <m:r>
          <w:rPr>
            <w:rFonts w:ascii="Cambria Math" w:hAnsi="Cambria Math" w:cs="Times New Roman"/>
          </w:rPr>
          <m:t xml:space="preserve"> </m:t>
        </m:r>
      </m:oMath>
      <w:r w:rsidR="008F13EB" w:rsidRPr="004F3A2F">
        <w:rPr>
          <w:rFonts w:ascii="Times New Roman" w:hAnsi="Times New Roman" w:cs="Times New Roman"/>
        </w:rPr>
        <w:br/>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ret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3</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rnff</m:t>
            </m:r>
          </m:sub>
          <m:sup>
            <m:r>
              <w:rPr>
                <w:rFonts w:ascii="Cambria Math" w:hAnsi="Cambria Math" w:cs="Times New Roman"/>
              </w:rPr>
              <m:t>a</m:t>
            </m:r>
          </m:sup>
        </m:sSubSup>
      </m:oMath>
      <w:r w:rsidR="008F13EB" w:rsidRPr="004F3A2F">
        <w:rPr>
          <w:rFonts w:ascii="Times New Roman" w:hAnsi="Times New Roman" w:cs="Times New Roman"/>
        </w:rPr>
        <w:t xml:space="preserve"> </w:t>
      </w:r>
    </w:p>
    <w:p w14:paraId="68A6FF53" w14:textId="77777777" w:rsidR="008F13EB" w:rsidRPr="004F3A2F" w:rsidRDefault="008F13EB" w:rsidP="008F13EB">
      <w:pPr>
        <w:rPr>
          <w:rFonts w:ascii="Times New Roman" w:hAnsi="Times New Roman" w:cs="Times New Roman"/>
        </w:rPr>
      </w:pPr>
      <w:r w:rsidRPr="004F3A2F">
        <w:rPr>
          <w:rFonts w:ascii="Times New Roman" w:hAnsi="Times New Roman" w:cs="Times New Roman"/>
          <w:i/>
        </w:rPr>
        <w:t xml:space="preserve">where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ret</m:t>
            </m:r>
          </m:sub>
          <m:sup>
            <m:r>
              <w:rPr>
                <w:rFonts w:ascii="Cambria Math" w:hAnsi="Cambria Math" w:cs="Times New Roman"/>
              </w:rPr>
              <m:t>0</m:t>
            </m:r>
          </m:sup>
        </m:sSubSup>
      </m:oMath>
      <w:r w:rsidRPr="004F3A2F">
        <w:rPr>
          <w:rFonts w:ascii="Times New Roman" w:hAnsi="Times New Roman" w:cs="Times New Roman"/>
        </w:rPr>
        <w:t xml:space="preserve"> is the stock of the water retention pool at the end of the previous timestep,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m:t>
            </m:r>
          </m:sub>
        </m:sSub>
      </m:oMath>
      <w:r w:rsidRPr="004F3A2F">
        <w:rPr>
          <w:rFonts w:ascii="Times New Roman" w:hAnsi="Times New Roman" w:cs="Times New Roman"/>
        </w:rPr>
        <w:t xml:space="preserve"> is the potential evapotranspiration (mm/d),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surf</m:t>
            </m:r>
          </m:sub>
        </m:sSub>
      </m:oMath>
      <w:r w:rsidRPr="004F3A2F">
        <w:rPr>
          <w:rFonts w:ascii="Times New Roman" w:hAnsi="Times New Roman" w:cs="Times New Roman"/>
        </w:rPr>
        <w:t xml:space="preserve"> is the parameter describing the rate of leakage from the irrigation (and surface) retention pools, and </w:t>
      </w:r>
      <m:oMath>
        <m:r>
          <w:rPr>
            <w:rFonts w:ascii="Cambria Math" w:hAnsi="Cambria Math" w:cs="Times New Roman"/>
          </w:rPr>
          <m:t>g</m:t>
        </m:r>
      </m:oMath>
      <w:r w:rsidRPr="004F3A2F">
        <w:rPr>
          <w:rFonts w:ascii="Times New Roman" w:hAnsi="Times New Roman" w:cs="Times New Roman"/>
        </w:rPr>
        <w:t xml:space="preserve"> is the constant of gravitational acceleration.  The order of updating the irrigation retention pool gives first precedence to non-beneficial evaporation, and lowest precedence to surficial runoff.  Therefore, we consider the irrigation water balance to be conservative with respect to non-beneficial losses, and we expect that non-consumptive losses may be marginally higher.</w:t>
      </w:r>
    </w:p>
    <w:p w14:paraId="3C858E0E" w14:textId="77777777" w:rsidR="00DD7549" w:rsidRPr="004F3A2F" w:rsidRDefault="00DD7549">
      <w:pPr>
        <w:pStyle w:val="Normal1"/>
        <w:rPr>
          <w:rFonts w:ascii="Times New Roman" w:hAnsi="Times New Roman" w:cs="Times New Roman"/>
          <w:b/>
          <w:sz w:val="28"/>
          <w:szCs w:val="28"/>
        </w:rPr>
      </w:pPr>
    </w:p>
    <w:p w14:paraId="6AA78E9E" w14:textId="77777777" w:rsidR="00DD7549" w:rsidRPr="004F3A2F" w:rsidRDefault="00DD7549">
      <w:pPr>
        <w:pStyle w:val="Normal1"/>
        <w:rPr>
          <w:rFonts w:ascii="Times New Roman" w:hAnsi="Times New Roman" w:cs="Times New Roman"/>
          <w:b/>
          <w:sz w:val="28"/>
          <w:szCs w:val="28"/>
        </w:rPr>
      </w:pPr>
    </w:p>
    <w:p w14:paraId="7E6FADE9" w14:textId="77777777" w:rsidR="00757A28" w:rsidRPr="004F3A2F" w:rsidRDefault="00757A28">
      <w:pPr>
        <w:rPr>
          <w:rFonts w:ascii="Times New Roman" w:hAnsi="Times New Roman" w:cs="Times New Roman"/>
          <w:b/>
          <w:sz w:val="28"/>
          <w:szCs w:val="28"/>
        </w:rPr>
      </w:pPr>
      <w:r w:rsidRPr="004F3A2F">
        <w:rPr>
          <w:rFonts w:ascii="Times New Roman" w:hAnsi="Times New Roman" w:cs="Times New Roman"/>
          <w:b/>
          <w:sz w:val="28"/>
          <w:szCs w:val="28"/>
        </w:rPr>
        <w:br w:type="page"/>
      </w:r>
    </w:p>
    <w:p w14:paraId="391733F1" w14:textId="194D1521" w:rsidR="00DD7549"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EF2CBE">
        <w:rPr>
          <w:rFonts w:ascii="Times New Roman" w:hAnsi="Times New Roman" w:cs="Times New Roman"/>
          <w:b/>
          <w:sz w:val="28"/>
          <w:szCs w:val="28"/>
        </w:rPr>
        <w:t>3</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Livestock water demand and extraction</w:t>
      </w:r>
    </w:p>
    <w:p w14:paraId="7D908AB2" w14:textId="53A57642" w:rsidR="000A672A" w:rsidRPr="004F3A2F" w:rsidRDefault="006742EE" w:rsidP="000A672A">
      <w:pPr>
        <w:rPr>
          <w:rFonts w:ascii="Times New Roman" w:hAnsi="Times New Roman" w:cs="Times New Roman"/>
          <w:i/>
          <w:iCs/>
        </w:rPr>
      </w:pPr>
      <w:r w:rsidRPr="004F3A2F">
        <w:rPr>
          <w:rFonts w:ascii="Times New Roman" w:hAnsi="Times New Roman" w:cs="Times New Roman"/>
          <w:i/>
          <w:iCs/>
        </w:rPr>
        <w:t>Input d</w:t>
      </w:r>
      <w:r w:rsidR="000A672A" w:rsidRPr="004F3A2F">
        <w:rPr>
          <w:rFonts w:ascii="Times New Roman" w:hAnsi="Times New Roman" w:cs="Times New Roman"/>
          <w:i/>
          <w:iCs/>
        </w:rPr>
        <w:t>ata</w:t>
      </w:r>
    </w:p>
    <w:p w14:paraId="2D25CE45" w14:textId="77777777" w:rsidR="000A672A" w:rsidRPr="004F3A2F" w:rsidRDefault="000A672A" w:rsidP="000A672A">
      <w:pPr>
        <w:rPr>
          <w:rFonts w:ascii="Times New Roman" w:hAnsi="Times New Roman" w:cs="Times New Roman"/>
        </w:rPr>
      </w:pPr>
      <w:r w:rsidRPr="004F3A2F">
        <w:rPr>
          <w:rFonts w:ascii="Times New Roman" w:hAnsi="Times New Roman" w:cs="Times New Roman"/>
        </w:rPr>
        <w:t>Input data for livestock water use are: average daily temperature, livestock density for each livestock category, service water per head, and two growth parameters.  All livestock data and methods are from FAO (2006); the same temperature inputs are used here as in the irrigation water use section.</w:t>
      </w:r>
    </w:p>
    <w:p w14:paraId="1E66ED6F" w14:textId="77777777" w:rsidR="000A672A" w:rsidRPr="004F3A2F" w:rsidRDefault="000A672A" w:rsidP="000A672A">
      <w:pPr>
        <w:rPr>
          <w:rFonts w:ascii="Times New Roman" w:hAnsi="Times New Roman" w:cs="Times New Roman"/>
        </w:rPr>
      </w:pPr>
    </w:p>
    <w:p w14:paraId="6DAF6FEC" w14:textId="77777777" w:rsidR="000A672A" w:rsidRPr="004F3A2F" w:rsidRDefault="000A672A" w:rsidP="000A672A">
      <w:pPr>
        <w:rPr>
          <w:rFonts w:ascii="Times New Roman" w:hAnsi="Times New Roman" w:cs="Times New Roman"/>
          <w:i/>
          <w:iCs/>
        </w:rPr>
      </w:pPr>
      <w:r w:rsidRPr="004F3A2F">
        <w:rPr>
          <w:rFonts w:ascii="Times New Roman" w:hAnsi="Times New Roman" w:cs="Times New Roman"/>
          <w:i/>
          <w:iCs/>
        </w:rPr>
        <w:t>Method</w:t>
      </w:r>
    </w:p>
    <w:p w14:paraId="7E659E33" w14:textId="77777777" w:rsidR="000A672A" w:rsidRPr="004F3A2F" w:rsidRDefault="000A672A" w:rsidP="000A672A">
      <w:pPr>
        <w:rPr>
          <w:rFonts w:ascii="Times New Roman" w:hAnsi="Times New Roman" w:cs="Times New Roman"/>
        </w:rPr>
      </w:pPr>
      <w:r w:rsidRPr="004F3A2F">
        <w:rPr>
          <w:rFonts w:ascii="Times New Roman" w:hAnsi="Times New Roman" w:cs="Times New Roman"/>
        </w:rPr>
        <w:t xml:space="preserve">Daily livestock water, </w:t>
      </w:r>
      <w:r w:rsidRPr="004F3A2F">
        <w:rPr>
          <w:rFonts w:ascii="Times New Roman" w:hAnsi="Times New Roman" w:cs="Times New Roman"/>
          <w:i/>
          <w:iCs/>
        </w:rPr>
        <w:t>L</w:t>
      </w:r>
      <w:r w:rsidRPr="004F3A2F">
        <w:rPr>
          <w:rFonts w:ascii="Times New Roman" w:hAnsi="Times New Roman" w:cs="Times New Roman"/>
          <w:i/>
          <w:iCs/>
          <w:vertAlign w:val="subscript"/>
        </w:rPr>
        <w:t>w</w:t>
      </w:r>
      <w:r w:rsidRPr="004F3A2F">
        <w:rPr>
          <w:rFonts w:ascii="Times New Roman" w:hAnsi="Times New Roman" w:cs="Times New Roman"/>
        </w:rPr>
        <w:t>, for each livestock type is calculated each day as:</w:t>
      </w:r>
    </w:p>
    <w:p w14:paraId="1B731945" w14:textId="7DB68D82" w:rsidR="000A672A" w:rsidRPr="004F3A2F" w:rsidRDefault="00000000" w:rsidP="000A672A">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m:t>
            </m:r>
          </m:sub>
        </m:sSub>
      </m:oMath>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r>
      <w:r w:rsidR="005F5421" w:rsidRPr="004F3A2F">
        <w:rPr>
          <w:rFonts w:ascii="Times New Roman" w:hAnsi="Times New Roman" w:cs="Times New Roman"/>
        </w:rPr>
        <w:tab/>
        <w:t>(1</w:t>
      </w:r>
      <w:r w:rsidR="00EF2CBE">
        <w:rPr>
          <w:rFonts w:ascii="Times New Roman" w:hAnsi="Times New Roman" w:cs="Times New Roman"/>
        </w:rPr>
        <w:t>3</w:t>
      </w:r>
      <w:r w:rsidR="005F5421" w:rsidRPr="004F3A2F">
        <w:rPr>
          <w:rFonts w:ascii="Times New Roman" w:hAnsi="Times New Roman" w:cs="Times New Roman"/>
        </w:rPr>
        <w:t>-1)</w:t>
      </w:r>
    </w:p>
    <w:p w14:paraId="299D2098" w14:textId="77777777" w:rsidR="000A672A" w:rsidRPr="004F3A2F" w:rsidRDefault="000A672A" w:rsidP="000A672A">
      <w:pPr>
        <w:rPr>
          <w:rFonts w:ascii="Times New Roman" w:hAnsi="Times New Roman" w:cs="Times New Roman"/>
        </w:rPr>
      </w:pPr>
    </w:p>
    <w:p w14:paraId="0BF8275C" w14:textId="77777777" w:rsidR="000A672A" w:rsidRPr="004F3A2F" w:rsidRDefault="000A672A" w:rsidP="000A672A">
      <w:pPr>
        <w:rPr>
          <w:rFonts w:ascii="Times New Roman" w:hAnsi="Times New Roman" w:cs="Times New Roman"/>
        </w:rPr>
      </w:pPr>
      <w:r w:rsidRPr="004F3A2F">
        <w:rPr>
          <w:rFonts w:ascii="Times New Roman" w:hAnsi="Times New Roman" w:cs="Times New Roman"/>
        </w:rPr>
        <w:t xml:space="preserve">where </w:t>
      </w:r>
    </w:p>
    <w:p w14:paraId="4A0ABA7B" w14:textId="77777777" w:rsidR="000A672A" w:rsidRPr="004F3A2F" w:rsidRDefault="000A672A" w:rsidP="000A672A">
      <w:pPr>
        <w:rPr>
          <w:rFonts w:ascii="Times New Roman" w:hAnsi="Times New Roman" w:cs="Times New Roman"/>
        </w:rPr>
      </w:pPr>
      <w:r w:rsidRPr="004F3A2F">
        <w:rPr>
          <w:rFonts w:ascii="Times New Roman" w:hAnsi="Times New Roman" w:cs="Times New Roman"/>
          <w:i/>
          <w:iCs/>
        </w:rPr>
        <w:t>I</w:t>
      </w:r>
      <w:r w:rsidRPr="004F3A2F">
        <w:rPr>
          <w:rFonts w:ascii="Times New Roman" w:hAnsi="Times New Roman" w:cs="Times New Roman"/>
          <w:i/>
          <w:iCs/>
          <w:vertAlign w:val="subscript"/>
        </w:rPr>
        <w:t>l</w:t>
      </w:r>
      <w:r w:rsidRPr="004F3A2F">
        <w:rPr>
          <w:rFonts w:ascii="Times New Roman" w:hAnsi="Times New Roman" w:cs="Times New Roman"/>
        </w:rPr>
        <w:t xml:space="preserve"> is an intercept parameter for livestock type </w:t>
      </w:r>
      <w:r w:rsidRPr="004F3A2F">
        <w:rPr>
          <w:rFonts w:ascii="Times New Roman" w:hAnsi="Times New Roman" w:cs="Times New Roman"/>
          <w:i/>
          <w:iCs/>
        </w:rPr>
        <w:t>l</w:t>
      </w:r>
      <w:r w:rsidRPr="004F3A2F">
        <w:rPr>
          <w:rFonts w:ascii="Times New Roman" w:hAnsi="Times New Roman" w:cs="Times New Roman"/>
        </w:rPr>
        <w:t xml:space="preserve"> </w:t>
      </w:r>
    </w:p>
    <w:p w14:paraId="18A0D428" w14:textId="77777777" w:rsidR="000A672A" w:rsidRPr="004F3A2F" w:rsidRDefault="000A672A" w:rsidP="000A672A">
      <w:pPr>
        <w:rPr>
          <w:rFonts w:ascii="Times New Roman" w:hAnsi="Times New Roman" w:cs="Times New Roman"/>
        </w:rPr>
      </w:pPr>
      <w:r w:rsidRPr="004F3A2F">
        <w:rPr>
          <w:rFonts w:ascii="Times New Roman" w:hAnsi="Times New Roman" w:cs="Times New Roman"/>
          <w:i/>
          <w:iCs/>
        </w:rPr>
        <w:t>s</w:t>
      </w:r>
      <w:r w:rsidRPr="004F3A2F">
        <w:rPr>
          <w:rFonts w:ascii="Times New Roman" w:hAnsi="Times New Roman" w:cs="Times New Roman"/>
          <w:i/>
          <w:iCs/>
          <w:vertAlign w:val="subscript"/>
        </w:rPr>
        <w:t>l</w:t>
      </w:r>
      <w:r w:rsidRPr="004F3A2F">
        <w:rPr>
          <w:rFonts w:ascii="Times New Roman" w:hAnsi="Times New Roman" w:cs="Times New Roman"/>
        </w:rPr>
        <w:t xml:space="preserve"> is a slope parameter for livestock type </w:t>
      </w:r>
      <w:r w:rsidRPr="004F3A2F">
        <w:rPr>
          <w:rFonts w:ascii="Times New Roman" w:hAnsi="Times New Roman" w:cs="Times New Roman"/>
          <w:i/>
          <w:iCs/>
        </w:rPr>
        <w:t xml:space="preserve">l </w:t>
      </w:r>
      <w:r w:rsidRPr="004F3A2F">
        <w:rPr>
          <w:rFonts w:ascii="Times New Roman" w:hAnsi="Times New Roman" w:cs="Times New Roman"/>
        </w:rPr>
        <w:t>[-]</w:t>
      </w:r>
    </w:p>
    <w:p w14:paraId="6CF7C358" w14:textId="77777777" w:rsidR="000A672A" w:rsidRPr="004F3A2F" w:rsidRDefault="000A672A" w:rsidP="000A672A">
      <w:pPr>
        <w:rPr>
          <w:rFonts w:ascii="Times New Roman" w:hAnsi="Times New Roman" w:cs="Times New Roman"/>
        </w:rPr>
      </w:pPr>
      <w:r w:rsidRPr="004F3A2F">
        <w:rPr>
          <w:rFonts w:ascii="Times New Roman" w:hAnsi="Times New Roman" w:cs="Times New Roman"/>
          <w:i/>
          <w:iCs/>
        </w:rPr>
        <w:t>T</w:t>
      </w:r>
      <w:r w:rsidRPr="004F3A2F">
        <w:rPr>
          <w:rFonts w:ascii="Times New Roman" w:hAnsi="Times New Roman" w:cs="Times New Roman"/>
          <w:i/>
          <w:iCs/>
          <w:vertAlign w:val="subscript"/>
        </w:rPr>
        <w:t>m</w:t>
      </w:r>
      <w:r w:rsidRPr="004F3A2F">
        <w:rPr>
          <w:rFonts w:ascii="Times New Roman" w:hAnsi="Times New Roman" w:cs="Times New Roman"/>
          <w:i/>
          <w:iCs/>
        </w:rPr>
        <w:t xml:space="preserve"> </w:t>
      </w:r>
      <w:r w:rsidRPr="004F3A2F">
        <w:rPr>
          <w:rFonts w:ascii="Times New Roman" w:hAnsi="Times New Roman" w:cs="Times New Roman"/>
        </w:rPr>
        <w:t>is the daily mean temperature, with a minimum value of 0 [</w:t>
      </w:r>
      <w:r w:rsidRPr="004F3A2F">
        <w:rPr>
          <w:rFonts w:ascii="Times New Roman" w:hAnsi="Times New Roman" w:cs="Times New Roman"/>
        </w:rPr>
        <w:sym w:font="Symbol" w:char="F0B0"/>
      </w:r>
      <w:r w:rsidRPr="004F3A2F">
        <w:rPr>
          <w:rFonts w:ascii="Times New Roman" w:hAnsi="Times New Roman" w:cs="Times New Roman"/>
        </w:rPr>
        <w:t>C]</w:t>
      </w:r>
    </w:p>
    <w:p w14:paraId="780DE560" w14:textId="77777777" w:rsidR="000A672A" w:rsidRPr="004F3A2F" w:rsidRDefault="000A672A" w:rsidP="000A672A">
      <w:pPr>
        <w:rPr>
          <w:rFonts w:ascii="Times New Roman" w:hAnsi="Times New Roman" w:cs="Times New Roman"/>
        </w:rPr>
      </w:pPr>
      <w:r w:rsidRPr="004F3A2F">
        <w:rPr>
          <w:rFonts w:ascii="Times New Roman" w:hAnsi="Times New Roman" w:cs="Times New Roman"/>
          <w:i/>
          <w:iCs/>
        </w:rPr>
        <w:t>SW</w:t>
      </w:r>
      <w:r w:rsidRPr="004F3A2F">
        <w:rPr>
          <w:rFonts w:ascii="Times New Roman" w:hAnsi="Times New Roman" w:cs="Times New Roman"/>
          <w:i/>
          <w:iCs/>
          <w:vertAlign w:val="subscript"/>
        </w:rPr>
        <w:t>l</w:t>
      </w:r>
      <w:r w:rsidRPr="004F3A2F">
        <w:rPr>
          <w:rFonts w:ascii="Times New Roman" w:hAnsi="Times New Roman" w:cs="Times New Roman"/>
        </w:rPr>
        <w:t xml:space="preserve"> is the daily service water volume required per animal</w:t>
      </w:r>
      <w:r w:rsidRPr="004F3A2F">
        <w:rPr>
          <w:rFonts w:ascii="Times New Roman" w:hAnsi="Times New Roman" w:cs="Times New Roman"/>
          <w:i/>
          <w:iCs/>
          <w:vertAlign w:val="subscript"/>
        </w:rPr>
        <w:t xml:space="preserve"> </w:t>
      </w:r>
    </w:p>
    <w:p w14:paraId="48258EFB" w14:textId="77777777" w:rsidR="000A672A" w:rsidRPr="004F3A2F" w:rsidRDefault="000A672A" w:rsidP="000A672A">
      <w:pPr>
        <w:rPr>
          <w:rFonts w:ascii="Times New Roman" w:hAnsi="Times New Roman" w:cs="Times New Roman"/>
        </w:rPr>
      </w:pPr>
      <w:r w:rsidRPr="004F3A2F">
        <w:rPr>
          <w:rFonts w:ascii="Times New Roman" w:hAnsi="Times New Roman" w:cs="Times New Roman"/>
          <w:i/>
          <w:iCs/>
        </w:rPr>
        <w:t>D</w:t>
      </w:r>
      <w:r w:rsidRPr="004F3A2F">
        <w:rPr>
          <w:rFonts w:ascii="Times New Roman" w:hAnsi="Times New Roman" w:cs="Times New Roman"/>
          <w:i/>
          <w:iCs/>
          <w:vertAlign w:val="subscript"/>
        </w:rPr>
        <w:t>l</w:t>
      </w:r>
      <w:r w:rsidRPr="004F3A2F">
        <w:rPr>
          <w:rFonts w:ascii="Times New Roman" w:hAnsi="Times New Roman" w:cs="Times New Roman"/>
        </w:rPr>
        <w:t xml:space="preserve"> is the density of livestock type </w:t>
      </w:r>
      <w:r w:rsidRPr="004F3A2F">
        <w:rPr>
          <w:rFonts w:ascii="Times New Roman" w:hAnsi="Times New Roman" w:cs="Times New Roman"/>
          <w:i/>
          <w:iCs/>
        </w:rPr>
        <w:t>l</w:t>
      </w:r>
      <w:r w:rsidRPr="004F3A2F">
        <w:rPr>
          <w:rFonts w:ascii="Times New Roman" w:hAnsi="Times New Roman" w:cs="Times New Roman"/>
        </w:rPr>
        <w:t xml:space="preserve"> in the grid cell </w:t>
      </w:r>
    </w:p>
    <w:p w14:paraId="63EB1DCE" w14:textId="2AF1D1BB" w:rsidR="000A672A" w:rsidRPr="004F3A2F" w:rsidRDefault="000A672A" w:rsidP="000A672A">
      <w:pPr>
        <w:rPr>
          <w:rFonts w:ascii="Times New Roman" w:hAnsi="Times New Roman" w:cs="Times New Roman"/>
        </w:rPr>
      </w:pPr>
    </w:p>
    <w:p w14:paraId="1A07C62E" w14:textId="6C6DF763" w:rsidR="0087038C" w:rsidRPr="004F3A2F" w:rsidRDefault="0087038C" w:rsidP="000A672A">
      <w:pPr>
        <w:rPr>
          <w:rFonts w:ascii="Times New Roman" w:hAnsi="Times New Roman" w:cs="Times New Roman"/>
        </w:rPr>
      </w:pPr>
      <w:r w:rsidRPr="004F3A2F">
        <w:rPr>
          <w:rFonts w:ascii="Times New Roman" w:hAnsi="Times New Roman" w:cs="Times New Roman"/>
        </w:rPr>
        <w:t>Additionally, a growth rate can be applied to each livestock category to represent increases in population over the default circa year 2005 density data.</w:t>
      </w:r>
    </w:p>
    <w:p w14:paraId="30AB6227" w14:textId="546A23E2" w:rsidR="0087038C" w:rsidRPr="004F3A2F" w:rsidRDefault="0087038C" w:rsidP="000A672A">
      <w:pPr>
        <w:rPr>
          <w:rFonts w:ascii="Times New Roman" w:hAnsi="Times New Roman" w:cs="Times New Roman"/>
        </w:rPr>
      </w:pPr>
    </w:p>
    <w:p w14:paraId="06EF899E" w14:textId="7A14BE4E" w:rsidR="0087038C" w:rsidRPr="004F3A2F" w:rsidRDefault="0087038C" w:rsidP="000A672A">
      <w:pPr>
        <w:rPr>
          <w:rFonts w:ascii="Times New Roman" w:hAnsi="Times New Roman" w:cs="Times New Roman"/>
        </w:rPr>
      </w:pPr>
      <w:r w:rsidRPr="004F3A2F">
        <w:rPr>
          <w:rFonts w:ascii="Times New Roman" w:hAnsi="Times New Roman" w:cs="Times New Roman"/>
        </w:rPr>
        <w:t>Consumptive vs non-consumptive use:</w:t>
      </w:r>
    </w:p>
    <w:p w14:paraId="08D5B74B" w14:textId="05C7BC97" w:rsidR="0087038C" w:rsidDel="0057233B" w:rsidRDefault="0087038C" w:rsidP="000A672A">
      <w:pPr>
        <w:rPr>
          <w:del w:id="359" w:author="Shan Zuidema" w:date="2022-07-01T12:48:00Z"/>
          <w:rFonts w:ascii="Times New Roman" w:hAnsi="Times New Roman" w:cs="Times New Roman"/>
        </w:rPr>
      </w:pPr>
      <w:commentRangeStart w:id="360"/>
      <w:del w:id="361" w:author="Shan Zuidema" w:date="2022-07-01T12:48:00Z">
        <w:r w:rsidRPr="004F3A2F" w:rsidDel="0057233B">
          <w:rPr>
            <w:rFonts w:ascii="Times New Roman" w:hAnsi="Times New Roman" w:cs="Times New Roman"/>
          </w:rPr>
          <w:delText xml:space="preserve">Livestock is assumed to consume 5% of water demand, with the remaining 95% returning to the system via runoff.  </w:delText>
        </w:r>
      </w:del>
      <w:commentRangeEnd w:id="360"/>
      <w:r w:rsidR="0057233B">
        <w:rPr>
          <w:rStyle w:val="CommentReference"/>
        </w:rPr>
        <w:commentReference w:id="360"/>
      </w:r>
      <w:ins w:id="362" w:author="Shan Zuidema" w:date="2022-07-01T12:48:00Z">
        <w:r w:rsidR="0057233B">
          <w:rPr>
            <w:rFonts w:ascii="Times New Roman" w:hAnsi="Times New Roman" w:cs="Times New Roman"/>
          </w:rPr>
          <w:t>I</w:t>
        </w:r>
      </w:ins>
    </w:p>
    <w:p w14:paraId="21A33000" w14:textId="0C75267A" w:rsidR="0057233B" w:rsidRDefault="0057233B" w:rsidP="000A672A">
      <w:pPr>
        <w:rPr>
          <w:rFonts w:ascii="Times New Roman" w:hAnsi="Times New Roman" w:cs="Times New Roman"/>
        </w:rPr>
      </w:pPr>
    </w:p>
    <w:p w14:paraId="0551CBD3" w14:textId="28A7BA8E" w:rsidR="0057233B" w:rsidRPr="004F3A2F" w:rsidRDefault="0057233B" w:rsidP="000A672A">
      <w:pPr>
        <w:rPr>
          <w:rFonts w:ascii="Times New Roman" w:hAnsi="Times New Roman" w:cs="Times New Roman"/>
        </w:rPr>
      </w:pPr>
      <w:r>
        <w:rPr>
          <w:rFonts w:ascii="Times New Roman" w:hAnsi="Times New Roman" w:cs="Times New Roman"/>
        </w:rPr>
        <w:t>A fraction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stk</m:t>
            </m:r>
          </m:sub>
        </m:sSub>
      </m:oMath>
      <w:r>
        <w:rPr>
          <w:rFonts w:ascii="Times New Roman" w:hAnsi="Times New Roman" w:cs="Times New Roman"/>
        </w:rPr>
        <w:t>) of the water withdrawn each day for livestock use is returned as runoff to the point of use, which may or may not be the point of abstraction.</w:t>
      </w:r>
    </w:p>
    <w:p w14:paraId="60A324A3" w14:textId="77777777" w:rsidR="00FC2857" w:rsidRPr="004F3A2F" w:rsidRDefault="00FC2857" w:rsidP="000A672A">
      <w:pPr>
        <w:rPr>
          <w:rFonts w:ascii="Times New Roman" w:hAnsi="Times New Roman" w:cs="Times New Roman"/>
        </w:rPr>
      </w:pPr>
    </w:p>
    <w:p w14:paraId="2AC5A305" w14:textId="33CFE826" w:rsidR="0087038C" w:rsidRPr="004F3A2F" w:rsidRDefault="00FC2857" w:rsidP="000A672A">
      <w:pPr>
        <w:rPr>
          <w:rFonts w:ascii="Times New Roman" w:hAnsi="Times New Roman" w:cs="Times New Roman"/>
        </w:rPr>
      </w:pPr>
      <w:r w:rsidRPr="004F3A2F">
        <w:rPr>
          <w:rFonts w:ascii="Times New Roman" w:hAnsi="Times New Roman" w:cs="Times New Roman"/>
          <w:b/>
          <w:bCs/>
        </w:rPr>
        <w:t>Table 1</w:t>
      </w:r>
      <w:r w:rsidR="00EF2CBE">
        <w:rPr>
          <w:rFonts w:ascii="Times New Roman" w:hAnsi="Times New Roman" w:cs="Times New Roman"/>
          <w:b/>
          <w:bCs/>
        </w:rPr>
        <w:t>3</w:t>
      </w:r>
      <w:r w:rsidRPr="004F3A2F">
        <w:rPr>
          <w:rFonts w:ascii="Times New Roman" w:hAnsi="Times New Roman" w:cs="Times New Roman"/>
          <w:b/>
          <w:bCs/>
        </w:rPr>
        <w:t xml:space="preserve">-1. </w:t>
      </w:r>
      <w:r w:rsidR="0087038C" w:rsidRPr="004F3A2F">
        <w:rPr>
          <w:rFonts w:ascii="Times New Roman" w:hAnsi="Times New Roman" w:cs="Times New Roman"/>
          <w:b/>
          <w:bCs/>
        </w:rPr>
        <w:t>Default global parameters</w:t>
      </w:r>
      <w:r w:rsidR="0087038C" w:rsidRPr="004F3A2F">
        <w:rPr>
          <w:rFonts w:ascii="Times New Roman" w:hAnsi="Times New Roman" w:cs="Times New Roman"/>
        </w:rPr>
        <w:t xml:space="preserve"> (</w:t>
      </w:r>
      <w:r w:rsidR="0087038C" w:rsidRPr="004F3A2F">
        <w:rPr>
          <w:rFonts w:ascii="Times New Roman" w:hAnsi="Times New Roman" w:cs="Times New Roman"/>
          <w:i/>
          <w:iCs/>
        </w:rPr>
        <w:t>Note: these parameters are being updated in the FAO GLEAM project; values reported here represent the current state of the model prior to the GLEAM project)</w:t>
      </w:r>
      <w:r w:rsidR="0087038C" w:rsidRPr="004F3A2F">
        <w:rPr>
          <w:rFonts w:ascii="Times New Roman" w:hAnsi="Times New Roman" w:cs="Times New Roman"/>
        </w:rPr>
        <w:t>:</w:t>
      </w:r>
    </w:p>
    <w:tbl>
      <w:tblPr>
        <w:tblW w:w="9598" w:type="dxa"/>
        <w:tblLook w:val="04A0" w:firstRow="1" w:lastRow="0" w:firstColumn="1" w:lastColumn="0" w:noHBand="0" w:noVBand="1"/>
      </w:tblPr>
      <w:tblGrid>
        <w:gridCol w:w="1162"/>
        <w:gridCol w:w="1720"/>
        <w:gridCol w:w="2173"/>
        <w:gridCol w:w="1921"/>
        <w:gridCol w:w="2622"/>
      </w:tblGrid>
      <w:tr w:rsidR="0087038C" w:rsidRPr="004F3A2F" w14:paraId="13671CFA" w14:textId="77777777" w:rsidTr="0087038C">
        <w:trPr>
          <w:trHeight w:val="309"/>
        </w:trPr>
        <w:tc>
          <w:tcPr>
            <w:tcW w:w="1162" w:type="dxa"/>
            <w:tcBorders>
              <w:top w:val="nil"/>
              <w:left w:val="nil"/>
              <w:bottom w:val="single" w:sz="4" w:space="0" w:color="auto"/>
              <w:right w:val="nil"/>
            </w:tcBorders>
            <w:shd w:val="clear" w:color="auto" w:fill="auto"/>
            <w:noWrap/>
            <w:vAlign w:val="bottom"/>
            <w:hideMark/>
          </w:tcPr>
          <w:p w14:paraId="31FF11B7" w14:textId="15E81BFA"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Livestock</w:t>
            </w:r>
          </w:p>
        </w:tc>
        <w:tc>
          <w:tcPr>
            <w:tcW w:w="1720" w:type="dxa"/>
            <w:tcBorders>
              <w:top w:val="nil"/>
              <w:left w:val="nil"/>
              <w:bottom w:val="single" w:sz="4" w:space="0" w:color="auto"/>
              <w:right w:val="nil"/>
            </w:tcBorders>
            <w:shd w:val="clear" w:color="auto" w:fill="auto"/>
            <w:noWrap/>
            <w:vAlign w:val="bottom"/>
            <w:hideMark/>
          </w:tcPr>
          <w:p w14:paraId="21576B74" w14:textId="48EA0F67" w:rsidR="0087038C" w:rsidRPr="004F3A2F" w:rsidRDefault="0087038C" w:rsidP="0087038C">
            <w:pPr>
              <w:spacing w:line="240" w:lineRule="auto"/>
              <w:jc w:val="right"/>
              <w:rPr>
                <w:rFonts w:ascii="Times New Roman" w:eastAsia="Times New Roman" w:hAnsi="Times New Roman" w:cs="Times New Roman"/>
                <w:i/>
                <w:iCs/>
                <w:color w:val="000000"/>
                <w:vertAlign w:val="subscript"/>
                <w:lang w:val="en-US"/>
              </w:rPr>
            </w:pPr>
            <w:r w:rsidRPr="004F3A2F">
              <w:rPr>
                <w:rFonts w:ascii="Times New Roman" w:eastAsia="Times New Roman" w:hAnsi="Times New Roman" w:cs="Times New Roman"/>
                <w:color w:val="000000"/>
                <w:lang w:val="en-US"/>
              </w:rPr>
              <w:t xml:space="preserve">SlopeValue, </w:t>
            </w:r>
            <w:r w:rsidRPr="004F3A2F">
              <w:rPr>
                <w:rFonts w:ascii="Times New Roman" w:eastAsia="Times New Roman" w:hAnsi="Times New Roman" w:cs="Times New Roman"/>
                <w:i/>
                <w:iCs/>
                <w:color w:val="000000"/>
                <w:lang w:val="en-US"/>
              </w:rPr>
              <w:t>s</w:t>
            </w:r>
            <w:r w:rsidRPr="004F3A2F">
              <w:rPr>
                <w:rFonts w:ascii="Times New Roman" w:eastAsia="Times New Roman" w:hAnsi="Times New Roman" w:cs="Times New Roman"/>
                <w:i/>
                <w:iCs/>
                <w:color w:val="000000"/>
                <w:vertAlign w:val="subscript"/>
                <w:lang w:val="en-US"/>
              </w:rPr>
              <w:t>j</w:t>
            </w:r>
          </w:p>
        </w:tc>
        <w:tc>
          <w:tcPr>
            <w:tcW w:w="2173" w:type="dxa"/>
            <w:tcBorders>
              <w:top w:val="nil"/>
              <w:left w:val="nil"/>
              <w:bottom w:val="single" w:sz="4" w:space="0" w:color="auto"/>
              <w:right w:val="nil"/>
            </w:tcBorders>
            <w:shd w:val="clear" w:color="auto" w:fill="auto"/>
            <w:noWrap/>
            <w:vAlign w:val="bottom"/>
            <w:hideMark/>
          </w:tcPr>
          <w:p w14:paraId="31C2100B" w14:textId="6BC50F8F" w:rsidR="0087038C" w:rsidRPr="004F3A2F" w:rsidRDefault="0087038C" w:rsidP="0087038C">
            <w:pPr>
              <w:spacing w:line="240" w:lineRule="auto"/>
              <w:jc w:val="right"/>
              <w:rPr>
                <w:rFonts w:ascii="Times New Roman" w:eastAsia="Times New Roman" w:hAnsi="Times New Roman" w:cs="Times New Roman"/>
                <w:i/>
                <w:iCs/>
                <w:color w:val="000000"/>
                <w:vertAlign w:val="subscript"/>
                <w:lang w:val="en-US"/>
              </w:rPr>
            </w:pPr>
            <w:r w:rsidRPr="004F3A2F">
              <w:rPr>
                <w:rFonts w:ascii="Times New Roman" w:eastAsia="Times New Roman" w:hAnsi="Times New Roman" w:cs="Times New Roman"/>
                <w:color w:val="000000"/>
                <w:lang w:val="en-US"/>
              </w:rPr>
              <w:t xml:space="preserve">InterceptValue, </w:t>
            </w:r>
            <w:r w:rsidRPr="004F3A2F">
              <w:rPr>
                <w:rFonts w:ascii="Times New Roman" w:eastAsia="Times New Roman" w:hAnsi="Times New Roman" w:cs="Times New Roman"/>
                <w:i/>
                <w:iCs/>
                <w:color w:val="000000"/>
                <w:lang w:val="en-US"/>
              </w:rPr>
              <w:t>I</w:t>
            </w:r>
            <w:r w:rsidRPr="004F3A2F">
              <w:rPr>
                <w:rFonts w:ascii="Times New Roman" w:eastAsia="Times New Roman" w:hAnsi="Times New Roman" w:cs="Times New Roman"/>
                <w:i/>
                <w:iCs/>
                <w:color w:val="000000"/>
                <w:vertAlign w:val="subscript"/>
                <w:lang w:val="en-US"/>
              </w:rPr>
              <w:t>l</w:t>
            </w:r>
          </w:p>
        </w:tc>
        <w:tc>
          <w:tcPr>
            <w:tcW w:w="1921" w:type="dxa"/>
            <w:tcBorders>
              <w:top w:val="nil"/>
              <w:left w:val="nil"/>
              <w:bottom w:val="single" w:sz="4" w:space="0" w:color="auto"/>
              <w:right w:val="nil"/>
            </w:tcBorders>
            <w:shd w:val="clear" w:color="auto" w:fill="auto"/>
            <w:noWrap/>
            <w:vAlign w:val="bottom"/>
            <w:hideMark/>
          </w:tcPr>
          <w:p w14:paraId="7CEE33BC" w14:textId="2E0C1090" w:rsidR="0087038C" w:rsidRPr="004F3A2F" w:rsidRDefault="0087038C" w:rsidP="0087038C">
            <w:pPr>
              <w:spacing w:line="240" w:lineRule="auto"/>
              <w:jc w:val="right"/>
              <w:rPr>
                <w:rFonts w:ascii="Times New Roman" w:eastAsia="Times New Roman" w:hAnsi="Times New Roman" w:cs="Times New Roman"/>
                <w:i/>
                <w:iCs/>
                <w:color w:val="000000"/>
                <w:vertAlign w:val="subscript"/>
                <w:lang w:val="en-US"/>
              </w:rPr>
            </w:pPr>
            <w:r w:rsidRPr="004F3A2F">
              <w:rPr>
                <w:rFonts w:ascii="Times New Roman" w:eastAsia="Times New Roman" w:hAnsi="Times New Roman" w:cs="Times New Roman"/>
                <w:color w:val="000000"/>
                <w:lang w:val="en-US"/>
              </w:rPr>
              <w:t xml:space="preserve">ServiceWater, </w:t>
            </w:r>
            <w:r w:rsidRPr="004F3A2F">
              <w:rPr>
                <w:rFonts w:ascii="Times New Roman" w:eastAsia="Times New Roman" w:hAnsi="Times New Roman" w:cs="Times New Roman"/>
                <w:i/>
                <w:iCs/>
                <w:color w:val="000000"/>
                <w:lang w:val="en-US"/>
              </w:rPr>
              <w:t>SW</w:t>
            </w:r>
            <w:r w:rsidRPr="004F3A2F">
              <w:rPr>
                <w:rFonts w:ascii="Times New Roman" w:eastAsia="Times New Roman" w:hAnsi="Times New Roman" w:cs="Times New Roman"/>
                <w:i/>
                <w:iCs/>
                <w:color w:val="000000"/>
                <w:vertAlign w:val="subscript"/>
                <w:lang w:val="en-US"/>
              </w:rPr>
              <w:t>l</w:t>
            </w:r>
          </w:p>
        </w:tc>
        <w:tc>
          <w:tcPr>
            <w:tcW w:w="2622" w:type="dxa"/>
            <w:tcBorders>
              <w:top w:val="nil"/>
              <w:left w:val="nil"/>
              <w:bottom w:val="single" w:sz="4" w:space="0" w:color="auto"/>
              <w:right w:val="nil"/>
            </w:tcBorders>
            <w:shd w:val="clear" w:color="auto" w:fill="auto"/>
            <w:noWrap/>
            <w:vAlign w:val="bottom"/>
            <w:hideMark/>
          </w:tcPr>
          <w:p w14:paraId="5943A6E9" w14:textId="6ACBE3DF" w:rsidR="0087038C" w:rsidRPr="004F3A2F" w:rsidRDefault="0087038C" w:rsidP="0087038C">
            <w:pPr>
              <w:spacing w:line="240" w:lineRule="auto"/>
              <w:jc w:val="right"/>
              <w:rPr>
                <w:rFonts w:ascii="Times New Roman" w:eastAsia="Times New Roman" w:hAnsi="Times New Roman" w:cs="Times New Roman"/>
                <w:i/>
                <w:iCs/>
                <w:color w:val="000000"/>
                <w:lang w:val="en-US"/>
              </w:rPr>
            </w:pPr>
            <w:r w:rsidRPr="004F3A2F">
              <w:rPr>
                <w:rFonts w:ascii="Times New Roman" w:eastAsia="Times New Roman" w:hAnsi="Times New Roman" w:cs="Times New Roman"/>
                <w:color w:val="000000"/>
                <w:lang w:val="en-US"/>
              </w:rPr>
              <w:t>AnimalGrowthRate</w:t>
            </w:r>
          </w:p>
        </w:tc>
      </w:tr>
      <w:tr w:rsidR="0087038C" w:rsidRPr="004F3A2F" w14:paraId="0CF9FC2F" w14:textId="77777777" w:rsidTr="0087038C">
        <w:trPr>
          <w:trHeight w:val="309"/>
        </w:trPr>
        <w:tc>
          <w:tcPr>
            <w:tcW w:w="1162" w:type="dxa"/>
            <w:tcBorders>
              <w:top w:val="single" w:sz="4" w:space="0" w:color="auto"/>
              <w:left w:val="nil"/>
              <w:bottom w:val="nil"/>
              <w:right w:val="nil"/>
            </w:tcBorders>
            <w:shd w:val="clear" w:color="auto" w:fill="auto"/>
            <w:noWrap/>
            <w:vAlign w:val="bottom"/>
            <w:hideMark/>
          </w:tcPr>
          <w:p w14:paraId="75CF5E9C"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buffalo</w:t>
            </w:r>
          </w:p>
        </w:tc>
        <w:tc>
          <w:tcPr>
            <w:tcW w:w="1720" w:type="dxa"/>
            <w:tcBorders>
              <w:top w:val="single" w:sz="4" w:space="0" w:color="auto"/>
              <w:left w:val="nil"/>
              <w:bottom w:val="nil"/>
              <w:right w:val="nil"/>
            </w:tcBorders>
            <w:shd w:val="clear" w:color="auto" w:fill="auto"/>
            <w:noWrap/>
            <w:vAlign w:val="bottom"/>
            <w:hideMark/>
          </w:tcPr>
          <w:p w14:paraId="2F6D84ED"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0.345</w:t>
            </w:r>
          </w:p>
        </w:tc>
        <w:tc>
          <w:tcPr>
            <w:tcW w:w="2173" w:type="dxa"/>
            <w:tcBorders>
              <w:top w:val="single" w:sz="4" w:space="0" w:color="auto"/>
              <w:left w:val="nil"/>
              <w:bottom w:val="nil"/>
              <w:right w:val="nil"/>
            </w:tcBorders>
            <w:shd w:val="clear" w:color="auto" w:fill="auto"/>
            <w:noWrap/>
            <w:vAlign w:val="bottom"/>
            <w:hideMark/>
          </w:tcPr>
          <w:p w14:paraId="1791547D"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16.542</w:t>
            </w:r>
          </w:p>
        </w:tc>
        <w:tc>
          <w:tcPr>
            <w:tcW w:w="1921" w:type="dxa"/>
            <w:tcBorders>
              <w:top w:val="single" w:sz="4" w:space="0" w:color="auto"/>
              <w:left w:val="nil"/>
              <w:bottom w:val="nil"/>
              <w:right w:val="nil"/>
            </w:tcBorders>
            <w:shd w:val="clear" w:color="auto" w:fill="auto"/>
            <w:noWrap/>
            <w:vAlign w:val="bottom"/>
            <w:hideMark/>
          </w:tcPr>
          <w:p w14:paraId="3D62F176"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5</w:t>
            </w:r>
          </w:p>
        </w:tc>
        <w:tc>
          <w:tcPr>
            <w:tcW w:w="2622" w:type="dxa"/>
            <w:tcBorders>
              <w:top w:val="single" w:sz="4" w:space="0" w:color="auto"/>
              <w:left w:val="nil"/>
              <w:bottom w:val="nil"/>
              <w:right w:val="nil"/>
            </w:tcBorders>
            <w:shd w:val="clear" w:color="auto" w:fill="auto"/>
            <w:noWrap/>
            <w:vAlign w:val="bottom"/>
            <w:hideMark/>
          </w:tcPr>
          <w:p w14:paraId="17D62299"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0.001863</w:t>
            </w:r>
          </w:p>
        </w:tc>
      </w:tr>
      <w:tr w:rsidR="0087038C" w:rsidRPr="004F3A2F" w14:paraId="253AFF08" w14:textId="77777777" w:rsidTr="0087038C">
        <w:trPr>
          <w:trHeight w:val="309"/>
        </w:trPr>
        <w:tc>
          <w:tcPr>
            <w:tcW w:w="1162" w:type="dxa"/>
            <w:tcBorders>
              <w:top w:val="nil"/>
              <w:left w:val="nil"/>
              <w:bottom w:val="nil"/>
              <w:right w:val="nil"/>
            </w:tcBorders>
            <w:shd w:val="clear" w:color="auto" w:fill="auto"/>
            <w:noWrap/>
            <w:vAlign w:val="bottom"/>
            <w:hideMark/>
          </w:tcPr>
          <w:p w14:paraId="6D4C5E2E"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cattle</w:t>
            </w:r>
          </w:p>
        </w:tc>
        <w:tc>
          <w:tcPr>
            <w:tcW w:w="1720" w:type="dxa"/>
            <w:tcBorders>
              <w:top w:val="nil"/>
              <w:left w:val="nil"/>
              <w:bottom w:val="nil"/>
              <w:right w:val="nil"/>
            </w:tcBorders>
            <w:shd w:val="clear" w:color="auto" w:fill="auto"/>
            <w:noWrap/>
            <w:vAlign w:val="bottom"/>
            <w:hideMark/>
          </w:tcPr>
          <w:p w14:paraId="25C5F303"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0.345</w:t>
            </w:r>
          </w:p>
        </w:tc>
        <w:tc>
          <w:tcPr>
            <w:tcW w:w="2173" w:type="dxa"/>
            <w:tcBorders>
              <w:top w:val="nil"/>
              <w:left w:val="nil"/>
              <w:bottom w:val="nil"/>
              <w:right w:val="nil"/>
            </w:tcBorders>
            <w:shd w:val="clear" w:color="auto" w:fill="auto"/>
            <w:noWrap/>
            <w:vAlign w:val="bottom"/>
            <w:hideMark/>
          </w:tcPr>
          <w:p w14:paraId="36088DEF"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16.542</w:t>
            </w:r>
          </w:p>
        </w:tc>
        <w:tc>
          <w:tcPr>
            <w:tcW w:w="1921" w:type="dxa"/>
            <w:tcBorders>
              <w:top w:val="nil"/>
              <w:left w:val="nil"/>
              <w:bottom w:val="nil"/>
              <w:right w:val="nil"/>
            </w:tcBorders>
            <w:shd w:val="clear" w:color="auto" w:fill="auto"/>
            <w:noWrap/>
            <w:vAlign w:val="bottom"/>
            <w:hideMark/>
          </w:tcPr>
          <w:p w14:paraId="0139ED7C"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5</w:t>
            </w:r>
          </w:p>
        </w:tc>
        <w:tc>
          <w:tcPr>
            <w:tcW w:w="2622" w:type="dxa"/>
            <w:tcBorders>
              <w:top w:val="nil"/>
              <w:left w:val="nil"/>
              <w:bottom w:val="nil"/>
              <w:right w:val="nil"/>
            </w:tcBorders>
            <w:shd w:val="clear" w:color="auto" w:fill="auto"/>
            <w:noWrap/>
            <w:vAlign w:val="bottom"/>
            <w:hideMark/>
          </w:tcPr>
          <w:p w14:paraId="2658517D"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0.001863</w:t>
            </w:r>
          </w:p>
        </w:tc>
      </w:tr>
      <w:tr w:rsidR="0087038C" w:rsidRPr="004F3A2F" w14:paraId="66D8EFE4" w14:textId="77777777" w:rsidTr="0087038C">
        <w:trPr>
          <w:trHeight w:val="309"/>
        </w:trPr>
        <w:tc>
          <w:tcPr>
            <w:tcW w:w="1162" w:type="dxa"/>
            <w:tcBorders>
              <w:top w:val="nil"/>
              <w:left w:val="nil"/>
              <w:bottom w:val="nil"/>
              <w:right w:val="nil"/>
            </w:tcBorders>
            <w:shd w:val="clear" w:color="auto" w:fill="auto"/>
            <w:noWrap/>
            <w:vAlign w:val="bottom"/>
            <w:hideMark/>
          </w:tcPr>
          <w:p w14:paraId="635693FC"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goats</w:t>
            </w:r>
          </w:p>
        </w:tc>
        <w:tc>
          <w:tcPr>
            <w:tcW w:w="1720" w:type="dxa"/>
            <w:tcBorders>
              <w:top w:val="nil"/>
              <w:left w:val="nil"/>
              <w:bottom w:val="nil"/>
              <w:right w:val="nil"/>
            </w:tcBorders>
            <w:shd w:val="clear" w:color="auto" w:fill="auto"/>
            <w:noWrap/>
            <w:vAlign w:val="bottom"/>
            <w:hideMark/>
          </w:tcPr>
          <w:p w14:paraId="0B7803FA"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0.215</w:t>
            </w:r>
          </w:p>
        </w:tc>
        <w:tc>
          <w:tcPr>
            <w:tcW w:w="2173" w:type="dxa"/>
            <w:tcBorders>
              <w:top w:val="nil"/>
              <w:left w:val="nil"/>
              <w:bottom w:val="nil"/>
              <w:right w:val="nil"/>
            </w:tcBorders>
            <w:shd w:val="clear" w:color="auto" w:fill="auto"/>
            <w:noWrap/>
            <w:vAlign w:val="bottom"/>
            <w:hideMark/>
          </w:tcPr>
          <w:p w14:paraId="163D4C50"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4.352</w:t>
            </w:r>
          </w:p>
        </w:tc>
        <w:tc>
          <w:tcPr>
            <w:tcW w:w="1921" w:type="dxa"/>
            <w:tcBorders>
              <w:top w:val="nil"/>
              <w:left w:val="nil"/>
              <w:bottom w:val="nil"/>
              <w:right w:val="nil"/>
            </w:tcBorders>
            <w:shd w:val="clear" w:color="auto" w:fill="auto"/>
            <w:noWrap/>
            <w:vAlign w:val="bottom"/>
            <w:hideMark/>
          </w:tcPr>
          <w:p w14:paraId="48A55F45"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5</w:t>
            </w:r>
          </w:p>
        </w:tc>
        <w:tc>
          <w:tcPr>
            <w:tcW w:w="2622" w:type="dxa"/>
            <w:tcBorders>
              <w:top w:val="nil"/>
              <w:left w:val="nil"/>
              <w:bottom w:val="nil"/>
              <w:right w:val="nil"/>
            </w:tcBorders>
            <w:shd w:val="clear" w:color="auto" w:fill="auto"/>
            <w:noWrap/>
            <w:vAlign w:val="bottom"/>
            <w:hideMark/>
          </w:tcPr>
          <w:p w14:paraId="0B44BB7A"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0.003731</w:t>
            </w:r>
          </w:p>
        </w:tc>
      </w:tr>
      <w:tr w:rsidR="0087038C" w:rsidRPr="004F3A2F" w14:paraId="3346C0AC" w14:textId="77777777" w:rsidTr="0087038C">
        <w:trPr>
          <w:trHeight w:val="309"/>
        </w:trPr>
        <w:tc>
          <w:tcPr>
            <w:tcW w:w="1162" w:type="dxa"/>
            <w:tcBorders>
              <w:top w:val="nil"/>
              <w:left w:val="nil"/>
              <w:bottom w:val="nil"/>
              <w:right w:val="nil"/>
            </w:tcBorders>
            <w:shd w:val="clear" w:color="auto" w:fill="auto"/>
            <w:noWrap/>
            <w:vAlign w:val="bottom"/>
            <w:hideMark/>
          </w:tcPr>
          <w:p w14:paraId="2B77DCFD"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pigs</w:t>
            </w:r>
          </w:p>
        </w:tc>
        <w:tc>
          <w:tcPr>
            <w:tcW w:w="1720" w:type="dxa"/>
            <w:tcBorders>
              <w:top w:val="nil"/>
              <w:left w:val="nil"/>
              <w:bottom w:val="nil"/>
              <w:right w:val="nil"/>
            </w:tcBorders>
            <w:shd w:val="clear" w:color="auto" w:fill="auto"/>
            <w:noWrap/>
            <w:vAlign w:val="bottom"/>
            <w:hideMark/>
          </w:tcPr>
          <w:p w14:paraId="3065A39D"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1.4575</w:t>
            </w:r>
          </w:p>
        </w:tc>
        <w:tc>
          <w:tcPr>
            <w:tcW w:w="2173" w:type="dxa"/>
            <w:tcBorders>
              <w:top w:val="nil"/>
              <w:left w:val="nil"/>
              <w:bottom w:val="nil"/>
              <w:right w:val="nil"/>
            </w:tcBorders>
            <w:shd w:val="clear" w:color="auto" w:fill="auto"/>
            <w:noWrap/>
            <w:vAlign w:val="bottom"/>
            <w:hideMark/>
          </w:tcPr>
          <w:p w14:paraId="46427F5F"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-6.14</w:t>
            </w:r>
          </w:p>
        </w:tc>
        <w:tc>
          <w:tcPr>
            <w:tcW w:w="1921" w:type="dxa"/>
            <w:tcBorders>
              <w:top w:val="nil"/>
              <w:left w:val="nil"/>
              <w:bottom w:val="nil"/>
              <w:right w:val="nil"/>
            </w:tcBorders>
            <w:shd w:val="clear" w:color="auto" w:fill="auto"/>
            <w:noWrap/>
            <w:vAlign w:val="bottom"/>
            <w:hideMark/>
          </w:tcPr>
          <w:p w14:paraId="001D4857"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25</w:t>
            </w:r>
          </w:p>
        </w:tc>
        <w:tc>
          <w:tcPr>
            <w:tcW w:w="2622" w:type="dxa"/>
            <w:tcBorders>
              <w:top w:val="nil"/>
              <w:left w:val="nil"/>
              <w:bottom w:val="nil"/>
              <w:right w:val="nil"/>
            </w:tcBorders>
            <w:shd w:val="clear" w:color="auto" w:fill="auto"/>
            <w:noWrap/>
            <w:vAlign w:val="bottom"/>
            <w:hideMark/>
          </w:tcPr>
          <w:p w14:paraId="7E6CE980"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0.000309</w:t>
            </w:r>
          </w:p>
        </w:tc>
      </w:tr>
      <w:tr w:rsidR="0087038C" w:rsidRPr="004F3A2F" w14:paraId="0B0F084D" w14:textId="77777777" w:rsidTr="0087038C">
        <w:trPr>
          <w:trHeight w:val="309"/>
        </w:trPr>
        <w:tc>
          <w:tcPr>
            <w:tcW w:w="1162" w:type="dxa"/>
            <w:tcBorders>
              <w:top w:val="nil"/>
              <w:left w:val="nil"/>
              <w:bottom w:val="nil"/>
              <w:right w:val="nil"/>
            </w:tcBorders>
            <w:shd w:val="clear" w:color="auto" w:fill="auto"/>
            <w:noWrap/>
            <w:vAlign w:val="bottom"/>
            <w:hideMark/>
          </w:tcPr>
          <w:p w14:paraId="3C5A615F"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poultry</w:t>
            </w:r>
          </w:p>
        </w:tc>
        <w:tc>
          <w:tcPr>
            <w:tcW w:w="1720" w:type="dxa"/>
            <w:tcBorders>
              <w:top w:val="nil"/>
              <w:left w:val="nil"/>
              <w:bottom w:val="nil"/>
              <w:right w:val="nil"/>
            </w:tcBorders>
            <w:shd w:val="clear" w:color="auto" w:fill="auto"/>
            <w:noWrap/>
            <w:vAlign w:val="bottom"/>
            <w:hideMark/>
          </w:tcPr>
          <w:p w14:paraId="72566003"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0.019</w:t>
            </w:r>
          </w:p>
        </w:tc>
        <w:tc>
          <w:tcPr>
            <w:tcW w:w="2173" w:type="dxa"/>
            <w:tcBorders>
              <w:top w:val="nil"/>
              <w:left w:val="nil"/>
              <w:bottom w:val="nil"/>
              <w:right w:val="nil"/>
            </w:tcBorders>
            <w:shd w:val="clear" w:color="auto" w:fill="auto"/>
            <w:noWrap/>
            <w:vAlign w:val="bottom"/>
            <w:hideMark/>
          </w:tcPr>
          <w:p w14:paraId="76AE3F82"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0.1823</w:t>
            </w:r>
          </w:p>
        </w:tc>
        <w:tc>
          <w:tcPr>
            <w:tcW w:w="1921" w:type="dxa"/>
            <w:tcBorders>
              <w:top w:val="nil"/>
              <w:left w:val="nil"/>
              <w:bottom w:val="nil"/>
              <w:right w:val="nil"/>
            </w:tcBorders>
            <w:shd w:val="clear" w:color="auto" w:fill="auto"/>
            <w:noWrap/>
            <w:vAlign w:val="bottom"/>
            <w:hideMark/>
          </w:tcPr>
          <w:p w14:paraId="15C75823"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0.09</w:t>
            </w:r>
          </w:p>
        </w:tc>
        <w:tc>
          <w:tcPr>
            <w:tcW w:w="2622" w:type="dxa"/>
            <w:tcBorders>
              <w:top w:val="nil"/>
              <w:left w:val="nil"/>
              <w:bottom w:val="nil"/>
              <w:right w:val="nil"/>
            </w:tcBorders>
            <w:shd w:val="clear" w:color="auto" w:fill="auto"/>
            <w:noWrap/>
            <w:vAlign w:val="bottom"/>
            <w:hideMark/>
          </w:tcPr>
          <w:p w14:paraId="1B8CFE93"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0.13397</w:t>
            </w:r>
          </w:p>
        </w:tc>
      </w:tr>
      <w:tr w:rsidR="0087038C" w:rsidRPr="004F3A2F" w14:paraId="4AEC3D82" w14:textId="77777777" w:rsidTr="0087038C">
        <w:trPr>
          <w:trHeight w:val="309"/>
        </w:trPr>
        <w:tc>
          <w:tcPr>
            <w:tcW w:w="1162" w:type="dxa"/>
            <w:tcBorders>
              <w:top w:val="nil"/>
              <w:left w:val="nil"/>
              <w:bottom w:val="nil"/>
              <w:right w:val="nil"/>
            </w:tcBorders>
            <w:shd w:val="clear" w:color="auto" w:fill="auto"/>
            <w:noWrap/>
            <w:vAlign w:val="bottom"/>
            <w:hideMark/>
          </w:tcPr>
          <w:p w14:paraId="5ABE1C9B" w14:textId="77777777" w:rsidR="0087038C" w:rsidRPr="004F3A2F" w:rsidRDefault="0087038C" w:rsidP="0087038C">
            <w:pPr>
              <w:spacing w:line="240" w:lineRule="auto"/>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sheep</w:t>
            </w:r>
          </w:p>
        </w:tc>
        <w:tc>
          <w:tcPr>
            <w:tcW w:w="1720" w:type="dxa"/>
            <w:tcBorders>
              <w:top w:val="nil"/>
              <w:left w:val="nil"/>
              <w:bottom w:val="nil"/>
              <w:right w:val="nil"/>
            </w:tcBorders>
            <w:shd w:val="clear" w:color="auto" w:fill="auto"/>
            <w:noWrap/>
            <w:vAlign w:val="bottom"/>
            <w:hideMark/>
          </w:tcPr>
          <w:p w14:paraId="4A5C4DB6"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0.57</w:t>
            </w:r>
          </w:p>
        </w:tc>
        <w:tc>
          <w:tcPr>
            <w:tcW w:w="2173" w:type="dxa"/>
            <w:tcBorders>
              <w:top w:val="nil"/>
              <w:left w:val="nil"/>
              <w:bottom w:val="nil"/>
              <w:right w:val="nil"/>
            </w:tcBorders>
            <w:shd w:val="clear" w:color="auto" w:fill="auto"/>
            <w:noWrap/>
            <w:vAlign w:val="bottom"/>
            <w:hideMark/>
          </w:tcPr>
          <w:p w14:paraId="521E0C11"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-0.35</w:t>
            </w:r>
          </w:p>
        </w:tc>
        <w:tc>
          <w:tcPr>
            <w:tcW w:w="1921" w:type="dxa"/>
            <w:tcBorders>
              <w:top w:val="nil"/>
              <w:left w:val="nil"/>
              <w:bottom w:val="nil"/>
              <w:right w:val="nil"/>
            </w:tcBorders>
            <w:shd w:val="clear" w:color="auto" w:fill="auto"/>
            <w:noWrap/>
            <w:vAlign w:val="bottom"/>
            <w:hideMark/>
          </w:tcPr>
          <w:p w14:paraId="65C1D6EB"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5</w:t>
            </w:r>
          </w:p>
        </w:tc>
        <w:tc>
          <w:tcPr>
            <w:tcW w:w="2622" w:type="dxa"/>
            <w:tcBorders>
              <w:top w:val="nil"/>
              <w:left w:val="nil"/>
              <w:bottom w:val="nil"/>
              <w:right w:val="nil"/>
            </w:tcBorders>
            <w:shd w:val="clear" w:color="auto" w:fill="auto"/>
            <w:noWrap/>
            <w:vAlign w:val="bottom"/>
            <w:hideMark/>
          </w:tcPr>
          <w:p w14:paraId="585EE10B" w14:textId="77777777" w:rsidR="0087038C" w:rsidRPr="004F3A2F" w:rsidRDefault="0087038C" w:rsidP="0087038C">
            <w:pPr>
              <w:spacing w:line="240" w:lineRule="auto"/>
              <w:jc w:val="right"/>
              <w:rPr>
                <w:rFonts w:ascii="Times New Roman" w:eastAsia="Times New Roman" w:hAnsi="Times New Roman" w:cs="Times New Roman"/>
                <w:color w:val="000000"/>
                <w:lang w:val="en-US"/>
              </w:rPr>
            </w:pPr>
            <w:r w:rsidRPr="004F3A2F">
              <w:rPr>
                <w:rFonts w:ascii="Times New Roman" w:eastAsia="Times New Roman" w:hAnsi="Times New Roman" w:cs="Times New Roman"/>
                <w:color w:val="000000"/>
                <w:lang w:val="en-US"/>
              </w:rPr>
              <w:t>0.003</w:t>
            </w:r>
          </w:p>
        </w:tc>
      </w:tr>
    </w:tbl>
    <w:p w14:paraId="63A6F87A" w14:textId="77777777" w:rsidR="0087038C" w:rsidRPr="004F3A2F" w:rsidRDefault="0087038C" w:rsidP="000A672A">
      <w:pPr>
        <w:rPr>
          <w:rFonts w:ascii="Times New Roman" w:hAnsi="Times New Roman" w:cs="Times New Roman"/>
        </w:rPr>
      </w:pPr>
    </w:p>
    <w:p w14:paraId="64D8A0A5" w14:textId="2D004F51" w:rsidR="00757A28" w:rsidRPr="004F3A2F" w:rsidRDefault="006742EE">
      <w:pPr>
        <w:rPr>
          <w:rFonts w:ascii="Times New Roman" w:hAnsi="Times New Roman" w:cs="Times New Roman"/>
          <w:b/>
          <w:sz w:val="28"/>
          <w:szCs w:val="28"/>
        </w:rPr>
      </w:pPr>
      <w:r w:rsidRPr="004F3A2F">
        <w:rPr>
          <w:rFonts w:ascii="Times New Roman" w:hAnsi="Times New Roman" w:cs="Times New Roman"/>
          <w:b/>
          <w:sz w:val="28"/>
          <w:szCs w:val="28"/>
        </w:rPr>
        <w:t>References:</w:t>
      </w:r>
    </w:p>
    <w:p w14:paraId="1AB7EFA4" w14:textId="77777777" w:rsidR="006742EE" w:rsidRPr="004F3A2F" w:rsidRDefault="006742EE" w:rsidP="006742EE">
      <w:pPr>
        <w:pStyle w:val="NormalWeb"/>
        <w:spacing w:before="0" w:beforeAutospacing="0" w:after="0" w:afterAutospacing="0"/>
        <w:ind w:left="180" w:hanging="180"/>
        <w:rPr>
          <w:rFonts w:ascii="Times New Roman" w:hAnsi="Times New Roman"/>
          <w:sz w:val="24"/>
          <w:szCs w:val="24"/>
        </w:rPr>
      </w:pPr>
      <w:r w:rsidRPr="004F3A2F">
        <w:rPr>
          <w:rFonts w:ascii="Times New Roman" w:hAnsi="Times New Roman"/>
          <w:sz w:val="24"/>
          <w:szCs w:val="24"/>
        </w:rPr>
        <w:t>FAO 2006. Livestock’s Long Shadow: Environmental Issues and Options. http://www.fao.org/3/a0701e/a0701e.pdf</w:t>
      </w:r>
    </w:p>
    <w:p w14:paraId="7FEFB37C" w14:textId="77777777" w:rsidR="006742EE" w:rsidRPr="004F3A2F" w:rsidRDefault="006742EE">
      <w:pPr>
        <w:rPr>
          <w:rFonts w:ascii="Times New Roman" w:hAnsi="Times New Roman" w:cs="Times New Roman"/>
          <w:bCs/>
          <w:sz w:val="24"/>
          <w:szCs w:val="24"/>
        </w:rPr>
      </w:pPr>
    </w:p>
    <w:p w14:paraId="7922AE41" w14:textId="77777777" w:rsidR="006742EE" w:rsidRPr="004F3A2F" w:rsidRDefault="006742EE">
      <w:pPr>
        <w:pStyle w:val="Normal1"/>
        <w:rPr>
          <w:rFonts w:ascii="Times New Roman" w:hAnsi="Times New Roman" w:cs="Times New Roman"/>
          <w:b/>
          <w:sz w:val="28"/>
          <w:szCs w:val="28"/>
        </w:rPr>
      </w:pPr>
    </w:p>
    <w:p w14:paraId="59F6F8A3" w14:textId="77777777" w:rsidR="006742EE" w:rsidRPr="004F3A2F" w:rsidRDefault="006742EE">
      <w:pPr>
        <w:pStyle w:val="Normal1"/>
        <w:rPr>
          <w:rFonts w:ascii="Times New Roman" w:hAnsi="Times New Roman" w:cs="Times New Roman"/>
          <w:b/>
          <w:sz w:val="28"/>
          <w:szCs w:val="28"/>
        </w:rPr>
      </w:pPr>
    </w:p>
    <w:p w14:paraId="0493DAAE" w14:textId="77777777" w:rsidR="006742EE" w:rsidRPr="004F3A2F" w:rsidRDefault="006742EE">
      <w:pPr>
        <w:pStyle w:val="Normal1"/>
        <w:rPr>
          <w:rFonts w:ascii="Times New Roman" w:hAnsi="Times New Roman" w:cs="Times New Roman"/>
          <w:b/>
          <w:sz w:val="28"/>
          <w:szCs w:val="28"/>
        </w:rPr>
      </w:pPr>
    </w:p>
    <w:p w14:paraId="17595B03" w14:textId="77777777" w:rsidR="008454D1" w:rsidRDefault="008454D1">
      <w:pPr>
        <w:pStyle w:val="Normal1"/>
        <w:rPr>
          <w:rFonts w:ascii="Times New Roman" w:hAnsi="Times New Roman" w:cs="Times New Roman"/>
          <w:b/>
          <w:sz w:val="28"/>
          <w:szCs w:val="28"/>
        </w:rPr>
      </w:pPr>
    </w:p>
    <w:p w14:paraId="406ADFA4" w14:textId="0F63D0BA" w:rsidR="00DD7549"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t>1</w:t>
      </w:r>
      <w:r w:rsidR="00EF2CBE">
        <w:rPr>
          <w:rFonts w:ascii="Times New Roman" w:hAnsi="Times New Roman" w:cs="Times New Roman"/>
          <w:b/>
          <w:sz w:val="28"/>
          <w:szCs w:val="28"/>
        </w:rPr>
        <w:t>4</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 xml:space="preserve">Domestic </w:t>
      </w:r>
      <w:r w:rsidR="006742EE" w:rsidRPr="004F3A2F">
        <w:rPr>
          <w:rFonts w:ascii="Times New Roman" w:hAnsi="Times New Roman" w:cs="Times New Roman"/>
          <w:b/>
          <w:sz w:val="28"/>
          <w:szCs w:val="28"/>
        </w:rPr>
        <w:t xml:space="preserve">and industrial </w:t>
      </w:r>
      <w:r w:rsidR="00757A28" w:rsidRPr="004F3A2F">
        <w:rPr>
          <w:rFonts w:ascii="Times New Roman" w:hAnsi="Times New Roman" w:cs="Times New Roman"/>
          <w:b/>
          <w:sz w:val="28"/>
          <w:szCs w:val="28"/>
        </w:rPr>
        <w:t>water demand and extraction</w:t>
      </w:r>
    </w:p>
    <w:p w14:paraId="560520E0" w14:textId="77777777" w:rsidR="006742EE" w:rsidRPr="004F3A2F" w:rsidRDefault="006742EE" w:rsidP="006742EE">
      <w:pPr>
        <w:rPr>
          <w:rFonts w:ascii="Times New Roman" w:hAnsi="Times New Roman" w:cs="Times New Roman"/>
          <w:i/>
          <w:iCs/>
        </w:rPr>
      </w:pPr>
    </w:p>
    <w:p w14:paraId="3267FF3E" w14:textId="10BDA239" w:rsidR="006742EE" w:rsidRPr="004F3A2F" w:rsidRDefault="006742EE" w:rsidP="006742EE">
      <w:pPr>
        <w:rPr>
          <w:rFonts w:ascii="Times New Roman" w:hAnsi="Times New Roman" w:cs="Times New Roman"/>
          <w:i/>
          <w:iCs/>
        </w:rPr>
      </w:pPr>
      <w:r w:rsidRPr="004F3A2F">
        <w:rPr>
          <w:rFonts w:ascii="Times New Roman" w:hAnsi="Times New Roman" w:cs="Times New Roman"/>
          <w:i/>
          <w:iCs/>
        </w:rPr>
        <w:t>Input data</w:t>
      </w:r>
    </w:p>
    <w:p w14:paraId="5AB7B215" w14:textId="77777777" w:rsidR="006742EE" w:rsidRPr="004F3A2F" w:rsidRDefault="006742EE" w:rsidP="006742EE">
      <w:pPr>
        <w:pStyle w:val="Normal1"/>
        <w:rPr>
          <w:rFonts w:ascii="Times New Roman" w:hAnsi="Times New Roman" w:cs="Times New Roman"/>
          <w:bCs/>
          <w:sz w:val="24"/>
          <w:szCs w:val="24"/>
        </w:rPr>
      </w:pPr>
      <w:r w:rsidRPr="004F3A2F">
        <w:rPr>
          <w:rFonts w:ascii="Times New Roman" w:hAnsi="Times New Roman" w:cs="Times New Roman"/>
          <w:sz w:val="24"/>
          <w:szCs w:val="24"/>
        </w:rPr>
        <w:t xml:space="preserve">Data inputs for domestic and industrial water use are: domestic per capita water use, industrial per capita water use, and population density.  </w:t>
      </w:r>
      <w:r w:rsidRPr="004F3A2F">
        <w:rPr>
          <w:rFonts w:ascii="Times New Roman" w:hAnsi="Times New Roman" w:cs="Times New Roman"/>
          <w:bCs/>
          <w:sz w:val="24"/>
          <w:szCs w:val="24"/>
        </w:rPr>
        <w:t>T</w:t>
      </w:r>
      <w:r w:rsidRPr="004F3A2F">
        <w:rPr>
          <w:rFonts w:ascii="Times New Roman" w:hAnsi="Times New Roman" w:cs="Times New Roman"/>
          <w:sz w:val="24"/>
          <w:szCs w:val="24"/>
        </w:rPr>
        <w:t>ime series of domestic per capita water use</w:t>
      </w:r>
      <w:r w:rsidRPr="004F3A2F">
        <w:rPr>
          <w:rFonts w:ascii="Times New Roman" w:hAnsi="Times New Roman" w:cs="Times New Roman"/>
          <w:i/>
          <w:sz w:val="24"/>
          <w:szCs w:val="24"/>
        </w:rPr>
        <w:t xml:space="preserve">, DWpp </w:t>
      </w:r>
      <w:r w:rsidRPr="004F3A2F">
        <w:rPr>
          <w:rFonts w:ascii="Times New Roman" w:hAnsi="Times New Roman" w:cs="Times New Roman"/>
          <w:iCs/>
          <w:sz w:val="24"/>
          <w:szCs w:val="24"/>
        </w:rPr>
        <w:t xml:space="preserve">and </w:t>
      </w:r>
      <w:r w:rsidRPr="004F3A2F">
        <w:rPr>
          <w:rFonts w:ascii="Times New Roman" w:hAnsi="Times New Roman" w:cs="Times New Roman"/>
          <w:sz w:val="24"/>
          <w:szCs w:val="24"/>
        </w:rPr>
        <w:t>industrial per capita water use,</w:t>
      </w:r>
      <w:r w:rsidRPr="004F3A2F">
        <w:rPr>
          <w:rFonts w:ascii="Times New Roman" w:hAnsi="Times New Roman" w:cs="Times New Roman"/>
          <w:i/>
          <w:sz w:val="24"/>
          <w:szCs w:val="24"/>
        </w:rPr>
        <w:t xml:space="preserve"> IWpp, </w:t>
      </w:r>
      <w:r w:rsidRPr="004F3A2F">
        <w:rPr>
          <w:rFonts w:ascii="Times New Roman" w:hAnsi="Times New Roman" w:cs="Times New Roman"/>
          <w:sz w:val="24"/>
          <w:szCs w:val="24"/>
        </w:rPr>
        <w:t xml:space="preserve">are from Liu et al (2017).  Annual population density projections are from the IIASA decadal projections (IIASA, 2007) under the B2 scenario. </w:t>
      </w:r>
    </w:p>
    <w:p w14:paraId="5437B12F" w14:textId="77777777" w:rsidR="006742EE" w:rsidRPr="004F3A2F" w:rsidRDefault="006742EE" w:rsidP="006742EE">
      <w:pPr>
        <w:rPr>
          <w:rFonts w:ascii="Times New Roman" w:hAnsi="Times New Roman" w:cs="Times New Roman"/>
        </w:rPr>
      </w:pPr>
    </w:p>
    <w:p w14:paraId="779544F1" w14:textId="77777777" w:rsidR="006742EE" w:rsidRPr="004F3A2F" w:rsidRDefault="006742EE" w:rsidP="006742EE">
      <w:pPr>
        <w:rPr>
          <w:rFonts w:ascii="Times New Roman" w:hAnsi="Times New Roman" w:cs="Times New Roman"/>
          <w:i/>
          <w:iCs/>
        </w:rPr>
      </w:pPr>
      <w:r w:rsidRPr="004F3A2F">
        <w:rPr>
          <w:rFonts w:ascii="Times New Roman" w:hAnsi="Times New Roman" w:cs="Times New Roman"/>
          <w:i/>
          <w:iCs/>
        </w:rPr>
        <w:t>Method</w:t>
      </w:r>
    </w:p>
    <w:p w14:paraId="3482CED5"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sz w:val="24"/>
          <w:szCs w:val="24"/>
        </w:rPr>
        <w:t xml:space="preserve">In WBM, the domestic and industrial sectors use water each day.  Domestic water use, </w:t>
      </w:r>
      <w:r w:rsidRPr="004F3A2F">
        <w:rPr>
          <w:rFonts w:ascii="Times New Roman" w:hAnsi="Times New Roman" w:cs="Times New Roman"/>
          <w:i/>
          <w:sz w:val="24"/>
          <w:szCs w:val="24"/>
        </w:rPr>
        <w:t xml:space="preserve">Dw </w:t>
      </w:r>
      <w:r w:rsidRPr="004F3A2F">
        <w:rPr>
          <w:rFonts w:ascii="Times New Roman" w:hAnsi="Times New Roman" w:cs="Times New Roman"/>
          <w:sz w:val="24"/>
          <w:szCs w:val="24"/>
        </w:rPr>
        <w:t>[mm], is:</w:t>
      </w:r>
    </w:p>
    <w:p w14:paraId="19458FD5" w14:textId="06C6C0C1"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sz w:val="24"/>
          <w:szCs w:val="24"/>
        </w:rPr>
        <w:t xml:space="preserve"> </w:t>
      </w:r>
      <m:oMath>
        <m:r>
          <w:rPr>
            <w:rFonts w:ascii="Cambria Math" w:hAnsi="Cambria Math" w:cs="Times New Roman"/>
            <w:sz w:val="24"/>
            <w:szCs w:val="24"/>
          </w:rPr>
          <m:t>Dw = A⋅DWpp⋅</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pop</m:t>
            </m:r>
          </m:sub>
        </m:sSub>
      </m:oMath>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t xml:space="preserve">  (1</w:t>
      </w:r>
      <w:r w:rsidR="00EF2CBE">
        <w:rPr>
          <w:rFonts w:ascii="Times New Roman" w:hAnsi="Times New Roman" w:cs="Times New Roman"/>
          <w:sz w:val="24"/>
          <w:szCs w:val="24"/>
        </w:rPr>
        <w:t>4</w:t>
      </w:r>
      <w:r w:rsidR="005F5421" w:rsidRPr="004F3A2F">
        <w:rPr>
          <w:rFonts w:ascii="Times New Roman" w:hAnsi="Times New Roman" w:cs="Times New Roman"/>
          <w:sz w:val="24"/>
          <w:szCs w:val="24"/>
        </w:rPr>
        <w:t>-1)</w:t>
      </w:r>
    </w:p>
    <w:p w14:paraId="565CB8FD" w14:textId="77777777" w:rsidR="005F5421" w:rsidRPr="004F3A2F" w:rsidRDefault="005F5421" w:rsidP="006742EE">
      <w:pPr>
        <w:pStyle w:val="Normal1"/>
        <w:rPr>
          <w:rFonts w:ascii="Times New Roman" w:hAnsi="Times New Roman" w:cs="Times New Roman"/>
          <w:sz w:val="24"/>
          <w:szCs w:val="24"/>
        </w:rPr>
      </w:pPr>
    </w:p>
    <w:p w14:paraId="1CAB98AD" w14:textId="35DC0FF3"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sz w:val="24"/>
          <w:szCs w:val="24"/>
        </w:rPr>
        <w:t xml:space="preserve">And industrial water use, </w:t>
      </w:r>
      <w:r w:rsidRPr="004F3A2F">
        <w:rPr>
          <w:rFonts w:ascii="Times New Roman" w:hAnsi="Times New Roman" w:cs="Times New Roman"/>
          <w:i/>
          <w:iCs/>
          <w:sz w:val="24"/>
          <w:szCs w:val="24"/>
        </w:rPr>
        <w:t xml:space="preserve">Iw </w:t>
      </w:r>
      <w:r w:rsidRPr="004F3A2F">
        <w:rPr>
          <w:rFonts w:ascii="Times New Roman" w:hAnsi="Times New Roman" w:cs="Times New Roman"/>
          <w:sz w:val="24"/>
          <w:szCs w:val="24"/>
        </w:rPr>
        <w:t>[mm] is:</w:t>
      </w:r>
    </w:p>
    <w:p w14:paraId="7E0CE475" w14:textId="7592E846"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sz w:val="24"/>
          <w:szCs w:val="24"/>
        </w:rPr>
        <w:t xml:space="preserve"> </w:t>
      </w:r>
      <m:oMath>
        <m:r>
          <w:rPr>
            <w:rFonts w:ascii="Cambria Math" w:hAnsi="Cambria Math" w:cs="Times New Roman"/>
            <w:sz w:val="24"/>
            <w:szCs w:val="24"/>
          </w:rPr>
          <m:t>Iw = A⋅IWpp⋅</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pop</m:t>
            </m:r>
          </m:sub>
        </m:sSub>
      </m:oMath>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r>
      <w:r w:rsidR="005F5421" w:rsidRPr="004F3A2F">
        <w:rPr>
          <w:rFonts w:ascii="Times New Roman" w:hAnsi="Times New Roman" w:cs="Times New Roman"/>
          <w:sz w:val="24"/>
          <w:szCs w:val="24"/>
        </w:rPr>
        <w:tab/>
        <w:t xml:space="preserve">  (1</w:t>
      </w:r>
      <w:r w:rsidR="00EF2CBE">
        <w:rPr>
          <w:rFonts w:ascii="Times New Roman" w:hAnsi="Times New Roman" w:cs="Times New Roman"/>
          <w:sz w:val="24"/>
          <w:szCs w:val="24"/>
        </w:rPr>
        <w:t>4</w:t>
      </w:r>
      <w:r w:rsidR="005F5421" w:rsidRPr="004F3A2F">
        <w:rPr>
          <w:rFonts w:ascii="Times New Roman" w:hAnsi="Times New Roman" w:cs="Times New Roman"/>
          <w:sz w:val="24"/>
          <w:szCs w:val="24"/>
        </w:rPr>
        <w:t>-2)</w:t>
      </w:r>
    </w:p>
    <w:p w14:paraId="4FA564DF" w14:textId="77777777" w:rsidR="006742EE" w:rsidRPr="004F3A2F" w:rsidRDefault="006742EE" w:rsidP="006742EE">
      <w:pPr>
        <w:pStyle w:val="Normal1"/>
        <w:rPr>
          <w:rFonts w:ascii="Times New Roman" w:hAnsi="Times New Roman" w:cs="Times New Roman"/>
          <w:sz w:val="24"/>
          <w:szCs w:val="24"/>
        </w:rPr>
      </w:pPr>
    </w:p>
    <w:p w14:paraId="171BAF55"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sz w:val="24"/>
          <w:szCs w:val="24"/>
        </w:rPr>
        <w:t>where</w:t>
      </w:r>
    </w:p>
    <w:p w14:paraId="1C220E12"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i/>
          <w:sz w:val="24"/>
          <w:szCs w:val="24"/>
        </w:rPr>
        <w:t>A</w:t>
      </w:r>
      <w:r w:rsidRPr="004F3A2F">
        <w:rPr>
          <w:rFonts w:ascii="Times New Roman" w:hAnsi="Times New Roman" w:cs="Times New Roman"/>
          <w:sz w:val="24"/>
          <w:szCs w:val="24"/>
        </w:rPr>
        <w:t xml:space="preserve"> [km</w:t>
      </w:r>
      <w:r w:rsidRPr="004F3A2F">
        <w:rPr>
          <w:rFonts w:ascii="Times New Roman" w:hAnsi="Times New Roman" w:cs="Times New Roman"/>
          <w:sz w:val="24"/>
          <w:szCs w:val="24"/>
          <w:vertAlign w:val="superscript"/>
        </w:rPr>
        <w:t>2</w:t>
      </w:r>
      <w:r w:rsidRPr="004F3A2F">
        <w:rPr>
          <w:rFonts w:ascii="Times New Roman" w:hAnsi="Times New Roman" w:cs="Times New Roman"/>
          <w:sz w:val="24"/>
          <w:szCs w:val="24"/>
        </w:rPr>
        <w:t>] is the area of the grid cell</w:t>
      </w:r>
    </w:p>
    <w:p w14:paraId="6182993C"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i/>
          <w:sz w:val="24"/>
          <w:szCs w:val="24"/>
        </w:rPr>
        <w:t>DWpp</w:t>
      </w:r>
      <w:r w:rsidRPr="004F3A2F">
        <w:rPr>
          <w:rFonts w:ascii="Times New Roman" w:hAnsi="Times New Roman" w:cs="Times New Roman"/>
          <w:sz w:val="24"/>
          <w:szCs w:val="24"/>
        </w:rPr>
        <w:t xml:space="preserve"> [mm/d] is the domestic water use per capita</w:t>
      </w:r>
    </w:p>
    <w:p w14:paraId="6A3D84B0"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i/>
          <w:iCs/>
          <w:sz w:val="24"/>
          <w:szCs w:val="24"/>
        </w:rPr>
        <w:t xml:space="preserve">IWpp </w:t>
      </w:r>
      <w:r w:rsidRPr="004F3A2F">
        <w:rPr>
          <w:rFonts w:ascii="Times New Roman" w:hAnsi="Times New Roman" w:cs="Times New Roman"/>
          <w:sz w:val="24"/>
          <w:szCs w:val="24"/>
        </w:rPr>
        <w:t>[mm/d] is the industrial water use per capita</w:t>
      </w:r>
      <w:r w:rsidRPr="004F3A2F">
        <w:rPr>
          <w:rFonts w:ascii="Times New Roman" w:hAnsi="Times New Roman" w:cs="Times New Roman"/>
          <w:i/>
          <w:iCs/>
          <w:sz w:val="24"/>
          <w:szCs w:val="24"/>
        </w:rPr>
        <w:t xml:space="preserve"> </w:t>
      </w:r>
    </w:p>
    <w:p w14:paraId="5518315F" w14:textId="77777777" w:rsidR="006742EE" w:rsidRPr="004F3A2F" w:rsidRDefault="006742EE" w:rsidP="006742EE">
      <w:pPr>
        <w:pStyle w:val="Normal1"/>
        <w:rPr>
          <w:rFonts w:ascii="Times New Roman" w:hAnsi="Times New Roman" w:cs="Times New Roman"/>
          <w:sz w:val="24"/>
          <w:szCs w:val="24"/>
        </w:rPr>
      </w:pPr>
      <w:r w:rsidRPr="004F3A2F">
        <w:rPr>
          <w:rFonts w:ascii="Times New Roman" w:hAnsi="Times New Roman" w:cs="Times New Roman"/>
          <w:i/>
          <w:sz w:val="24"/>
          <w:szCs w:val="24"/>
        </w:rPr>
        <w:t>D</w:t>
      </w:r>
      <w:r w:rsidRPr="004F3A2F">
        <w:rPr>
          <w:rFonts w:ascii="Times New Roman" w:hAnsi="Times New Roman" w:cs="Times New Roman"/>
          <w:i/>
          <w:sz w:val="24"/>
          <w:szCs w:val="24"/>
          <w:vertAlign w:val="subscript"/>
        </w:rPr>
        <w:t>pop</w:t>
      </w:r>
      <w:r w:rsidRPr="004F3A2F">
        <w:rPr>
          <w:rFonts w:ascii="Times New Roman" w:hAnsi="Times New Roman" w:cs="Times New Roman"/>
          <w:sz w:val="24"/>
          <w:szCs w:val="24"/>
        </w:rPr>
        <w:t xml:space="preserve"> [persons km</w:t>
      </w:r>
      <w:r w:rsidRPr="004F3A2F">
        <w:rPr>
          <w:rFonts w:ascii="Times New Roman" w:hAnsi="Times New Roman" w:cs="Times New Roman"/>
          <w:sz w:val="24"/>
          <w:szCs w:val="24"/>
          <w:vertAlign w:val="superscript"/>
        </w:rPr>
        <w:t>-2</w:t>
      </w:r>
      <w:r w:rsidRPr="004F3A2F">
        <w:rPr>
          <w:rFonts w:ascii="Times New Roman" w:hAnsi="Times New Roman" w:cs="Times New Roman"/>
          <w:sz w:val="24"/>
          <w:szCs w:val="24"/>
        </w:rPr>
        <w:t>] is the population density</w:t>
      </w:r>
    </w:p>
    <w:p w14:paraId="5639FC24" w14:textId="7F2E3E4D" w:rsidR="00DD7549" w:rsidRDefault="00757A28">
      <w:pPr>
        <w:pStyle w:val="Normal1"/>
        <w:rPr>
          <w:rFonts w:ascii="Times New Roman" w:hAnsi="Times New Roman" w:cs="Times New Roman"/>
        </w:rPr>
      </w:pPr>
      <w:r w:rsidRPr="004F3A2F">
        <w:rPr>
          <w:rFonts w:ascii="Times New Roman" w:hAnsi="Times New Roman" w:cs="Times New Roman"/>
        </w:rPr>
        <w:t xml:space="preserve"> </w:t>
      </w:r>
    </w:p>
    <w:p w14:paraId="745F3796" w14:textId="77777777" w:rsidR="0057233B" w:rsidRDefault="0057233B">
      <w:pPr>
        <w:pStyle w:val="Normal1"/>
        <w:rPr>
          <w:rFonts w:ascii="Times New Roman" w:hAnsi="Times New Roman" w:cs="Times New Roman"/>
        </w:rPr>
      </w:pPr>
      <w:r>
        <w:rPr>
          <w:rFonts w:ascii="Times New Roman" w:hAnsi="Times New Roman" w:cs="Times New Roman"/>
        </w:rPr>
        <w:t>A fraction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dom</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ind</m:t>
            </m:r>
          </m:sub>
        </m:sSub>
      </m:oMath>
      <w:r>
        <w:rPr>
          <w:rFonts w:ascii="Times New Roman" w:hAnsi="Times New Roman" w:cs="Times New Roman"/>
        </w:rPr>
        <w:t>) of the water withdrawn each day for domestic and industrial use is returned as runoff to the point of use, which may or may not be the point of abstraction.</w:t>
      </w:r>
    </w:p>
    <w:p w14:paraId="2C191D10" w14:textId="3C8278C0" w:rsidR="00B62465" w:rsidRPr="004F3A2F" w:rsidRDefault="0057233B">
      <w:pPr>
        <w:pStyle w:val="Normal1"/>
        <w:rPr>
          <w:rFonts w:ascii="Times New Roman" w:hAnsi="Times New Roman" w:cs="Times New Roman"/>
        </w:rPr>
      </w:pPr>
      <w:r>
        <w:rPr>
          <w:rFonts w:ascii="Times New Roman" w:hAnsi="Times New Roman" w:cs="Times New Roman"/>
        </w:rPr>
        <w:t xml:space="preserve"> </w:t>
      </w:r>
    </w:p>
    <w:p w14:paraId="098AE7FE"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Note: There is no climate dependence in the above equation. </w:t>
      </w:r>
    </w:p>
    <w:p w14:paraId="30F2B8DE" w14:textId="77777777"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 </w:t>
      </w:r>
    </w:p>
    <w:p w14:paraId="6AAADBF6" w14:textId="77777777" w:rsidR="00DD7549" w:rsidRPr="004F3A2F" w:rsidRDefault="00757A28">
      <w:pPr>
        <w:pStyle w:val="Normal1"/>
        <w:rPr>
          <w:rFonts w:ascii="Times New Roman" w:hAnsi="Times New Roman" w:cs="Times New Roman"/>
          <w:b/>
        </w:rPr>
      </w:pPr>
      <w:r w:rsidRPr="004F3A2F">
        <w:rPr>
          <w:rFonts w:ascii="Times New Roman" w:hAnsi="Times New Roman" w:cs="Times New Roman"/>
          <w:b/>
        </w:rPr>
        <w:t>Default parameter values:</w:t>
      </w:r>
    </w:p>
    <w:p w14:paraId="37C558DD" w14:textId="3A06ED96" w:rsidR="00DD7549" w:rsidRPr="004F3A2F" w:rsidRDefault="00757A28">
      <w:pPr>
        <w:pStyle w:val="Normal1"/>
        <w:rPr>
          <w:rFonts w:ascii="Times New Roman" w:hAnsi="Times New Roman" w:cs="Times New Roman"/>
        </w:rPr>
      </w:pPr>
      <w:r w:rsidRPr="004F3A2F">
        <w:rPr>
          <w:rFonts w:ascii="Times New Roman" w:hAnsi="Times New Roman" w:cs="Times New Roman"/>
        </w:rPr>
        <w:t xml:space="preserve">A global time series of </w:t>
      </w:r>
      <w:r w:rsidRPr="004F3A2F">
        <w:rPr>
          <w:rFonts w:ascii="Times New Roman" w:hAnsi="Times New Roman" w:cs="Times New Roman"/>
          <w:i/>
        </w:rPr>
        <w:t xml:space="preserve">DWpp </w:t>
      </w:r>
      <w:r w:rsidRPr="004F3A2F">
        <w:rPr>
          <w:rFonts w:ascii="Times New Roman" w:hAnsi="Times New Roman" w:cs="Times New Roman"/>
        </w:rPr>
        <w:t>was developed by Liu et al (2017).  See Liu et al (2017) SI page 15 for details.</w:t>
      </w:r>
    </w:p>
    <w:p w14:paraId="36D558A7" w14:textId="31B6CB3F" w:rsidR="006742EE" w:rsidRPr="004F3A2F" w:rsidRDefault="006742EE">
      <w:pPr>
        <w:pStyle w:val="Normal1"/>
        <w:rPr>
          <w:rFonts w:ascii="Times New Roman" w:hAnsi="Times New Roman" w:cs="Times New Roman"/>
        </w:rPr>
      </w:pPr>
    </w:p>
    <w:p w14:paraId="4C9FFBCA" w14:textId="4CC12980" w:rsidR="006742EE" w:rsidRPr="004F3A2F" w:rsidRDefault="006742EE">
      <w:pPr>
        <w:pStyle w:val="Normal1"/>
        <w:rPr>
          <w:rFonts w:ascii="Times New Roman" w:hAnsi="Times New Roman" w:cs="Times New Roman"/>
          <w:b/>
          <w:bCs/>
        </w:rPr>
      </w:pPr>
      <w:r w:rsidRPr="004F3A2F">
        <w:rPr>
          <w:rFonts w:ascii="Times New Roman" w:hAnsi="Times New Roman" w:cs="Times New Roman"/>
          <w:b/>
          <w:bCs/>
        </w:rPr>
        <w:t>References:</w:t>
      </w:r>
    </w:p>
    <w:p w14:paraId="25870C0D" w14:textId="20F271DB" w:rsidR="006742EE" w:rsidRPr="004F3A2F" w:rsidRDefault="006742EE" w:rsidP="006742EE">
      <w:pPr>
        <w:ind w:left="180" w:hanging="180"/>
        <w:rPr>
          <w:rFonts w:ascii="Times New Roman" w:eastAsia="Times New Roman" w:hAnsi="Times New Roman" w:cs="Times New Roman"/>
        </w:rPr>
      </w:pPr>
      <w:r w:rsidRPr="004F3A2F">
        <w:rPr>
          <w:rFonts w:ascii="Times New Roman" w:eastAsia="Times New Roman" w:hAnsi="Times New Roman" w:cs="Times New Roman"/>
        </w:rPr>
        <w:t>IIASA, 2007. Greenhouse gas initiative (GGI) scenario database.</w:t>
      </w:r>
    </w:p>
    <w:p w14:paraId="3B200E00" w14:textId="77777777" w:rsidR="006742EE" w:rsidRPr="004F3A2F" w:rsidRDefault="006742EE" w:rsidP="006742EE">
      <w:pPr>
        <w:pStyle w:val="NormalWeb"/>
        <w:spacing w:before="0" w:beforeAutospacing="0" w:after="0" w:afterAutospacing="0" w:line="276" w:lineRule="auto"/>
        <w:ind w:left="360" w:hanging="360"/>
        <w:rPr>
          <w:rFonts w:ascii="Times New Roman" w:hAnsi="Times New Roman"/>
          <w:sz w:val="24"/>
          <w:szCs w:val="24"/>
        </w:rPr>
      </w:pPr>
    </w:p>
    <w:p w14:paraId="3B10B611" w14:textId="48E60379" w:rsidR="006742EE" w:rsidRPr="004F3A2F" w:rsidRDefault="006742EE" w:rsidP="006742EE">
      <w:pPr>
        <w:pStyle w:val="NormalWeb"/>
        <w:spacing w:before="0" w:beforeAutospacing="0" w:after="0" w:afterAutospacing="0" w:line="276" w:lineRule="auto"/>
        <w:ind w:left="360" w:hanging="360"/>
        <w:rPr>
          <w:rFonts w:ascii="Times New Roman" w:hAnsi="Times New Roman"/>
          <w:sz w:val="24"/>
          <w:szCs w:val="24"/>
        </w:rPr>
      </w:pPr>
      <w:r w:rsidRPr="004F3A2F">
        <w:rPr>
          <w:rFonts w:ascii="Times New Roman" w:hAnsi="Times New Roman"/>
          <w:sz w:val="24"/>
          <w:szCs w:val="24"/>
        </w:rPr>
        <w:t xml:space="preserve">Liu J., Hertel T., Lammers R., Prusevich A., Baldos U., </w:t>
      </w:r>
      <w:r w:rsidRPr="004F3A2F">
        <w:rPr>
          <w:rFonts w:ascii="Times New Roman" w:hAnsi="Times New Roman"/>
          <w:b/>
          <w:sz w:val="24"/>
          <w:szCs w:val="24"/>
        </w:rPr>
        <w:t xml:space="preserve">Grogan D.S., </w:t>
      </w:r>
      <w:r w:rsidRPr="004F3A2F">
        <w:rPr>
          <w:rFonts w:ascii="Times New Roman" w:hAnsi="Times New Roman"/>
          <w:sz w:val="24"/>
          <w:szCs w:val="24"/>
        </w:rPr>
        <w:t xml:space="preserve">Frolking, S.  Achieving sustainable irrigation water withdrawals: Global impacts on food security and land use.  </w:t>
      </w:r>
      <w:r w:rsidRPr="004F3A2F">
        <w:rPr>
          <w:rFonts w:ascii="Times New Roman" w:hAnsi="Times New Roman"/>
          <w:i/>
          <w:sz w:val="24"/>
          <w:szCs w:val="24"/>
        </w:rPr>
        <w:t xml:space="preserve">Environ. Res. Lett. </w:t>
      </w:r>
      <w:r w:rsidRPr="004F3A2F">
        <w:rPr>
          <w:rFonts w:ascii="Times New Roman" w:hAnsi="Times New Roman"/>
          <w:b/>
          <w:sz w:val="24"/>
          <w:szCs w:val="24"/>
        </w:rPr>
        <w:t xml:space="preserve">12 </w:t>
      </w:r>
      <w:r w:rsidRPr="004F3A2F">
        <w:rPr>
          <w:rFonts w:ascii="Times New Roman" w:hAnsi="Times New Roman"/>
          <w:sz w:val="24"/>
          <w:szCs w:val="24"/>
        </w:rPr>
        <w:t>(2017) 104009, doi:10.1088/1748-9326/aa88db.</w:t>
      </w:r>
    </w:p>
    <w:p w14:paraId="2961FFEC" w14:textId="77777777" w:rsidR="006742EE" w:rsidRPr="004F3A2F" w:rsidRDefault="006742EE">
      <w:pPr>
        <w:pStyle w:val="Normal1"/>
        <w:rPr>
          <w:rFonts w:ascii="Times New Roman" w:hAnsi="Times New Roman" w:cs="Times New Roman"/>
          <w:b/>
          <w:bCs/>
        </w:rPr>
      </w:pPr>
    </w:p>
    <w:p w14:paraId="28EEF0BA" w14:textId="77777777" w:rsidR="00DD7549" w:rsidRPr="004F3A2F" w:rsidRDefault="00DD7549">
      <w:pPr>
        <w:pStyle w:val="Normal1"/>
        <w:rPr>
          <w:rFonts w:ascii="Times New Roman" w:hAnsi="Times New Roman" w:cs="Times New Roman"/>
        </w:rPr>
      </w:pPr>
    </w:p>
    <w:p w14:paraId="7195CC42" w14:textId="1265A124" w:rsidR="00DD7549" w:rsidRPr="004F3A2F" w:rsidRDefault="00DD7549">
      <w:pPr>
        <w:pStyle w:val="Normal1"/>
        <w:ind w:left="720"/>
        <w:rPr>
          <w:rFonts w:ascii="Times New Roman" w:hAnsi="Times New Roman" w:cs="Times New Roman"/>
          <w:b/>
        </w:rPr>
      </w:pPr>
    </w:p>
    <w:p w14:paraId="5FE39CE5" w14:textId="77777777" w:rsidR="006742EE" w:rsidRPr="004F3A2F" w:rsidRDefault="006742EE">
      <w:pPr>
        <w:pStyle w:val="Normal1"/>
        <w:ind w:left="720"/>
        <w:rPr>
          <w:rFonts w:ascii="Times New Roman" w:hAnsi="Times New Roman" w:cs="Times New Roman"/>
          <w:b/>
        </w:rPr>
      </w:pPr>
    </w:p>
    <w:p w14:paraId="0A4E5502" w14:textId="77777777" w:rsidR="00757A28" w:rsidRPr="004F3A2F" w:rsidRDefault="00757A28">
      <w:pPr>
        <w:rPr>
          <w:rFonts w:ascii="Times New Roman" w:hAnsi="Times New Roman" w:cs="Times New Roman"/>
          <w:b/>
          <w:sz w:val="28"/>
          <w:szCs w:val="28"/>
          <w:u w:val="single"/>
        </w:rPr>
      </w:pPr>
      <w:r w:rsidRPr="004F3A2F">
        <w:rPr>
          <w:rFonts w:ascii="Times New Roman" w:hAnsi="Times New Roman" w:cs="Times New Roman"/>
          <w:b/>
          <w:sz w:val="28"/>
          <w:szCs w:val="28"/>
          <w:u w:val="single"/>
        </w:rPr>
        <w:br w:type="page"/>
      </w:r>
    </w:p>
    <w:p w14:paraId="1ACA0520" w14:textId="795775E2" w:rsidR="00DD7549"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EF2CBE">
        <w:rPr>
          <w:rFonts w:ascii="Times New Roman" w:hAnsi="Times New Roman" w:cs="Times New Roman"/>
          <w:b/>
          <w:sz w:val="28"/>
          <w:szCs w:val="28"/>
        </w:rPr>
        <w:t>5</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Tracking</w:t>
      </w:r>
    </w:p>
    <w:p w14:paraId="3EA72B16" w14:textId="32DA6F74" w:rsidR="008F13EB" w:rsidRPr="004F3A2F" w:rsidRDefault="008F13EB" w:rsidP="008F13EB">
      <w:pPr>
        <w:pStyle w:val="NormalWeb"/>
        <w:spacing w:before="0" w:beforeAutospacing="0" w:after="0" w:afterAutospacing="0"/>
        <w:rPr>
          <w:rFonts w:ascii="Times New Roman" w:hAnsi="Times New Roman"/>
          <w:sz w:val="24"/>
          <w:szCs w:val="24"/>
        </w:rPr>
      </w:pPr>
      <w:r w:rsidRPr="004F3A2F">
        <w:rPr>
          <w:rFonts w:ascii="Times New Roman" w:hAnsi="Times New Roman"/>
          <w:sz w:val="24"/>
          <w:szCs w:val="24"/>
        </w:rPr>
        <w:t>WBM tracks water</w:t>
      </w:r>
      <w:r w:rsidR="0092520D" w:rsidRPr="004F3A2F">
        <w:rPr>
          <w:rFonts w:ascii="Times New Roman" w:hAnsi="Times New Roman"/>
          <w:sz w:val="24"/>
          <w:szCs w:val="24"/>
        </w:rPr>
        <w:t xml:space="preserve"> (and constituents)</w:t>
      </w:r>
      <w:r w:rsidRPr="004F3A2F">
        <w:rPr>
          <w:rFonts w:ascii="Times New Roman" w:hAnsi="Times New Roman"/>
          <w:sz w:val="24"/>
          <w:szCs w:val="24"/>
        </w:rPr>
        <w:t xml:space="preserve"> from each given source (water source components</w:t>
      </w:r>
      <w:r w:rsidR="00895A2E" w:rsidRPr="004F3A2F">
        <w:rPr>
          <w:rFonts w:ascii="Times New Roman" w:hAnsi="Times New Roman"/>
          <w:sz w:val="24"/>
          <w:szCs w:val="24"/>
        </w:rPr>
        <w:t xml:space="preserve"> in each individual grid cell</w:t>
      </w:r>
      <w:r w:rsidRPr="004F3A2F">
        <w:rPr>
          <w:rFonts w:ascii="Times New Roman" w:hAnsi="Times New Roman"/>
          <w:sz w:val="24"/>
          <w:szCs w:val="24"/>
        </w:rPr>
        <w:t xml:space="preserve">) through flows and stocks within the model. Stocks include river storage, small and large reservoir storage, groundwater storage, runoff and irrigation storage pools, rice paddy flood waters, and soil moisture. Flows are runoff and baseflow, infiltration, recharge, river discharge, water discharge from reservoirs, evaporation, evapotranspiration, inter-basin transfers, water extracted for human water use, and return flows. The same tracking algorithm applies to all water source components. For any water component </w:t>
      </w:r>
      <w:r w:rsidRPr="004F3A2F">
        <w:rPr>
          <w:rFonts w:ascii="Times New Roman" w:hAnsi="Times New Roman"/>
          <w:i/>
          <w:sz w:val="24"/>
          <w:szCs w:val="24"/>
        </w:rPr>
        <w:t xml:space="preserve">c </w:t>
      </w:r>
      <w:r w:rsidRPr="004F3A2F">
        <w:rPr>
          <w:rFonts w:ascii="Times New Roman" w:hAnsi="Times New Roman"/>
          <w:sz w:val="24"/>
          <w:szCs w:val="24"/>
        </w:rPr>
        <w:t xml:space="preserve">in water storage stock </w:t>
      </w:r>
      <w:r w:rsidRPr="004F3A2F">
        <w:rPr>
          <w:rFonts w:ascii="Times New Roman" w:hAnsi="Times New Roman"/>
          <w:i/>
          <w:sz w:val="24"/>
          <w:szCs w:val="24"/>
        </w:rPr>
        <w:t>S</w:t>
      </w:r>
      <w:r w:rsidRPr="004F3A2F">
        <w:rPr>
          <w:rFonts w:ascii="Times New Roman" w:hAnsi="Times New Roman"/>
          <w:sz w:val="24"/>
          <w:szCs w:val="24"/>
        </w:rPr>
        <w:t xml:space="preserve"> at time </w:t>
      </w:r>
      <w:r w:rsidRPr="004F3A2F">
        <w:rPr>
          <w:rFonts w:ascii="Times New Roman" w:hAnsi="Times New Roman"/>
          <w:i/>
          <w:sz w:val="24"/>
          <w:szCs w:val="24"/>
        </w:rPr>
        <w:t>t</w:t>
      </w:r>
      <w:r w:rsidRPr="004F3A2F">
        <w:rPr>
          <w:rFonts w:ascii="Times New Roman" w:hAnsi="Times New Roman"/>
          <w:sz w:val="24"/>
          <w:szCs w:val="24"/>
        </w:rPr>
        <w:t xml:space="preserve">: </w:t>
      </w:r>
    </w:p>
    <w:p w14:paraId="2E2CBBD7" w14:textId="77777777" w:rsidR="008F13EB" w:rsidRPr="004F3A2F" w:rsidRDefault="008F13EB" w:rsidP="008F13EB">
      <w:pPr>
        <w:pStyle w:val="NormalWeb"/>
        <w:spacing w:before="0" w:beforeAutospacing="0" w:after="0" w:afterAutospacing="0"/>
        <w:rPr>
          <w:rFonts w:ascii="Times New Roman" w:hAnsi="Times New Roman"/>
          <w:sz w:val="24"/>
          <w:szCs w:val="24"/>
        </w:rPr>
      </w:pPr>
    </w:p>
    <w:p w14:paraId="052F0093" w14:textId="1C1B8349" w:rsidR="008F13EB" w:rsidRDefault="00000000" w:rsidP="008F13EB">
      <w:pPr>
        <w:pStyle w:val="NormalWeb"/>
        <w:spacing w:before="0" w:beforeAutospacing="0" w:after="0" w:afterAutospacing="0"/>
        <w:rPr>
          <w:rFonts w:ascii="Times New Roman" w:hAnsi="Times New Roman"/>
          <w:sz w:val="24"/>
          <w:szCs w:val="24"/>
        </w:rPr>
      </w:pPr>
      <m:oMath>
        <m:sSubSup>
          <m:sSubSupPr>
            <m:ctrlPr>
              <w:rPr>
                <w:rFonts w:ascii="Cambria Math" w:hAnsi="Cambria Math"/>
                <w:i/>
                <w:sz w:val="21"/>
                <w:szCs w:val="21"/>
              </w:rPr>
            </m:ctrlPr>
          </m:sSubSupPr>
          <m:e>
            <m:r>
              <w:rPr>
                <w:rFonts w:ascii="Cambria Math" w:hAnsi="Cambria Math"/>
                <w:sz w:val="21"/>
                <w:szCs w:val="21"/>
              </w:rPr>
              <m:t>S</m:t>
            </m:r>
          </m:e>
          <m:sub>
            <m:r>
              <w:rPr>
                <w:rFonts w:ascii="Cambria Math" w:hAnsi="Cambria Math"/>
                <w:sz w:val="21"/>
                <w:szCs w:val="21"/>
              </w:rPr>
              <m:t>c</m:t>
            </m:r>
          </m:sub>
          <m:sup>
            <m:r>
              <w:rPr>
                <w:rFonts w:ascii="Cambria Math" w:hAnsi="Cambria Math"/>
                <w:sz w:val="21"/>
                <w:szCs w:val="21"/>
              </w:rPr>
              <m:t>k</m:t>
            </m:r>
          </m:sup>
        </m:sSubSup>
        <m:r>
          <w:rPr>
            <w:rFonts w:ascii="Cambria Math" w:hAnsi="Cambria Math"/>
            <w:sz w:val="21"/>
            <w:szCs w:val="21"/>
          </w:rPr>
          <m:t xml:space="preserve">= </m:t>
        </m:r>
        <m:f>
          <m:fPr>
            <m:ctrlPr>
              <w:rPr>
                <w:rFonts w:ascii="Cambria Math" w:hAnsi="Cambria Math"/>
                <w:i/>
                <w:sz w:val="21"/>
                <w:szCs w:val="21"/>
              </w:rPr>
            </m:ctrlPr>
          </m:fPr>
          <m:num>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S</m:t>
                    </m:r>
                  </m:e>
                  <m:sub>
                    <m:r>
                      <w:rPr>
                        <w:rFonts w:ascii="Cambria Math" w:hAnsi="Cambria Math"/>
                        <w:sz w:val="21"/>
                        <w:szCs w:val="21"/>
                      </w:rPr>
                      <m:t>c</m:t>
                    </m:r>
                  </m:sub>
                  <m:sup>
                    <m:r>
                      <w:rPr>
                        <w:rFonts w:ascii="Cambria Math" w:hAnsi="Cambria Math"/>
                        <w:sz w:val="21"/>
                        <w:szCs w:val="21"/>
                      </w:rPr>
                      <m:t>k-1</m:t>
                    </m:r>
                  </m:sup>
                </m:sSub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k-1</m:t>
                    </m:r>
                  </m:sup>
                </m:sSup>
              </m:e>
            </m:d>
            <m:r>
              <w:rPr>
                <w:rFonts w:ascii="Cambria Math" w:hAnsi="Cambria Math"/>
                <w:sz w:val="21"/>
                <w:szCs w:val="21"/>
              </w:rPr>
              <m:t xml:space="preserve">+ </m:t>
            </m:r>
            <m:nary>
              <m:naryPr>
                <m:chr m:val="∑"/>
                <m:limLoc m:val="subSup"/>
                <m:supHide m:val="1"/>
                <m:ctrlPr>
                  <w:rPr>
                    <w:rFonts w:ascii="Cambria Math" w:hAnsi="Cambria Math"/>
                    <w:i/>
                    <w:sz w:val="21"/>
                    <w:szCs w:val="21"/>
                  </w:rPr>
                </m:ctrlPr>
              </m:naryPr>
              <m:sub>
                <m:r>
                  <w:rPr>
                    <w:rFonts w:ascii="Cambria Math" w:hAnsi="Cambria Math"/>
                    <w:sz w:val="21"/>
                    <w:szCs w:val="21"/>
                  </w:rPr>
                  <m:t>i</m:t>
                </m:r>
              </m:sub>
              <m:sup/>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e>
                </m:d>
                <m:r>
                  <w:rPr>
                    <w:rFonts w:ascii="Cambria Math" w:hAnsi="Cambria Math"/>
                    <w:sz w:val="21"/>
                    <w:szCs w:val="21"/>
                  </w:rPr>
                  <m:t>-</m:t>
                </m:r>
                <m:nary>
                  <m:naryPr>
                    <m:chr m:val="∑"/>
                    <m:limLoc m:val="subSup"/>
                    <m:supHide m:val="1"/>
                    <m:ctrlPr>
                      <w:rPr>
                        <w:rFonts w:ascii="Cambria Math" w:hAnsi="Cambria Math"/>
                        <w:i/>
                        <w:sz w:val="21"/>
                        <w:szCs w:val="21"/>
                      </w:rPr>
                    </m:ctrlPr>
                  </m:naryPr>
                  <m:sub>
                    <m:r>
                      <w:rPr>
                        <w:rFonts w:ascii="Cambria Math" w:hAnsi="Cambria Math"/>
                        <w:sz w:val="21"/>
                        <w:szCs w:val="21"/>
                      </w:rPr>
                      <m:t>i</m:t>
                    </m:r>
                  </m:sub>
                  <m:sup/>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S</m:t>
                            </m:r>
                          </m:e>
                          <m:sub>
                            <m:r>
                              <w:rPr>
                                <w:rFonts w:ascii="Cambria Math" w:hAnsi="Cambria Math"/>
                                <w:sz w:val="21"/>
                                <w:szCs w:val="21"/>
                              </w:rPr>
                              <m:t>c</m:t>
                            </m:r>
                          </m:sub>
                          <m:sup>
                            <m:r>
                              <w:rPr>
                                <w:rFonts w:ascii="Cambria Math" w:hAnsi="Cambria Math"/>
                                <w:sz w:val="21"/>
                                <w:szCs w:val="21"/>
                              </w:rPr>
                              <m:t>k</m:t>
                            </m:r>
                          </m:sup>
                        </m:sSubSup>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j</m:t>
                            </m:r>
                          </m:sub>
                        </m:sSub>
                      </m:e>
                    </m:d>
                  </m:e>
                </m:nary>
              </m:e>
            </m:nary>
          </m:num>
          <m:den>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k</m:t>
                </m:r>
              </m:sup>
            </m:sSup>
          </m:den>
        </m:f>
      </m:oMath>
      <w:r w:rsidR="00453959" w:rsidRPr="00F82DD3">
        <w:rPr>
          <w:rFonts w:asciiTheme="minorHAnsi" w:hAnsiTheme="minorHAnsi"/>
          <w:sz w:val="21"/>
          <w:szCs w:val="21"/>
        </w:rPr>
        <w:tab/>
      </w:r>
      <w:r w:rsidR="008F13EB" w:rsidRPr="004F3A2F">
        <w:rPr>
          <w:rFonts w:ascii="Times New Roman" w:hAnsi="Times New Roman"/>
          <w:sz w:val="24"/>
          <w:szCs w:val="24"/>
        </w:rPr>
        <w:tab/>
      </w:r>
      <w:r w:rsidR="008F13EB" w:rsidRPr="004F3A2F">
        <w:rPr>
          <w:rFonts w:ascii="Times New Roman" w:hAnsi="Times New Roman"/>
          <w:sz w:val="24"/>
          <w:szCs w:val="24"/>
        </w:rPr>
        <w:tab/>
      </w:r>
      <w:r w:rsidR="008F13EB" w:rsidRPr="004F3A2F">
        <w:rPr>
          <w:rFonts w:ascii="Times New Roman" w:hAnsi="Times New Roman"/>
          <w:sz w:val="24"/>
          <w:szCs w:val="24"/>
        </w:rPr>
        <w:tab/>
      </w:r>
      <w:r w:rsidR="008F13EB" w:rsidRPr="004F3A2F">
        <w:rPr>
          <w:rFonts w:ascii="Times New Roman" w:hAnsi="Times New Roman"/>
          <w:sz w:val="24"/>
          <w:szCs w:val="24"/>
        </w:rPr>
        <w:tab/>
        <w:t xml:space="preserve">     </w:t>
      </w:r>
      <w:r w:rsidR="008F13EB" w:rsidRPr="004F3A2F">
        <w:rPr>
          <w:rFonts w:ascii="Times New Roman" w:hAnsi="Times New Roman"/>
          <w:sz w:val="24"/>
          <w:szCs w:val="24"/>
        </w:rPr>
        <w:tab/>
        <w:t>(</w:t>
      </w:r>
      <w:r w:rsidR="005F5421" w:rsidRPr="004F3A2F">
        <w:rPr>
          <w:rFonts w:ascii="Times New Roman" w:hAnsi="Times New Roman"/>
          <w:sz w:val="24"/>
          <w:szCs w:val="24"/>
        </w:rPr>
        <w:t>1</w:t>
      </w:r>
      <w:r w:rsidR="00EF2CBE">
        <w:rPr>
          <w:rFonts w:ascii="Times New Roman" w:hAnsi="Times New Roman"/>
          <w:sz w:val="24"/>
          <w:szCs w:val="24"/>
        </w:rPr>
        <w:t>5</w:t>
      </w:r>
      <w:r w:rsidR="005F5421" w:rsidRPr="004F3A2F">
        <w:rPr>
          <w:rFonts w:ascii="Times New Roman" w:hAnsi="Times New Roman"/>
          <w:sz w:val="24"/>
          <w:szCs w:val="24"/>
        </w:rPr>
        <w:t>-</w:t>
      </w:r>
      <w:r w:rsidR="008F13EB" w:rsidRPr="004F3A2F">
        <w:rPr>
          <w:rFonts w:ascii="Times New Roman" w:hAnsi="Times New Roman"/>
          <w:sz w:val="24"/>
          <w:szCs w:val="24"/>
        </w:rPr>
        <w:t>1)</w:t>
      </w:r>
    </w:p>
    <w:p w14:paraId="629CE36D" w14:textId="46E5ECE7" w:rsidR="008F13EB" w:rsidRPr="004F3A2F" w:rsidRDefault="00453959" w:rsidP="008F13EB">
      <w:pPr>
        <w:pStyle w:val="NormalWeb"/>
        <w:spacing w:before="0" w:beforeAutospacing="0" w:after="0" w:afterAutospacing="0"/>
        <w:rPr>
          <w:rFonts w:ascii="Times New Roman" w:hAnsi="Times New Roman"/>
          <w:sz w:val="24"/>
          <w:szCs w:val="24"/>
        </w:rPr>
      </w:pPr>
      <w:r w:rsidRPr="00F82DD3">
        <w:rPr>
          <w:rFonts w:asciiTheme="minorHAnsi" w:hAnsiTheme="minorHAnsi"/>
          <w:sz w:val="21"/>
          <w:szCs w:val="21"/>
        </w:rPr>
        <w:t xml:space="preserve">where </w:t>
      </w:r>
      <m:oMath>
        <m:sSubSup>
          <m:sSubSupPr>
            <m:ctrlPr>
              <w:rPr>
                <w:rFonts w:ascii="Cambria Math" w:hAnsi="Cambria Math"/>
                <w:i/>
                <w:sz w:val="21"/>
                <w:szCs w:val="21"/>
              </w:rPr>
            </m:ctrlPr>
          </m:sSubSupPr>
          <m:e>
            <m:r>
              <w:rPr>
                <w:rFonts w:ascii="Cambria Math" w:hAnsi="Cambria Math"/>
                <w:sz w:val="21"/>
                <w:szCs w:val="21"/>
              </w:rPr>
              <m:t>S</m:t>
            </m:r>
          </m:e>
          <m:sub>
            <m:r>
              <w:rPr>
                <w:rFonts w:ascii="Cambria Math" w:hAnsi="Cambria Math"/>
                <w:sz w:val="21"/>
                <w:szCs w:val="21"/>
              </w:rPr>
              <m:t>c</m:t>
            </m:r>
          </m:sub>
          <m:sup>
            <m:r>
              <w:rPr>
                <w:rFonts w:ascii="Cambria Math" w:hAnsi="Cambria Math"/>
                <w:sz w:val="21"/>
                <w:szCs w:val="21"/>
              </w:rPr>
              <m:t>k</m:t>
            </m:r>
          </m:sup>
        </m:sSubSup>
      </m:oMath>
      <w:r w:rsidRPr="00F82DD3">
        <w:rPr>
          <w:rFonts w:asciiTheme="minorHAnsi" w:hAnsiTheme="minorHAnsi"/>
          <w:sz w:val="21"/>
          <w:szCs w:val="21"/>
        </w:rPr>
        <w:t xml:space="preserve"> is the fraction of stock </w:t>
      </w:r>
      <w:r w:rsidRPr="00F82DD3">
        <w:rPr>
          <w:rFonts w:asciiTheme="minorHAnsi" w:hAnsiTheme="minorHAnsi"/>
          <w:i/>
          <w:sz w:val="21"/>
          <w:szCs w:val="21"/>
        </w:rPr>
        <w:t xml:space="preserve">S </w:t>
      </w:r>
      <w:r w:rsidRPr="00F82DD3">
        <w:rPr>
          <w:rFonts w:asciiTheme="minorHAnsi" w:hAnsiTheme="minorHAnsi"/>
          <w:sz w:val="21"/>
          <w:szCs w:val="21"/>
        </w:rPr>
        <w:t xml:space="preserve">composed of component </w:t>
      </w:r>
      <w:proofErr w:type="spellStart"/>
      <w:r w:rsidRPr="00F82DD3">
        <w:rPr>
          <w:rFonts w:asciiTheme="minorHAnsi" w:hAnsiTheme="minorHAnsi"/>
          <w:i/>
          <w:sz w:val="21"/>
          <w:szCs w:val="21"/>
        </w:rPr>
        <w:t xml:space="preserve">c </w:t>
      </w:r>
      <w:r w:rsidRPr="00F82DD3">
        <w:rPr>
          <w:rFonts w:asciiTheme="minorHAnsi" w:hAnsiTheme="minorHAnsi"/>
          <w:sz w:val="21"/>
          <w:szCs w:val="21"/>
        </w:rPr>
        <w:t>at</w:t>
      </w:r>
      <w:proofErr w:type="spellEnd"/>
      <w:r w:rsidRPr="00F82DD3">
        <w:rPr>
          <w:rFonts w:asciiTheme="minorHAnsi" w:hAnsiTheme="minorHAnsi"/>
          <w:sz w:val="21"/>
          <w:szCs w:val="21"/>
        </w:rPr>
        <w:t xml:space="preserve"> time </w:t>
      </w:r>
      <w:r>
        <w:rPr>
          <w:rFonts w:asciiTheme="minorHAnsi" w:hAnsiTheme="minorHAnsi"/>
          <w:i/>
          <w:sz w:val="21"/>
          <w:szCs w:val="21"/>
        </w:rPr>
        <w:t>k</w:t>
      </w:r>
      <w:r w:rsidRPr="00F82DD3">
        <w:rPr>
          <w:rFonts w:asciiTheme="minorHAnsi" w:hAnsiTheme="minorHAnsi"/>
          <w:i/>
          <w:sz w:val="21"/>
          <w:szCs w:val="21"/>
        </w:rPr>
        <w:t xml:space="preserve">. </w:t>
      </w:r>
      <m:oMath>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k</m:t>
            </m:r>
          </m:sup>
        </m:sSup>
      </m:oMath>
      <w:r w:rsidRPr="00F82DD3">
        <w:rPr>
          <w:rFonts w:asciiTheme="minorHAnsi" w:hAnsiTheme="minorHAnsi"/>
          <w:i/>
          <w:sz w:val="21"/>
          <w:szCs w:val="21"/>
        </w:rPr>
        <w:t xml:space="preserve"> </w:t>
      </w:r>
      <w:r w:rsidRPr="00F82DD3">
        <w:rPr>
          <w:rFonts w:asciiTheme="minorHAnsi" w:hAnsiTheme="minorHAnsi"/>
          <w:sz w:val="21"/>
          <w:szCs w:val="21"/>
        </w:rPr>
        <w:t xml:space="preserve">is the total volume of stock </w:t>
      </w:r>
      <w:r w:rsidRPr="00F82DD3">
        <w:rPr>
          <w:rFonts w:asciiTheme="minorHAnsi" w:hAnsiTheme="minorHAnsi"/>
          <w:i/>
          <w:sz w:val="21"/>
          <w:szCs w:val="21"/>
        </w:rPr>
        <w:t xml:space="preserve">S </w:t>
      </w:r>
      <w:r w:rsidRPr="00F82DD3">
        <w:rPr>
          <w:rFonts w:asciiTheme="minorHAnsi" w:hAnsiTheme="minorHAnsi"/>
          <w:sz w:val="21"/>
          <w:szCs w:val="21"/>
        </w:rPr>
        <w:t xml:space="preserve">at time </w:t>
      </w:r>
      <w:r>
        <w:rPr>
          <w:rFonts w:asciiTheme="minorHAnsi" w:hAnsiTheme="minorHAnsi"/>
          <w:i/>
          <w:sz w:val="21"/>
          <w:szCs w:val="21"/>
        </w:rPr>
        <w:t>k</w:t>
      </w:r>
      <w:r w:rsidRPr="00F82DD3">
        <w:rPr>
          <w:rFonts w:asciiTheme="minorHAnsi" w:hAnsiTheme="minorHAnsi"/>
          <w:sz w:val="21"/>
          <w:szCs w:val="21"/>
        </w:rPr>
        <w:t>.</w:t>
      </w:r>
      <w:r w:rsidRPr="00F82DD3">
        <w:rPr>
          <w:rFonts w:asciiTheme="minorHAnsi" w:hAnsiTheme="minorHAnsi"/>
          <w:i/>
          <w:sz w:val="21"/>
          <w:szCs w:val="21"/>
        </w:rPr>
        <w:t xml:space="preserve"> I</w:t>
      </w:r>
      <w:r w:rsidRPr="00F82DD3">
        <w:rPr>
          <w:rFonts w:asciiTheme="minorHAnsi" w:hAnsiTheme="minorHAnsi"/>
          <w:i/>
          <w:sz w:val="21"/>
          <w:szCs w:val="21"/>
          <w:vertAlign w:val="subscript"/>
        </w:rPr>
        <w:t>i</w:t>
      </w:r>
      <w:r w:rsidRPr="00F82DD3">
        <w:rPr>
          <w:rFonts w:asciiTheme="minorHAnsi" w:hAnsiTheme="minorHAnsi"/>
          <w:sz w:val="21"/>
          <w:szCs w:val="21"/>
          <w:vertAlign w:val="subscript"/>
        </w:rPr>
        <w:t xml:space="preserve"> </w:t>
      </w:r>
      <w:r w:rsidRPr="00F82DD3">
        <w:rPr>
          <w:rFonts w:asciiTheme="minorHAnsi" w:hAnsiTheme="minorHAnsi"/>
          <w:sz w:val="21"/>
          <w:szCs w:val="21"/>
        </w:rPr>
        <w:t xml:space="preserve">are inflows to and </w:t>
      </w:r>
      <w:r w:rsidRPr="00F82DD3">
        <w:rPr>
          <w:rFonts w:asciiTheme="minorHAnsi" w:hAnsiTheme="minorHAnsi"/>
          <w:i/>
          <w:sz w:val="21"/>
          <w:szCs w:val="21"/>
        </w:rPr>
        <w:t>O</w:t>
      </w:r>
      <w:r w:rsidRPr="00F82DD3">
        <w:rPr>
          <w:rFonts w:asciiTheme="minorHAnsi" w:hAnsiTheme="minorHAnsi"/>
          <w:i/>
          <w:sz w:val="21"/>
          <w:szCs w:val="21"/>
          <w:vertAlign w:val="subscript"/>
        </w:rPr>
        <w:t>j</w:t>
      </w:r>
      <w:r w:rsidRPr="00F82DD3">
        <w:rPr>
          <w:rFonts w:asciiTheme="minorHAnsi" w:hAnsiTheme="minorHAnsi"/>
          <w:sz w:val="21"/>
          <w:szCs w:val="21"/>
        </w:rPr>
        <w:t xml:space="preserve"> are outflows from stock </w:t>
      </w:r>
      <w:r w:rsidRPr="00F82DD3">
        <w:rPr>
          <w:rFonts w:asciiTheme="minorHAnsi" w:hAnsiTheme="minorHAnsi"/>
          <w:i/>
          <w:sz w:val="21"/>
          <w:szCs w:val="21"/>
        </w:rPr>
        <w:t>S</w:t>
      </w:r>
      <w:r w:rsidRPr="00F82DD3">
        <w:rPr>
          <w:rFonts w:asciiTheme="minorHAnsi" w:hAnsiTheme="minorHAnsi"/>
          <w:sz w:val="21"/>
          <w:szCs w:val="21"/>
        </w:rPr>
        <w:t>,</w:t>
      </w:r>
      <w:r w:rsidRPr="00F82DD3">
        <w:rPr>
          <w:rFonts w:asciiTheme="minorHAnsi" w:hAnsiTheme="minorHAnsi"/>
          <w:i/>
          <w:sz w:val="21"/>
          <w:szCs w:val="21"/>
        </w:rPr>
        <w:t xml:space="preserve"> </w:t>
      </w:r>
      <w:r w:rsidRPr="00F82DD3">
        <w:rPr>
          <w:rFonts w:asciiTheme="minorHAnsi" w:hAnsiTheme="minorHAnsi"/>
          <w:sz w:val="21"/>
          <w:szCs w:val="21"/>
        </w:rPr>
        <w:t xml:space="preserve">with </w:t>
      </w:r>
      <w:r w:rsidRPr="00F82DD3">
        <w:rPr>
          <w:rFonts w:asciiTheme="minorHAnsi" w:hAnsiTheme="minorHAnsi"/>
          <w:i/>
          <w:sz w:val="21"/>
          <w:szCs w:val="21"/>
        </w:rPr>
        <w:t>I</w:t>
      </w:r>
      <w:r w:rsidRPr="00F82DD3">
        <w:rPr>
          <w:rFonts w:asciiTheme="minorHAnsi" w:hAnsiTheme="minorHAnsi"/>
          <w:i/>
          <w:sz w:val="21"/>
          <w:szCs w:val="21"/>
          <w:vertAlign w:val="subscript"/>
        </w:rPr>
        <w:t>c,i</w:t>
      </w:r>
      <w:r w:rsidRPr="00F82DD3">
        <w:rPr>
          <w:rFonts w:asciiTheme="minorHAnsi" w:hAnsiTheme="minorHAnsi"/>
          <w:sz w:val="21"/>
          <w:szCs w:val="21"/>
          <w:vertAlign w:val="subscript"/>
        </w:rPr>
        <w:t xml:space="preserve"> </w:t>
      </w:r>
      <w:r w:rsidRPr="00F82DD3">
        <w:rPr>
          <w:rFonts w:asciiTheme="minorHAnsi" w:hAnsiTheme="minorHAnsi"/>
          <w:sz w:val="21"/>
          <w:szCs w:val="21"/>
        </w:rPr>
        <w:t xml:space="preserve">the fractions of the </w:t>
      </w:r>
      <w:r w:rsidRPr="00F82DD3">
        <w:rPr>
          <w:rFonts w:asciiTheme="minorHAnsi" w:hAnsiTheme="minorHAnsi"/>
          <w:i/>
          <w:sz w:val="21"/>
          <w:szCs w:val="21"/>
        </w:rPr>
        <w:t>i</w:t>
      </w:r>
      <w:r w:rsidRPr="00F82DD3">
        <w:rPr>
          <w:rFonts w:asciiTheme="minorHAnsi" w:hAnsiTheme="minorHAnsi"/>
          <w:sz w:val="21"/>
          <w:szCs w:val="21"/>
        </w:rPr>
        <w:t xml:space="preserve">th flow composed of component </w:t>
      </w:r>
      <w:r>
        <w:rPr>
          <w:rFonts w:asciiTheme="minorHAnsi" w:hAnsiTheme="minorHAnsi"/>
          <w:i/>
          <w:sz w:val="21"/>
          <w:szCs w:val="21"/>
        </w:rPr>
        <w:t xml:space="preserve">c </w:t>
      </w:r>
      <w:r>
        <w:rPr>
          <w:rFonts w:asciiTheme="minorHAnsi" w:hAnsiTheme="minorHAnsi"/>
          <w:iCs/>
          <w:sz w:val="21"/>
          <w:szCs w:val="21"/>
        </w:rPr>
        <w:t xml:space="preserve">all at time-step </w:t>
      </w:r>
      <m:oMath>
        <m:r>
          <w:rPr>
            <w:rFonts w:ascii="Cambria Math" w:hAnsi="Cambria Math"/>
            <w:sz w:val="21"/>
            <w:szCs w:val="21"/>
          </w:rPr>
          <m:t>k</m:t>
        </m:r>
      </m:oMath>
      <w:r>
        <w:rPr>
          <w:rFonts w:asciiTheme="minorHAnsi" w:hAnsiTheme="minorHAnsi"/>
          <w:iCs/>
          <w:sz w:val="21"/>
          <w:szCs w:val="21"/>
        </w:rPr>
        <w:t>.  Component stocks (</w:t>
      </w:r>
      <m:oMath>
        <m:sSubSup>
          <m:sSubSupPr>
            <m:ctrlPr>
              <w:rPr>
                <w:rFonts w:ascii="Cambria Math" w:hAnsi="Cambria Math"/>
                <w:i/>
                <w:iCs/>
                <w:sz w:val="21"/>
                <w:szCs w:val="21"/>
              </w:rPr>
            </m:ctrlPr>
          </m:sSubSupPr>
          <m:e>
            <m:r>
              <w:rPr>
                <w:rFonts w:ascii="Cambria Math" w:hAnsi="Cambria Math"/>
                <w:sz w:val="21"/>
                <w:szCs w:val="21"/>
              </w:rPr>
              <m:t>S</m:t>
            </m:r>
          </m:e>
          <m:sub>
            <m:r>
              <w:rPr>
                <w:rFonts w:ascii="Cambria Math" w:hAnsi="Cambria Math"/>
                <w:sz w:val="21"/>
                <w:szCs w:val="21"/>
              </w:rPr>
              <m:t>c</m:t>
            </m:r>
          </m:sub>
          <m:sup>
            <m:r>
              <w:rPr>
                <w:rFonts w:ascii="Cambria Math" w:hAnsi="Cambria Math"/>
                <w:sz w:val="21"/>
                <w:szCs w:val="21"/>
              </w:rPr>
              <m:t>k</m:t>
            </m:r>
          </m:sup>
        </m:sSubSup>
      </m:oMath>
      <w:r>
        <w:rPr>
          <w:rFonts w:asciiTheme="minorHAnsi" w:hAnsiTheme="minorHAnsi"/>
          <w:iCs/>
          <w:sz w:val="21"/>
          <w:szCs w:val="21"/>
        </w:rPr>
        <w:t>) are updated throughout the timestep such that solution is split into multiple operators as the various fluxes impact each stock</w:t>
      </w:r>
      <w:commentRangeStart w:id="363"/>
      <w:commentRangeStart w:id="364"/>
      <w:commentRangeEnd w:id="363"/>
      <w:r w:rsidR="00895A2E" w:rsidRPr="004F3A2F">
        <w:rPr>
          <w:rStyle w:val="CommentReference"/>
          <w:rFonts w:ascii="Times New Roman" w:hAnsi="Times New Roman"/>
          <w:lang w:val="en"/>
        </w:rPr>
        <w:commentReference w:id="363"/>
      </w:r>
      <w:commentRangeEnd w:id="364"/>
      <w:r>
        <w:rPr>
          <w:rStyle w:val="CommentReference"/>
          <w:rFonts w:ascii="Arial" w:hAnsi="Arial" w:cs="Arial"/>
          <w:lang w:val="en"/>
        </w:rPr>
        <w:commentReference w:id="364"/>
      </w:r>
      <w:r w:rsidR="008F13EB" w:rsidRPr="004F3A2F">
        <w:rPr>
          <w:rFonts w:ascii="Times New Roman" w:hAnsi="Times New Roman"/>
          <w:i/>
          <w:sz w:val="24"/>
          <w:szCs w:val="24"/>
        </w:rPr>
        <w:t>.</w:t>
      </w:r>
      <w:r w:rsidR="008F13EB" w:rsidRPr="004F3A2F">
        <w:rPr>
          <w:rFonts w:ascii="Times New Roman" w:hAnsi="Times New Roman"/>
          <w:sz w:val="24"/>
          <w:szCs w:val="24"/>
        </w:rPr>
        <w:t xml:space="preserve"> </w:t>
      </w:r>
    </w:p>
    <w:p w14:paraId="37CDBF50" w14:textId="77777777" w:rsidR="008F13EB" w:rsidRPr="004F3A2F" w:rsidRDefault="008F13EB" w:rsidP="008F13EB">
      <w:pPr>
        <w:pStyle w:val="NormalWeb"/>
        <w:spacing w:before="0" w:beforeAutospacing="0" w:after="0" w:afterAutospacing="0"/>
        <w:rPr>
          <w:rFonts w:ascii="Times New Roman" w:hAnsi="Times New Roman"/>
          <w:sz w:val="24"/>
          <w:szCs w:val="24"/>
        </w:rPr>
      </w:pPr>
    </w:p>
    <w:p w14:paraId="6B313D6C" w14:textId="77777777" w:rsidR="008F13EB" w:rsidRPr="004F3A2F" w:rsidRDefault="008F13EB" w:rsidP="008F13EB">
      <w:pPr>
        <w:pStyle w:val="NormalWeb"/>
        <w:spacing w:before="0" w:beforeAutospacing="0" w:after="0" w:afterAutospacing="0"/>
        <w:rPr>
          <w:rFonts w:ascii="Times New Roman" w:hAnsi="Times New Roman"/>
          <w:sz w:val="24"/>
          <w:szCs w:val="24"/>
        </w:rPr>
      </w:pPr>
      <w:r w:rsidRPr="004F3A2F">
        <w:rPr>
          <w:rFonts w:ascii="Times New Roman" w:hAnsi="Times New Roman"/>
          <w:sz w:val="24"/>
          <w:szCs w:val="24"/>
        </w:rPr>
        <w:t xml:space="preserve">All stocks and flows are considered well-mixed, so that the flows out of a stock have the same fractional water source components as the stock itself.  All stocks are initialized with </w:t>
      </w:r>
      <w:r w:rsidRPr="004F3A2F">
        <w:rPr>
          <w:rFonts w:ascii="Times New Roman" w:hAnsi="Times New Roman"/>
          <w:i/>
          <w:sz w:val="24"/>
          <w:szCs w:val="24"/>
        </w:rPr>
        <w:t>S</w:t>
      </w:r>
      <w:r w:rsidRPr="004F3A2F">
        <w:rPr>
          <w:rFonts w:ascii="Times New Roman" w:hAnsi="Times New Roman"/>
          <w:i/>
          <w:sz w:val="24"/>
          <w:szCs w:val="24"/>
          <w:vertAlign w:val="subscript"/>
        </w:rPr>
        <w:t>c</w:t>
      </w:r>
      <w:r w:rsidRPr="004F3A2F">
        <w:rPr>
          <w:rFonts w:ascii="Times New Roman" w:hAnsi="Times New Roman"/>
          <w:iCs/>
          <w:sz w:val="24"/>
          <w:szCs w:val="24"/>
        </w:rPr>
        <w:t xml:space="preserve"> = 1 for a default component </w:t>
      </w:r>
      <w:r w:rsidRPr="004F3A2F">
        <w:rPr>
          <w:rFonts w:ascii="Times New Roman" w:hAnsi="Times New Roman"/>
          <w:i/>
          <w:sz w:val="24"/>
          <w:szCs w:val="24"/>
        </w:rPr>
        <w:t>c</w:t>
      </w:r>
      <w:r w:rsidRPr="004F3A2F">
        <w:rPr>
          <w:rFonts w:ascii="Times New Roman" w:hAnsi="Times New Roman"/>
          <w:iCs/>
          <w:sz w:val="24"/>
          <w:szCs w:val="24"/>
        </w:rPr>
        <w:t>.  See tracking options below for a description of the default components.</w:t>
      </w:r>
      <w:r w:rsidRPr="004F3A2F">
        <w:rPr>
          <w:rFonts w:ascii="Times New Roman" w:hAnsi="Times New Roman"/>
          <w:sz w:val="24"/>
          <w:szCs w:val="24"/>
        </w:rPr>
        <w:t xml:space="preserve">  </w:t>
      </w:r>
    </w:p>
    <w:p w14:paraId="5B0E3E83" w14:textId="77777777" w:rsidR="008F13EB" w:rsidRPr="004F3A2F" w:rsidRDefault="008F13EB" w:rsidP="008F13EB">
      <w:pPr>
        <w:pStyle w:val="NormalWeb"/>
        <w:spacing w:before="0" w:beforeAutospacing="0" w:after="0" w:afterAutospacing="0"/>
        <w:rPr>
          <w:rFonts w:ascii="Times New Roman" w:hAnsi="Times New Roman"/>
          <w:sz w:val="24"/>
          <w:szCs w:val="24"/>
        </w:rPr>
      </w:pPr>
    </w:p>
    <w:p w14:paraId="4C80FF2E" w14:textId="2E8BE855" w:rsidR="008F13EB" w:rsidRPr="004F3A2F" w:rsidRDefault="00453959" w:rsidP="008F13EB">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Depending on application for which tracking is being used, managing tracked components </w:t>
      </w:r>
      <w:r w:rsidR="00B65C4B">
        <w:rPr>
          <w:rFonts w:ascii="Times New Roman" w:hAnsi="Times New Roman"/>
          <w:sz w:val="24"/>
          <w:szCs w:val="24"/>
        </w:rPr>
        <w:t xml:space="preserve">through </w:t>
      </w:r>
      <w:r>
        <w:rPr>
          <w:rFonts w:ascii="Times New Roman" w:hAnsi="Times New Roman"/>
          <w:sz w:val="24"/>
          <w:szCs w:val="24"/>
        </w:rPr>
        <w:t xml:space="preserve">spinup may </w:t>
      </w:r>
      <w:r w:rsidR="00B65C4B">
        <w:rPr>
          <w:rFonts w:ascii="Times New Roman" w:hAnsi="Times New Roman"/>
          <w:sz w:val="24"/>
          <w:szCs w:val="24"/>
        </w:rPr>
        <w:t>need different assumptions</w:t>
      </w:r>
      <w:r>
        <w:rPr>
          <w:rFonts w:ascii="Times New Roman" w:hAnsi="Times New Roman"/>
          <w:sz w:val="24"/>
          <w:szCs w:val="24"/>
        </w:rPr>
        <w:t xml:space="preserve">.   </w:t>
      </w:r>
      <w:r w:rsidR="00B65C4B">
        <w:rPr>
          <w:rFonts w:ascii="Times New Roman" w:hAnsi="Times New Roman"/>
          <w:sz w:val="24"/>
          <w:szCs w:val="24"/>
        </w:rPr>
        <w:t xml:space="preserve">WBM provides </w:t>
      </w:r>
      <w:commentRangeStart w:id="365"/>
      <w:r w:rsidR="008F13EB" w:rsidRPr="004F3A2F">
        <w:rPr>
          <w:rFonts w:ascii="Times New Roman" w:hAnsi="Times New Roman"/>
          <w:sz w:val="24"/>
          <w:szCs w:val="24"/>
        </w:rPr>
        <w:t>t</w:t>
      </w:r>
      <w:r w:rsidR="00B65C4B">
        <w:rPr>
          <w:rFonts w:ascii="Times New Roman" w:hAnsi="Times New Roman"/>
          <w:sz w:val="24"/>
          <w:szCs w:val="24"/>
        </w:rPr>
        <w:t>wo</w:t>
      </w:r>
      <w:r w:rsidR="008F13EB" w:rsidRPr="004F3A2F">
        <w:rPr>
          <w:rFonts w:ascii="Times New Roman" w:hAnsi="Times New Roman"/>
          <w:sz w:val="24"/>
          <w:szCs w:val="24"/>
        </w:rPr>
        <w:t xml:space="preserve"> options for </w:t>
      </w:r>
      <w:r w:rsidR="00B65C4B">
        <w:rPr>
          <w:rFonts w:ascii="Times New Roman" w:hAnsi="Times New Roman"/>
          <w:sz w:val="24"/>
          <w:szCs w:val="24"/>
        </w:rPr>
        <w:t xml:space="preserve">managing components through </w:t>
      </w:r>
      <w:r w:rsidR="008F13EB" w:rsidRPr="004F3A2F">
        <w:rPr>
          <w:rFonts w:ascii="Times New Roman" w:hAnsi="Times New Roman"/>
          <w:sz w:val="24"/>
          <w:szCs w:val="24"/>
        </w:rPr>
        <w:t>spinup:</w:t>
      </w:r>
    </w:p>
    <w:p w14:paraId="0BCA6E84" w14:textId="79A3BE75" w:rsidR="008F13EB" w:rsidRPr="004F3A2F" w:rsidRDefault="008F13EB" w:rsidP="008F13EB">
      <w:pPr>
        <w:pStyle w:val="NormalWeb"/>
        <w:numPr>
          <w:ilvl w:val="0"/>
          <w:numId w:val="22"/>
        </w:numPr>
        <w:spacing w:before="0" w:beforeAutospacing="0" w:after="0" w:afterAutospacing="0"/>
        <w:rPr>
          <w:rFonts w:ascii="Times New Roman" w:hAnsi="Times New Roman"/>
          <w:sz w:val="24"/>
          <w:szCs w:val="24"/>
        </w:rPr>
      </w:pPr>
      <w:r w:rsidRPr="004F3A2F">
        <w:rPr>
          <w:rFonts w:ascii="Times New Roman" w:hAnsi="Times New Roman"/>
          <w:sz w:val="24"/>
          <w:szCs w:val="24"/>
        </w:rPr>
        <w:t>Tracking occurs through spinup, and the model simulation period begins with stocks mix</w:t>
      </w:r>
      <w:r w:rsidR="00B65C4B">
        <w:rPr>
          <w:rFonts w:ascii="Times New Roman" w:hAnsi="Times New Roman"/>
          <w:sz w:val="24"/>
          <w:szCs w:val="24"/>
        </w:rPr>
        <w:t xml:space="preserve">tures reflecting mixtures at the end of spinup. </w:t>
      </w:r>
    </w:p>
    <w:p w14:paraId="1088CCAB" w14:textId="13BB8A74" w:rsidR="008F13EB" w:rsidRPr="00020BB1" w:rsidRDefault="008F13EB" w:rsidP="00020BB1">
      <w:pPr>
        <w:pStyle w:val="NormalWeb"/>
        <w:numPr>
          <w:ilvl w:val="0"/>
          <w:numId w:val="22"/>
        </w:numPr>
        <w:spacing w:before="0" w:beforeAutospacing="0" w:after="0" w:afterAutospacing="0"/>
        <w:rPr>
          <w:rFonts w:ascii="Times New Roman" w:hAnsi="Times New Roman"/>
          <w:sz w:val="24"/>
          <w:szCs w:val="24"/>
        </w:rPr>
      </w:pPr>
      <w:r w:rsidRPr="004F3A2F">
        <w:rPr>
          <w:rFonts w:ascii="Times New Roman" w:hAnsi="Times New Roman"/>
          <w:sz w:val="24"/>
          <w:szCs w:val="24"/>
        </w:rPr>
        <w:t xml:space="preserve">All stocks are reset to </w:t>
      </w:r>
      <w:r w:rsidRPr="004F3A2F">
        <w:rPr>
          <w:rFonts w:ascii="Times New Roman" w:hAnsi="Times New Roman"/>
          <w:iCs/>
          <w:sz w:val="24"/>
          <w:szCs w:val="24"/>
        </w:rPr>
        <w:t>at the beginning of the simulation period.</w:t>
      </w:r>
      <w:commentRangeEnd w:id="365"/>
      <w:r w:rsidR="00895A2E" w:rsidRPr="004F3A2F">
        <w:rPr>
          <w:rStyle w:val="CommentReference"/>
          <w:rFonts w:ascii="Times New Roman" w:hAnsi="Times New Roman"/>
          <w:lang w:val="en"/>
        </w:rPr>
        <w:commentReference w:id="365"/>
      </w:r>
    </w:p>
    <w:p w14:paraId="1CBB36F2" w14:textId="0781D505" w:rsidR="00020BB1" w:rsidRPr="00020BB1" w:rsidRDefault="00020BB1" w:rsidP="00020BB1">
      <w:pPr>
        <w:pStyle w:val="NormalWeb"/>
        <w:spacing w:before="0" w:beforeAutospacing="0" w:after="0" w:afterAutospacing="0"/>
        <w:rPr>
          <w:rFonts w:ascii="Times New Roman" w:hAnsi="Times New Roman"/>
          <w:sz w:val="24"/>
          <w:szCs w:val="24"/>
        </w:rPr>
      </w:pPr>
      <w:r>
        <w:rPr>
          <w:rFonts w:ascii="Times New Roman" w:hAnsi="Times New Roman"/>
          <w:iCs/>
          <w:sz w:val="24"/>
          <w:szCs w:val="24"/>
        </w:rPr>
        <w:t>Option 1 is appropriate in identifying the most representative characterization of components within any stock. Option 2 is appropriate when accumulating the flux of a specific component during a dynamic simulation.</w:t>
      </w:r>
    </w:p>
    <w:p w14:paraId="6B207E95" w14:textId="77777777" w:rsidR="008F13EB" w:rsidRPr="004F3A2F" w:rsidRDefault="008F13EB" w:rsidP="008F13EB">
      <w:pPr>
        <w:pStyle w:val="NormalWeb"/>
        <w:spacing w:before="0" w:beforeAutospacing="0" w:after="0" w:afterAutospacing="0"/>
        <w:rPr>
          <w:rFonts w:ascii="Times New Roman" w:hAnsi="Times New Roman"/>
          <w:iCs/>
          <w:sz w:val="24"/>
          <w:szCs w:val="24"/>
        </w:rPr>
      </w:pPr>
    </w:p>
    <w:p w14:paraId="58A4F863" w14:textId="77777777" w:rsidR="008F13EB" w:rsidRPr="004F3A2F" w:rsidRDefault="008F13EB" w:rsidP="008F13EB">
      <w:pPr>
        <w:pStyle w:val="NormalWeb"/>
        <w:spacing w:before="0" w:beforeAutospacing="0" w:after="0" w:afterAutospacing="0"/>
        <w:rPr>
          <w:rFonts w:ascii="Times New Roman" w:hAnsi="Times New Roman"/>
          <w:b/>
          <w:bCs/>
          <w:sz w:val="24"/>
          <w:szCs w:val="24"/>
        </w:rPr>
      </w:pPr>
      <w:r w:rsidRPr="004F3A2F">
        <w:rPr>
          <w:rFonts w:ascii="Times New Roman" w:hAnsi="Times New Roman"/>
          <w:b/>
          <w:bCs/>
          <w:iCs/>
          <w:sz w:val="24"/>
          <w:szCs w:val="24"/>
        </w:rPr>
        <w:t>WBM Tracking Categories:</w:t>
      </w:r>
    </w:p>
    <w:p w14:paraId="4BD9DB49"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t>WBM currently has four types of water components that can be tracked:</w:t>
      </w:r>
    </w:p>
    <w:p w14:paraId="7FBE59E1" w14:textId="77777777" w:rsidR="008F13EB" w:rsidRPr="004F3A2F" w:rsidRDefault="008F13EB" w:rsidP="008F13EB">
      <w:pPr>
        <w:rPr>
          <w:rFonts w:ascii="Times New Roman" w:hAnsi="Times New Roman" w:cs="Times New Roman"/>
        </w:rPr>
      </w:pPr>
    </w:p>
    <w:p w14:paraId="448B0F30" w14:textId="77777777" w:rsidR="008F13EB" w:rsidRPr="004F3A2F" w:rsidRDefault="008F13EB" w:rsidP="008F13EB">
      <w:pPr>
        <w:pStyle w:val="ListParagraph"/>
        <w:numPr>
          <w:ilvl w:val="0"/>
          <w:numId w:val="23"/>
        </w:numPr>
        <w:spacing w:after="0" w:line="240" w:lineRule="auto"/>
        <w:rPr>
          <w:rFonts w:ascii="Times New Roman" w:hAnsi="Times New Roman" w:cs="Times New Roman"/>
        </w:rPr>
      </w:pPr>
      <w:r w:rsidRPr="004F3A2F">
        <w:rPr>
          <w:rFonts w:ascii="Times New Roman" w:hAnsi="Times New Roman" w:cs="Times New Roman"/>
        </w:rPr>
        <w:t>Primary source components</w:t>
      </w:r>
    </w:p>
    <w:p w14:paraId="25D2876B" w14:textId="77777777" w:rsidR="008F13EB" w:rsidRPr="004F3A2F" w:rsidRDefault="008F13EB" w:rsidP="008F13EB">
      <w:pPr>
        <w:pStyle w:val="ListParagraph"/>
        <w:rPr>
          <w:rFonts w:ascii="Times New Roman" w:hAnsi="Times New Roman" w:cs="Times New Roman"/>
        </w:rPr>
      </w:pPr>
      <w:r w:rsidRPr="004F3A2F">
        <w:rPr>
          <w:rFonts w:ascii="Times New Roman" w:hAnsi="Times New Roman" w:cs="Times New Roman"/>
        </w:rPr>
        <w:t xml:space="preserve">Primary source components are: rainwater, snow melt, glacier melt, and unsustainable groundwater.  The default initialization category here is rainwater.  Glacier melt can only be tracked if glacier water is provided as a model input.  </w:t>
      </w:r>
    </w:p>
    <w:p w14:paraId="18A1EBB1" w14:textId="77777777" w:rsidR="008F13EB" w:rsidRPr="004F3A2F" w:rsidRDefault="008F13EB" w:rsidP="008F13EB">
      <w:pPr>
        <w:pStyle w:val="ListParagraph"/>
        <w:rPr>
          <w:rFonts w:ascii="Times New Roman" w:hAnsi="Times New Roman" w:cs="Times New Roman"/>
        </w:rPr>
      </w:pPr>
    </w:p>
    <w:p w14:paraId="16DB9449" w14:textId="77777777" w:rsidR="008F13EB" w:rsidRPr="004F3A2F" w:rsidRDefault="008F13EB" w:rsidP="008F13EB">
      <w:pPr>
        <w:pStyle w:val="ListParagraph"/>
        <w:numPr>
          <w:ilvl w:val="0"/>
          <w:numId w:val="23"/>
        </w:numPr>
        <w:spacing w:after="0" w:line="240" w:lineRule="auto"/>
        <w:rPr>
          <w:rFonts w:ascii="Times New Roman" w:hAnsi="Times New Roman" w:cs="Times New Roman"/>
        </w:rPr>
      </w:pPr>
      <w:r w:rsidRPr="004F3A2F">
        <w:rPr>
          <w:rFonts w:ascii="Times New Roman" w:hAnsi="Times New Roman" w:cs="Times New Roman"/>
        </w:rPr>
        <w:t>Runoff source components</w:t>
      </w:r>
    </w:p>
    <w:p w14:paraId="00D463BB" w14:textId="77777777" w:rsidR="008F13EB" w:rsidRPr="004F3A2F" w:rsidRDefault="008F13EB" w:rsidP="008F13EB">
      <w:pPr>
        <w:pStyle w:val="ListParagraph"/>
        <w:rPr>
          <w:rFonts w:ascii="Times New Roman" w:hAnsi="Times New Roman" w:cs="Times New Roman"/>
        </w:rPr>
      </w:pPr>
      <w:r w:rsidRPr="004F3A2F">
        <w:rPr>
          <w:rFonts w:ascii="Times New Roman" w:hAnsi="Times New Roman" w:cs="Times New Roman"/>
        </w:rPr>
        <w:t>Runoff source components are: surface runoff, baseflow, glacier melt, and snow melt. Note, this category includes a significant exception to Eq. (1): glacier melt and snow melt water that enter the groundwater pool and become baseflow are re-categorized as baseflow once the water enters the river system.  The default initialization category here is rainwater.</w:t>
      </w:r>
    </w:p>
    <w:p w14:paraId="6F029AAD" w14:textId="77777777" w:rsidR="008F13EB" w:rsidRPr="004F3A2F" w:rsidRDefault="008F13EB" w:rsidP="008F13EB">
      <w:pPr>
        <w:pStyle w:val="ListParagraph"/>
        <w:rPr>
          <w:rFonts w:ascii="Times New Roman" w:hAnsi="Times New Roman" w:cs="Times New Roman"/>
        </w:rPr>
      </w:pPr>
    </w:p>
    <w:p w14:paraId="51F4E352" w14:textId="77777777" w:rsidR="008F13EB" w:rsidRPr="004F3A2F" w:rsidRDefault="008F13EB" w:rsidP="008F13EB">
      <w:pPr>
        <w:pStyle w:val="ListParagraph"/>
        <w:numPr>
          <w:ilvl w:val="0"/>
          <w:numId w:val="23"/>
        </w:numPr>
        <w:spacing w:after="0" w:line="240" w:lineRule="auto"/>
        <w:rPr>
          <w:rFonts w:ascii="Times New Roman" w:hAnsi="Times New Roman" w:cs="Times New Roman"/>
        </w:rPr>
      </w:pPr>
      <w:r w:rsidRPr="004F3A2F">
        <w:rPr>
          <w:rFonts w:ascii="Times New Roman" w:hAnsi="Times New Roman" w:cs="Times New Roman"/>
        </w:rPr>
        <w:t>Human use components</w:t>
      </w:r>
    </w:p>
    <w:p w14:paraId="3AC1AB90" w14:textId="77777777" w:rsidR="008F13EB" w:rsidRPr="004F3A2F" w:rsidRDefault="008F13EB" w:rsidP="008F13EB">
      <w:pPr>
        <w:pStyle w:val="ListParagraph"/>
        <w:rPr>
          <w:rFonts w:ascii="Times New Roman" w:hAnsi="Times New Roman" w:cs="Times New Roman"/>
        </w:rPr>
      </w:pPr>
      <w:r w:rsidRPr="004F3A2F">
        <w:rPr>
          <w:rFonts w:ascii="Times New Roman" w:hAnsi="Times New Roman" w:cs="Times New Roman"/>
        </w:rPr>
        <w:lastRenderedPageBreak/>
        <w:t xml:space="preserve">Human use components are: irrigation water return flows, domestic/industrial/livestock water return flows (all one category), relict water, and pristine water.  The default category here is pristine water.  </w:t>
      </w:r>
    </w:p>
    <w:p w14:paraId="32DF86EF" w14:textId="77777777" w:rsidR="008F13EB" w:rsidRPr="004F3A2F" w:rsidRDefault="008F13EB" w:rsidP="008F13EB">
      <w:pPr>
        <w:pStyle w:val="ListParagraph"/>
        <w:rPr>
          <w:rFonts w:ascii="Times New Roman" w:hAnsi="Times New Roman" w:cs="Times New Roman"/>
        </w:rPr>
      </w:pPr>
    </w:p>
    <w:p w14:paraId="44484D93" w14:textId="77777777" w:rsidR="008F13EB" w:rsidRPr="004F3A2F" w:rsidRDefault="008F13EB" w:rsidP="008F13EB">
      <w:pPr>
        <w:pStyle w:val="ListParagraph"/>
        <w:numPr>
          <w:ilvl w:val="0"/>
          <w:numId w:val="23"/>
        </w:numPr>
        <w:spacing w:after="0" w:line="240" w:lineRule="auto"/>
        <w:rPr>
          <w:rFonts w:ascii="Times New Roman" w:hAnsi="Times New Roman" w:cs="Times New Roman"/>
        </w:rPr>
      </w:pPr>
      <w:r w:rsidRPr="004F3A2F">
        <w:rPr>
          <w:rFonts w:ascii="Times New Roman" w:hAnsi="Times New Roman" w:cs="Times New Roman"/>
        </w:rPr>
        <w:t>Runoff land mask components</w:t>
      </w:r>
    </w:p>
    <w:p w14:paraId="24D4D692" w14:textId="2AA4DDED" w:rsidR="008F13EB" w:rsidRPr="004F3A2F" w:rsidRDefault="008F13EB" w:rsidP="008F13EB">
      <w:pPr>
        <w:pStyle w:val="ListParagraph"/>
        <w:rPr>
          <w:rFonts w:ascii="Times New Roman" w:hAnsi="Times New Roman" w:cs="Times New Roman"/>
        </w:rPr>
      </w:pPr>
      <w:commentRangeStart w:id="366"/>
      <w:commentRangeStart w:id="367"/>
      <w:r w:rsidRPr="004F3A2F">
        <w:rPr>
          <w:rFonts w:ascii="Times New Roman" w:hAnsi="Times New Roman" w:cs="Times New Roman"/>
        </w:rPr>
        <w:t>Runoff land mask components are defined by an input layer identifying different land grid cells as different sources.  Runoff generated by each land category is then tracked through the system.  Examples of land categories include political boundaries and land cover categories</w:t>
      </w:r>
      <w:commentRangeEnd w:id="366"/>
      <w:r w:rsidR="00895A2E" w:rsidRPr="004F3A2F">
        <w:rPr>
          <w:rStyle w:val="CommentReference"/>
          <w:rFonts w:ascii="Times New Roman" w:eastAsia="Arial" w:hAnsi="Times New Roman" w:cs="Times New Roman"/>
          <w:lang w:val="en"/>
        </w:rPr>
        <w:commentReference w:id="366"/>
      </w:r>
      <w:commentRangeEnd w:id="367"/>
      <w:r w:rsidR="00020BB1">
        <w:rPr>
          <w:rStyle w:val="CommentReference"/>
          <w:rFonts w:ascii="Arial" w:eastAsia="Arial" w:hAnsi="Arial" w:cs="Arial"/>
          <w:lang w:val="en"/>
        </w:rPr>
        <w:commentReference w:id="367"/>
      </w:r>
      <w:r w:rsidRPr="004F3A2F">
        <w:rPr>
          <w:rFonts w:ascii="Times New Roman" w:hAnsi="Times New Roman" w:cs="Times New Roman"/>
        </w:rPr>
        <w:t xml:space="preserve">.  </w:t>
      </w:r>
    </w:p>
    <w:p w14:paraId="70D1FB02" w14:textId="5B72E534" w:rsidR="006E6117" w:rsidRPr="004F3A2F" w:rsidRDefault="006E6117">
      <w:pPr>
        <w:pStyle w:val="Normal1"/>
        <w:rPr>
          <w:rFonts w:ascii="Times New Roman" w:hAnsi="Times New Roman" w:cs="Times New Roman"/>
          <w:b/>
          <w:sz w:val="28"/>
          <w:szCs w:val="28"/>
        </w:rPr>
      </w:pPr>
    </w:p>
    <w:p w14:paraId="3F935BC2" w14:textId="77777777" w:rsidR="008F13EB" w:rsidRPr="004F3A2F" w:rsidRDefault="008F13EB" w:rsidP="008F13EB">
      <w:pPr>
        <w:rPr>
          <w:rFonts w:ascii="Times New Roman" w:hAnsi="Times New Roman" w:cs="Times New Roman"/>
          <w:b/>
          <w:sz w:val="28"/>
          <w:szCs w:val="28"/>
        </w:rPr>
      </w:pPr>
      <w:r w:rsidRPr="004F3A2F">
        <w:rPr>
          <w:rFonts w:ascii="Times New Roman" w:hAnsi="Times New Roman" w:cs="Times New Roman"/>
          <w:b/>
          <w:noProof/>
          <w:sz w:val="28"/>
          <w:szCs w:val="28"/>
          <w:lang w:val="en-US"/>
        </w:rPr>
        <w:drawing>
          <wp:inline distT="0" distB="0" distL="0" distR="0" wp14:anchorId="4FFD8FB4" wp14:editId="5BA2BE91">
            <wp:extent cx="4463046" cy="3379304"/>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ter_tracking_scheme.tiff"/>
                    <pic:cNvPicPr/>
                  </pic:nvPicPr>
                  <pic:blipFill>
                    <a:blip r:embed="rId44"/>
                    <a:stretch>
                      <a:fillRect/>
                    </a:stretch>
                  </pic:blipFill>
                  <pic:spPr>
                    <a:xfrm>
                      <a:off x="0" y="0"/>
                      <a:ext cx="4466219" cy="3381706"/>
                    </a:xfrm>
                    <a:prstGeom prst="rect">
                      <a:avLst/>
                    </a:prstGeom>
                  </pic:spPr>
                </pic:pic>
              </a:graphicData>
            </a:graphic>
          </wp:inline>
        </w:drawing>
      </w:r>
    </w:p>
    <w:p w14:paraId="49940C8A" w14:textId="31EFE46C" w:rsidR="001146CD" w:rsidRPr="004F3A2F" w:rsidRDefault="008F13EB" w:rsidP="008F13EB">
      <w:pPr>
        <w:rPr>
          <w:rFonts w:ascii="Times New Roman" w:hAnsi="Times New Roman" w:cs="Times New Roman"/>
          <w:b/>
          <w:sz w:val="28"/>
          <w:szCs w:val="28"/>
        </w:rPr>
      </w:pPr>
      <w:r w:rsidRPr="004F3A2F">
        <w:rPr>
          <w:rFonts w:ascii="Times New Roman" w:hAnsi="Times New Roman" w:cs="Times New Roman"/>
          <w:b/>
          <w:sz w:val="24"/>
          <w:szCs w:val="24"/>
        </w:rPr>
        <w:t>Figure</w:t>
      </w:r>
      <w:r w:rsidR="00FC2857" w:rsidRPr="004F3A2F">
        <w:rPr>
          <w:rFonts w:ascii="Times New Roman" w:hAnsi="Times New Roman" w:cs="Times New Roman"/>
          <w:b/>
          <w:sz w:val="24"/>
          <w:szCs w:val="24"/>
        </w:rPr>
        <w:t xml:space="preserve"> 1</w:t>
      </w:r>
      <w:r w:rsidR="00EF2CBE">
        <w:rPr>
          <w:rFonts w:ascii="Times New Roman" w:hAnsi="Times New Roman" w:cs="Times New Roman"/>
          <w:b/>
          <w:sz w:val="24"/>
          <w:szCs w:val="24"/>
        </w:rPr>
        <w:t>5</w:t>
      </w:r>
      <w:r w:rsidR="00FC2857" w:rsidRPr="004F3A2F">
        <w:rPr>
          <w:rFonts w:ascii="Times New Roman" w:hAnsi="Times New Roman" w:cs="Times New Roman"/>
          <w:b/>
          <w:sz w:val="24"/>
          <w:szCs w:val="24"/>
        </w:rPr>
        <w:t>-1.</w:t>
      </w:r>
      <w:r w:rsidRPr="004F3A2F">
        <w:rPr>
          <w:rFonts w:ascii="Times New Roman" w:hAnsi="Times New Roman" w:cs="Times New Roman"/>
          <w:bCs/>
          <w:sz w:val="24"/>
          <w:szCs w:val="24"/>
        </w:rPr>
        <w:t xml:space="preserve"> </w:t>
      </w:r>
      <w:r w:rsidRPr="004F3A2F">
        <w:rPr>
          <w:rFonts w:ascii="Times New Roman" w:hAnsi="Times New Roman" w:cs="Times New Roman"/>
          <w:b/>
          <w:sz w:val="24"/>
          <w:szCs w:val="24"/>
        </w:rPr>
        <w:t>Example of tracking primary source components through WBM stocks and flows.</w:t>
      </w:r>
      <w:r w:rsidRPr="004F3A2F">
        <w:rPr>
          <w:rFonts w:ascii="Times New Roman" w:hAnsi="Times New Roman" w:cs="Times New Roman"/>
          <w:bCs/>
          <w:sz w:val="24"/>
          <w:szCs w:val="24"/>
        </w:rPr>
        <w:t xml:space="preserve">  </w:t>
      </w:r>
      <w:r w:rsidR="006E6117" w:rsidRPr="004F3A2F">
        <w:rPr>
          <w:rFonts w:ascii="Times New Roman" w:hAnsi="Times New Roman" w:cs="Times New Roman"/>
          <w:b/>
          <w:sz w:val="28"/>
          <w:szCs w:val="28"/>
        </w:rPr>
        <w:br w:type="page"/>
      </w:r>
    </w:p>
    <w:p w14:paraId="3001C835" w14:textId="059AC468" w:rsidR="00DD7549" w:rsidRPr="004F3A2F" w:rsidRDefault="00757A28" w:rsidP="008F13EB">
      <w:pPr>
        <w:rPr>
          <w:rFonts w:ascii="Times New Roman" w:hAnsi="Times New Roman" w:cs="Times New Roman"/>
          <w:b/>
          <w:sz w:val="28"/>
          <w:szCs w:val="28"/>
          <w:u w:val="single"/>
        </w:rPr>
      </w:pPr>
      <w:r w:rsidRPr="004F3A2F">
        <w:rPr>
          <w:rFonts w:ascii="Times New Roman" w:hAnsi="Times New Roman" w:cs="Times New Roman"/>
          <w:b/>
          <w:sz w:val="28"/>
          <w:szCs w:val="28"/>
          <w:u w:val="single"/>
        </w:rPr>
        <w:lastRenderedPageBreak/>
        <w:t>Water quality</w:t>
      </w:r>
    </w:p>
    <w:p w14:paraId="3525BBFB" w14:textId="77777777" w:rsidR="005F5421" w:rsidRPr="004F3A2F" w:rsidRDefault="005F5421">
      <w:pPr>
        <w:pStyle w:val="Normal1"/>
        <w:rPr>
          <w:rFonts w:ascii="Times New Roman" w:hAnsi="Times New Roman" w:cs="Times New Roman"/>
          <w:b/>
          <w:sz w:val="28"/>
          <w:szCs w:val="28"/>
        </w:rPr>
      </w:pPr>
    </w:p>
    <w:p w14:paraId="39CD7CF4" w14:textId="4ACAF30A" w:rsidR="008F13EB"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t>1</w:t>
      </w:r>
      <w:r w:rsidR="00BC0CF7">
        <w:rPr>
          <w:rFonts w:ascii="Times New Roman" w:hAnsi="Times New Roman" w:cs="Times New Roman"/>
          <w:b/>
          <w:sz w:val="28"/>
          <w:szCs w:val="28"/>
        </w:rPr>
        <w:t>6</w:t>
      </w:r>
      <w:r w:rsidRPr="004F3A2F">
        <w:rPr>
          <w:rFonts w:ascii="Times New Roman" w:hAnsi="Times New Roman" w:cs="Times New Roman"/>
          <w:b/>
          <w:sz w:val="28"/>
          <w:szCs w:val="28"/>
        </w:rPr>
        <w:t xml:space="preserve">. </w:t>
      </w:r>
      <w:r w:rsidR="008F13EB" w:rsidRPr="004F3A2F">
        <w:rPr>
          <w:rFonts w:ascii="Times New Roman" w:hAnsi="Times New Roman" w:cs="Times New Roman"/>
          <w:b/>
          <w:sz w:val="28"/>
          <w:szCs w:val="28"/>
        </w:rPr>
        <w:t>Water Temperature</w:t>
      </w:r>
    </w:p>
    <w:p w14:paraId="2D6AB517" w14:textId="398972AA" w:rsidR="008F13EB" w:rsidRPr="004F3A2F" w:rsidRDefault="008F13EB" w:rsidP="00536D00">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WBM </w:t>
      </w:r>
      <w:r w:rsidR="00536D00">
        <w:rPr>
          <w:rFonts w:ascii="Times New Roman" w:hAnsi="Times New Roman" w:cs="Times New Roman"/>
          <w:color w:val="000000" w:themeColor="text1"/>
          <w:szCs w:val="26"/>
        </w:rPr>
        <w:t xml:space="preserve">calculates </w:t>
      </w:r>
      <w:r w:rsidRPr="004F3A2F">
        <w:rPr>
          <w:rFonts w:ascii="Times New Roman" w:hAnsi="Times New Roman" w:cs="Times New Roman"/>
          <w:color w:val="000000" w:themeColor="text1"/>
          <w:szCs w:val="26"/>
        </w:rPr>
        <w:t xml:space="preserve">stream temperature </w:t>
      </w:r>
      <w:r w:rsidR="00536D00">
        <w:rPr>
          <w:rFonts w:ascii="Times New Roman" w:hAnsi="Times New Roman" w:cs="Times New Roman"/>
          <w:color w:val="000000" w:themeColor="text1"/>
          <w:szCs w:val="26"/>
        </w:rPr>
        <w:t xml:space="preserve">using </w:t>
      </w:r>
      <w:r w:rsidRPr="004F3A2F">
        <w:rPr>
          <w:rFonts w:ascii="Times New Roman" w:hAnsi="Times New Roman" w:cs="Times New Roman"/>
          <w:color w:val="000000" w:themeColor="text1"/>
          <w:szCs w:val="26"/>
        </w:rPr>
        <w:t xml:space="preserve">a volumetric weighted average of inputs, with adjustments made due to temperature equilibration with the atmosphere and due to radiative forcing. </w:t>
      </w:r>
    </w:p>
    <w:p w14:paraId="71B1F0A5" w14:textId="264A4E4B" w:rsidR="008F13EB" w:rsidRPr="004F3A2F" w:rsidRDefault="008F13EB" w:rsidP="00536D00">
      <w:pPr>
        <w:spacing w:before="240"/>
        <w:rPr>
          <w:rFonts w:ascii="Times New Roman" w:hAnsi="Times New Roman" w:cs="Times New Roman"/>
          <w:b/>
          <w:color w:val="000000" w:themeColor="text1"/>
          <w:sz w:val="24"/>
          <w:szCs w:val="26"/>
        </w:rPr>
      </w:pPr>
      <w:r w:rsidRPr="004F3A2F">
        <w:rPr>
          <w:rFonts w:ascii="Times New Roman" w:hAnsi="Times New Roman" w:cs="Times New Roman"/>
          <w:b/>
          <w:color w:val="000000" w:themeColor="text1"/>
          <w:sz w:val="24"/>
          <w:szCs w:val="26"/>
        </w:rPr>
        <w:t>Surface and base</w:t>
      </w:r>
      <w:r w:rsidR="00160956">
        <w:rPr>
          <w:rFonts w:ascii="Times New Roman" w:hAnsi="Times New Roman" w:cs="Times New Roman"/>
          <w:b/>
          <w:color w:val="000000" w:themeColor="text1"/>
          <w:sz w:val="24"/>
          <w:szCs w:val="26"/>
        </w:rPr>
        <w:t>f</w:t>
      </w:r>
      <w:r w:rsidRPr="004F3A2F">
        <w:rPr>
          <w:rFonts w:ascii="Times New Roman" w:hAnsi="Times New Roman" w:cs="Times New Roman"/>
          <w:b/>
          <w:color w:val="000000" w:themeColor="text1"/>
          <w:sz w:val="24"/>
          <w:szCs w:val="26"/>
        </w:rPr>
        <w:t>low runoff water temperature</w:t>
      </w:r>
    </w:p>
    <w:p w14:paraId="5269DA1C" w14:textId="00E9B9B8" w:rsidR="008F13EB" w:rsidRPr="004F3A2F" w:rsidRDefault="008F13EB" w:rsidP="00536D00">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WBM calculates runoff temperatures </w:t>
      </w:r>
      <w:r w:rsidR="00895A2E" w:rsidRPr="004F3A2F">
        <w:rPr>
          <w:rFonts w:ascii="Times New Roman" w:hAnsi="Times New Roman" w:cs="Times New Roman"/>
          <w:color w:val="000000" w:themeColor="text1"/>
          <w:szCs w:val="26"/>
        </w:rPr>
        <w:t xml:space="preserve">from each grid cell </w:t>
      </w:r>
      <w:r w:rsidRPr="004F3A2F">
        <w:rPr>
          <w:rFonts w:ascii="Times New Roman" w:hAnsi="Times New Roman" w:cs="Times New Roman"/>
          <w:color w:val="000000" w:themeColor="text1"/>
          <w:szCs w:val="26"/>
        </w:rPr>
        <w:t>from volume-weighted mixtures of precipitation</w:t>
      </w:r>
      <w:r w:rsidR="00871676">
        <w:rPr>
          <w:rFonts w:ascii="Times New Roman" w:hAnsi="Times New Roman" w:cs="Times New Roman"/>
          <w:color w:val="000000" w:themeColor="text1"/>
          <w:szCs w:val="26"/>
        </w:rPr>
        <w:t xml:space="preserve"> </w:t>
      </w:r>
      <w:commentRangeStart w:id="368"/>
      <w:r w:rsidRPr="004F3A2F">
        <w:rPr>
          <w:rFonts w:ascii="Times New Roman" w:hAnsi="Times New Roman" w:cs="Times New Roman"/>
          <w:color w:val="000000" w:themeColor="text1"/>
          <w:szCs w:val="26"/>
        </w:rPr>
        <w:t xml:space="preserve">equilibrated with autoregressive integrated </w:t>
      </w:r>
      <w:r w:rsidRPr="004F3A2F">
        <w:rPr>
          <w:rFonts w:ascii="Times New Roman" w:hAnsi="Times New Roman" w:cs="Times New Roman"/>
          <w:i/>
          <w:color w:val="000000" w:themeColor="text1"/>
          <w:szCs w:val="26"/>
        </w:rPr>
        <w:t>N</w:t>
      </w:r>
      <w:r w:rsidRPr="004F3A2F">
        <w:rPr>
          <w:rFonts w:ascii="Times New Roman" w:hAnsi="Times New Roman" w:cs="Times New Roman"/>
          <w:color w:val="000000" w:themeColor="text1"/>
          <w:szCs w:val="26"/>
        </w:rPr>
        <w:t xml:space="preserve">-day moving average (ARIMA) </w:t>
      </w:r>
      <w:r w:rsidR="00FC5C16">
        <w:rPr>
          <w:rFonts w:ascii="Times New Roman" w:hAnsi="Times New Roman" w:cs="Times New Roman"/>
          <w:color w:val="000000" w:themeColor="text1"/>
          <w:szCs w:val="26"/>
        </w:rPr>
        <w:t xml:space="preserve">of </w:t>
      </w:r>
      <w:r w:rsidR="00FC5C16" w:rsidRPr="00FC5C16">
        <w:rPr>
          <w:rFonts w:ascii="Times New Roman" w:hAnsi="Times New Roman" w:cs="Times New Roman"/>
          <w:i/>
          <w:iCs/>
          <w:color w:val="000000" w:themeColor="text1"/>
          <w:szCs w:val="26"/>
        </w:rPr>
        <w:t>N</w:t>
      </w:r>
      <w:r w:rsidR="00FC5C16">
        <w:rPr>
          <w:rFonts w:ascii="Times New Roman" w:hAnsi="Times New Roman" w:cs="Times New Roman"/>
          <w:color w:val="000000" w:themeColor="text1"/>
          <w:szCs w:val="26"/>
        </w:rPr>
        <w:t xml:space="preserve"> previous day’s </w:t>
      </w:r>
      <w:r w:rsidRPr="00FC5C16">
        <w:rPr>
          <w:rFonts w:ascii="Times New Roman" w:hAnsi="Times New Roman" w:cs="Times New Roman"/>
          <w:color w:val="000000" w:themeColor="text1"/>
          <w:szCs w:val="26"/>
        </w:rPr>
        <w:t>daily</w:t>
      </w:r>
      <w:r w:rsidRPr="004F3A2F">
        <w:rPr>
          <w:rFonts w:ascii="Times New Roman" w:hAnsi="Times New Roman" w:cs="Times New Roman"/>
          <w:color w:val="000000" w:themeColor="text1"/>
          <w:szCs w:val="26"/>
        </w:rPr>
        <w:t xml:space="preserve"> air temperatures, and snowmelt, which is assigned a temperature of 0°C.</w:t>
      </w:r>
      <w:commentRangeEnd w:id="368"/>
      <w:r w:rsidR="00895A2E" w:rsidRPr="004F3A2F">
        <w:rPr>
          <w:rStyle w:val="CommentReference"/>
          <w:rFonts w:ascii="Times New Roman" w:hAnsi="Times New Roman" w:cs="Times New Roman"/>
        </w:rPr>
        <w:commentReference w:id="368"/>
      </w:r>
      <w:r w:rsidRPr="004F3A2F">
        <w:rPr>
          <w:rFonts w:ascii="Times New Roman" w:hAnsi="Times New Roman" w:cs="Times New Roman"/>
          <w:color w:val="000000" w:themeColor="text1"/>
          <w:szCs w:val="26"/>
        </w:rPr>
        <w:t xml:space="preserve">  </w:t>
      </w:r>
      <w:r w:rsidR="00871676">
        <w:rPr>
          <w:rFonts w:ascii="Times New Roman" w:hAnsi="Times New Roman" w:cs="Times New Roman"/>
          <w:color w:val="000000" w:themeColor="text1"/>
          <w:szCs w:val="26"/>
        </w:rPr>
        <w:t xml:space="preserve">The ARIMA weighted temperatures assume that water stored within soil or shallow groundwater equilibrate to average air temperature over different time windows.  Furthermore, baseflow runoff is calculated as an average between the </w:t>
      </w:r>
      <w:r w:rsidRPr="004F3A2F">
        <w:rPr>
          <w:rFonts w:ascii="Times New Roman" w:hAnsi="Times New Roman" w:cs="Times New Roman"/>
          <w:color w:val="000000" w:themeColor="text1"/>
          <w:szCs w:val="26"/>
        </w:rPr>
        <w:t xml:space="preserve">runoff temperatures are provided as a weighted average of </w:t>
      </w:r>
      <w:commentRangeStart w:id="369"/>
      <w:r w:rsidRPr="004F3A2F">
        <w:rPr>
          <w:rFonts w:ascii="Times New Roman" w:hAnsi="Times New Roman" w:cs="Times New Roman"/>
          <w:i/>
          <w:color w:val="000000" w:themeColor="text1"/>
          <w:szCs w:val="26"/>
        </w:rPr>
        <w:t>N</w:t>
      </w:r>
      <w:r w:rsidRPr="004F3A2F">
        <w:rPr>
          <w:rFonts w:ascii="Times New Roman" w:hAnsi="Times New Roman" w:cs="Times New Roman"/>
          <w:color w:val="000000" w:themeColor="text1"/>
          <w:szCs w:val="26"/>
        </w:rPr>
        <w:t xml:space="preserve">-day </w:t>
      </w:r>
      <w:commentRangeEnd w:id="369"/>
      <w:r w:rsidR="00895A2E" w:rsidRPr="004F3A2F">
        <w:rPr>
          <w:rStyle w:val="CommentReference"/>
          <w:rFonts w:ascii="Times New Roman" w:hAnsi="Times New Roman" w:cs="Times New Roman"/>
        </w:rPr>
        <w:commentReference w:id="369"/>
      </w:r>
      <w:r w:rsidRPr="004F3A2F">
        <w:rPr>
          <w:rFonts w:ascii="Times New Roman" w:hAnsi="Times New Roman" w:cs="Times New Roman"/>
          <w:color w:val="000000" w:themeColor="text1"/>
          <w:szCs w:val="26"/>
        </w:rPr>
        <w:t xml:space="preserve">ARIMA of daily air temperatures and </w:t>
      </w:r>
      <w:commentRangeStart w:id="370"/>
      <w:r w:rsidRPr="004F3A2F">
        <w:rPr>
          <w:rFonts w:ascii="Times New Roman" w:hAnsi="Times New Roman" w:cs="Times New Roman"/>
          <w:color w:val="000000" w:themeColor="text1"/>
          <w:szCs w:val="26"/>
        </w:rPr>
        <w:t xml:space="preserve">base layer temperature </w:t>
      </w:r>
      <w:commentRangeEnd w:id="370"/>
      <w:r w:rsidR="00895A2E" w:rsidRPr="004F3A2F">
        <w:rPr>
          <w:rStyle w:val="CommentReference"/>
          <w:rFonts w:ascii="Times New Roman" w:hAnsi="Times New Roman" w:cs="Times New Roman"/>
        </w:rPr>
        <w:commentReference w:id="370"/>
      </w:r>
      <w:r w:rsidRPr="004F3A2F">
        <w:rPr>
          <w:rFonts w:ascii="Times New Roman" w:hAnsi="Times New Roman" w:cs="Times New Roman"/>
          <w:color w:val="000000" w:themeColor="text1"/>
          <w:szCs w:val="26"/>
        </w:rPr>
        <w:t>(BLT) that is an input to the system</w:t>
      </w:r>
      <w:r w:rsidR="00FC5C16">
        <w:rPr>
          <w:rFonts w:ascii="Times New Roman" w:hAnsi="Times New Roman" w:cs="Times New Roman"/>
          <w:color w:val="000000" w:themeColor="text1"/>
          <w:szCs w:val="26"/>
        </w:rPr>
        <w:t xml:space="preserve"> that represents the temperature of deep groundwater contributing to baseflow though modulated through the hydrodynamic response in the shallow groundwater pool</w:t>
      </w:r>
      <w:r w:rsidRPr="004F3A2F">
        <w:rPr>
          <w:rFonts w:ascii="Times New Roman" w:hAnsi="Times New Roman" w:cs="Times New Roman"/>
          <w:color w:val="000000" w:themeColor="text1"/>
          <w:szCs w:val="26"/>
        </w:rPr>
        <w:t>. Generally a spatially explicit dataset of mean annual temperature is used as an input for the BLT temperature which is a ground temperature at depth of about 6 m where influence of seasonal air temperatures can be neglected. As such, there is considerable variation in seasonal surface runoff temperatures whereas shallow groundwater temperatures has a much lesser seasonal variablity.  Impervious and open-water storm runoff is assumed to be in equilibrium with daily mean wet-bul</w:t>
      </w:r>
      <w:r w:rsidR="00895A2E" w:rsidRPr="004F3A2F">
        <w:rPr>
          <w:rFonts w:ascii="Times New Roman" w:hAnsi="Times New Roman" w:cs="Times New Roman"/>
          <w:color w:val="000000" w:themeColor="text1"/>
          <w:szCs w:val="26"/>
        </w:rPr>
        <w:t>b</w:t>
      </w:r>
      <w:r w:rsidRPr="004F3A2F">
        <w:rPr>
          <w:rFonts w:ascii="Times New Roman" w:hAnsi="Times New Roman" w:cs="Times New Roman"/>
          <w:color w:val="000000" w:themeColor="text1"/>
          <w:szCs w:val="26"/>
        </w:rPr>
        <w:t xml:space="preserve"> air-temperature.</w:t>
      </w:r>
    </w:p>
    <w:p w14:paraId="41E13ADD" w14:textId="77777777" w:rsidR="008F13EB" w:rsidRPr="004F3A2F" w:rsidRDefault="008F13EB" w:rsidP="008F13EB">
      <w:pPr>
        <w:ind w:firstLine="720"/>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The ARIMA temperature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N</m:t>
            </m:r>
          </m:sup>
        </m:sSubSup>
      </m:oMath>
      <w:r w:rsidRPr="004F3A2F">
        <w:rPr>
          <w:rFonts w:ascii="Times New Roman" w:eastAsiaTheme="minorEastAsia" w:hAnsi="Times New Roman" w:cs="Times New Roman"/>
          <w:color w:val="000000" w:themeColor="text1"/>
          <w:szCs w:val="26"/>
        </w:rPr>
        <w:t>, C)</w:t>
      </w:r>
      <w:r w:rsidRPr="004F3A2F">
        <w:rPr>
          <w:rFonts w:ascii="Times New Roman" w:hAnsi="Times New Roman" w:cs="Times New Roman"/>
          <w:color w:val="000000" w:themeColor="text1"/>
          <w:szCs w:val="26"/>
        </w:rPr>
        <w:t xml:space="preserve"> of N-day moving window is calculated as</w:t>
      </w:r>
    </w:p>
    <w:p w14:paraId="789C1031" w14:textId="1FDD1C2A" w:rsidR="008F13EB" w:rsidRPr="004F3A2F" w:rsidRDefault="00000000" w:rsidP="008F13EB">
      <w:pPr>
        <w:tabs>
          <w:tab w:val="left" w:pos="7920"/>
        </w:tabs>
        <w:ind w:firstLine="720"/>
        <w:rPr>
          <w:rFonts w:ascii="Times New Roman" w:hAnsi="Times New Roman" w:cs="Times New Roman"/>
          <w:color w:val="000000" w:themeColor="text1"/>
          <w:szCs w:val="26"/>
        </w:rPr>
      </w:pP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N</m:t>
            </m:r>
          </m:sup>
        </m:sSubSup>
        <m:r>
          <w:rPr>
            <w:rFonts w:ascii="Cambria Math" w:hAnsi="Cambria Math" w:cs="Times New Roman"/>
            <w:color w:val="000000" w:themeColor="text1"/>
            <w:szCs w:val="26"/>
          </w:rPr>
          <m:t>=</m:t>
        </m:r>
        <m:nary>
          <m:naryPr>
            <m:chr m:val="∑"/>
            <m:limLoc m:val="undOvr"/>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i=0</m:t>
            </m:r>
          </m:sub>
          <m:sup>
            <m:r>
              <w:rPr>
                <w:rFonts w:ascii="Cambria Math" w:hAnsi="Cambria Math" w:cs="Times New Roman"/>
                <w:i/>
                <w:color w:val="000000" w:themeColor="text1"/>
                <w:szCs w:val="26"/>
              </w:rPr>
              <w:sym w:font="Symbol" w:char="F0A5"/>
            </m:r>
          </m:sup>
          <m:e>
            <m:f>
              <m:fPr>
                <m:ctrlPr>
                  <w:rPr>
                    <w:rFonts w:ascii="Cambria Math" w:hAnsi="Cambria Math" w:cs="Times New Roman"/>
                    <w:i/>
                    <w:color w:val="000000" w:themeColor="text1"/>
                    <w:szCs w:val="26"/>
                  </w:rPr>
                </m:ctrlPr>
              </m:fPr>
              <m:num>
                <m:sSup>
                  <m:sSupPr>
                    <m:ctrlPr>
                      <w:rPr>
                        <w:rFonts w:ascii="Cambria Math" w:hAnsi="Cambria Math" w:cs="Times New Roman"/>
                        <w:i/>
                        <w:color w:val="000000" w:themeColor="text1"/>
                        <w:szCs w:val="26"/>
                      </w:rPr>
                    </m:ctrlPr>
                  </m:sSupPr>
                  <m:e>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N-1</m:t>
                        </m:r>
                      </m:e>
                    </m:d>
                  </m:e>
                  <m:sup>
                    <m:r>
                      <w:rPr>
                        <w:rFonts w:ascii="Cambria Math" w:hAnsi="Cambria Math" w:cs="Times New Roman"/>
                        <w:color w:val="000000" w:themeColor="text1"/>
                        <w:szCs w:val="26"/>
                      </w:rPr>
                      <m:t>i</m:t>
                    </m:r>
                  </m:sup>
                </m:sSup>
              </m:num>
              <m:den>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N</m:t>
                    </m:r>
                  </m:e>
                  <m:sup>
                    <m:r>
                      <w:rPr>
                        <w:rFonts w:ascii="Cambria Math" w:hAnsi="Cambria Math" w:cs="Times New Roman"/>
                        <w:color w:val="000000" w:themeColor="text1"/>
                        <w:szCs w:val="26"/>
                      </w:rPr>
                      <m:t>i+1</m:t>
                    </m:r>
                  </m:sup>
                </m:sSup>
              </m:den>
            </m:f>
          </m:e>
        </m:nary>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i</m:t>
            </m:r>
          </m:sup>
        </m:sSubSup>
      </m:oMath>
      <w:r w:rsidR="008F13EB" w:rsidRPr="004F3A2F">
        <w:rPr>
          <w:rFonts w:ascii="Times New Roman" w:eastAsiaTheme="minorEastAsia" w:hAnsi="Times New Roman" w:cs="Times New Roman"/>
          <w:color w:val="000000" w:themeColor="text1"/>
          <w:szCs w:val="26"/>
        </w:rPr>
        <w:tab/>
      </w:r>
      <w:r w:rsidR="005F5421" w:rsidRPr="004F3A2F">
        <w:rPr>
          <w:rFonts w:ascii="Times New Roman" w:eastAsiaTheme="minorEastAsia" w:hAnsi="Times New Roman" w:cs="Times New Roman"/>
          <w:color w:val="000000" w:themeColor="text1"/>
          <w:szCs w:val="26"/>
        </w:rPr>
        <w:tab/>
      </w:r>
      <w:r w:rsidR="008F13EB" w:rsidRPr="004F3A2F">
        <w:rPr>
          <w:rFonts w:ascii="Times New Roman" w:eastAsiaTheme="minorEastAsia" w:hAnsi="Times New Roman" w:cs="Times New Roman"/>
          <w:color w:val="000000" w:themeColor="text1"/>
          <w:szCs w:val="26"/>
        </w:rPr>
        <w:t>(</w:t>
      </w:r>
      <w:r w:rsidR="005F5421" w:rsidRPr="004F3A2F">
        <w:rPr>
          <w:rFonts w:ascii="Times New Roman" w:eastAsiaTheme="minorEastAsia" w:hAnsi="Times New Roman" w:cs="Times New Roman"/>
          <w:color w:val="000000" w:themeColor="text1"/>
          <w:szCs w:val="26"/>
        </w:rPr>
        <w:t>1</w:t>
      </w:r>
      <w:r w:rsidR="00BC0CF7">
        <w:rPr>
          <w:rFonts w:ascii="Times New Roman" w:eastAsiaTheme="minorEastAsia" w:hAnsi="Times New Roman" w:cs="Times New Roman"/>
          <w:color w:val="000000" w:themeColor="text1"/>
          <w:szCs w:val="26"/>
        </w:rPr>
        <w:t>6</w:t>
      </w:r>
      <w:r w:rsidR="005F5421" w:rsidRPr="004F3A2F">
        <w:rPr>
          <w:rFonts w:ascii="Times New Roman" w:eastAsiaTheme="minorEastAsia" w:hAnsi="Times New Roman" w:cs="Times New Roman"/>
          <w:color w:val="000000" w:themeColor="text1"/>
          <w:szCs w:val="26"/>
        </w:rPr>
        <w:t>-1</w:t>
      </w:r>
      <w:r w:rsidR="008F13EB" w:rsidRPr="004F3A2F">
        <w:rPr>
          <w:rFonts w:ascii="Times New Roman" w:eastAsiaTheme="minorEastAsia" w:hAnsi="Times New Roman" w:cs="Times New Roman"/>
          <w:color w:val="000000" w:themeColor="text1"/>
          <w:szCs w:val="26"/>
        </w:rPr>
        <w:t>)</w:t>
      </w:r>
    </w:p>
    <w:p w14:paraId="162614D3" w14:textId="58FC1DB6" w:rsidR="008F13EB" w:rsidRPr="004F3A2F" w:rsidRDefault="005F5421" w:rsidP="008F13EB">
      <w:pPr>
        <w:rPr>
          <w:rFonts w:ascii="Times New Roman" w:hAnsi="Times New Roman" w:cs="Times New Roman"/>
          <w:color w:val="000000" w:themeColor="text1"/>
          <w:szCs w:val="26"/>
        </w:rPr>
      </w:pPr>
      <w:r w:rsidRPr="004F3A2F">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24083CDE" wp14:editId="0D759B44">
                <wp:simplePos x="0" y="0"/>
                <wp:positionH relativeFrom="column">
                  <wp:posOffset>3308350</wp:posOffset>
                </wp:positionH>
                <wp:positionV relativeFrom="paragraph">
                  <wp:posOffset>1256030</wp:posOffset>
                </wp:positionV>
                <wp:extent cx="2675467"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467" cy="1403985"/>
                        </a:xfrm>
                        <a:prstGeom prst="rect">
                          <a:avLst/>
                        </a:prstGeom>
                        <a:solidFill>
                          <a:srgbClr val="FFFFFF"/>
                        </a:solidFill>
                        <a:ln w="9525">
                          <a:noFill/>
                          <a:miter lim="800000"/>
                          <a:headEnd/>
                          <a:tailEnd/>
                        </a:ln>
                      </wps:spPr>
                      <wps:txbx>
                        <w:txbxContent>
                          <w:p w14:paraId="61DFDD5C" w14:textId="47776ECC" w:rsidR="00A8207C" w:rsidRPr="00DF2A33" w:rsidRDefault="00A8207C" w:rsidP="008F13EB">
                            <w:pPr>
                              <w:rPr>
                                <w:rFonts w:ascii="Times New Roman" w:hAnsi="Times New Roman" w:cs="Times New Roman"/>
                                <w:iCs/>
                                <w:sz w:val="20"/>
                                <w:szCs w:val="20"/>
                              </w:rPr>
                            </w:pPr>
                            <w:r w:rsidRPr="00DF2A33">
                              <w:rPr>
                                <w:rFonts w:ascii="Times New Roman" w:hAnsi="Times New Roman" w:cs="Times New Roman"/>
                                <w:iCs/>
                                <w:sz w:val="20"/>
                                <w:szCs w:val="20"/>
                              </w:rPr>
                              <w:t xml:space="preserve">Figure 17-1. </w:t>
                            </w:r>
                            <w:r w:rsidRPr="00DF2A33">
                              <w:rPr>
                                <w:rFonts w:ascii="Times New Roman" w:hAnsi="Times New Roman" w:cs="Times New Roman"/>
                                <w:iCs/>
                                <w:color w:val="000000" w:themeColor="text1"/>
                                <w:sz w:val="20"/>
                                <w:szCs w:val="24"/>
                              </w:rPr>
                              <w:t xml:space="preserve">Autoregressive integrated N-day moving average (ARIMA) model schematics. Each day a heat equivalent of 1/N of the body mass at </w:t>
                            </w:r>
                            <m:oMath>
                              <m:sSubSup>
                                <m:sSubSupPr>
                                  <m:ctrlPr>
                                    <w:rPr>
                                      <w:rFonts w:ascii="Cambria Math" w:hAnsi="Cambria Math" w:cs="Times New Roman"/>
                                      <w:iCs/>
                                      <w:color w:val="000000" w:themeColor="text1"/>
                                      <w:sz w:val="20"/>
                                      <w:szCs w:val="24"/>
                                    </w:rPr>
                                  </m:ctrlPr>
                                </m:sSubSupPr>
                                <m:e>
                                  <m:r>
                                    <m:rPr>
                                      <m:sty m:val="p"/>
                                    </m:rPr>
                                    <w:rPr>
                                      <w:rFonts w:ascii="Cambria Math" w:hAnsi="Cambria Math" w:cs="Times New Roman"/>
                                      <w:color w:val="000000" w:themeColor="text1"/>
                                      <w:sz w:val="20"/>
                                      <w:szCs w:val="24"/>
                                    </w:rPr>
                                    <m:t>T</m:t>
                                  </m:r>
                                </m:e>
                                <m:sub>
                                  <m:r>
                                    <m:rPr>
                                      <m:sty m:val="p"/>
                                    </m:rPr>
                                    <w:rPr>
                                      <w:rFonts w:ascii="Cambria Math" w:hAnsi="Cambria Math" w:cs="Times New Roman"/>
                                      <w:color w:val="000000" w:themeColor="text1"/>
                                      <w:sz w:val="20"/>
                                      <w:szCs w:val="24"/>
                                    </w:rPr>
                                    <m:t>a</m:t>
                                  </m:r>
                                </m:sub>
                                <m:sup>
                                  <m:r>
                                    <m:rPr>
                                      <m:sty m:val="p"/>
                                    </m:rPr>
                                    <w:rPr>
                                      <w:rFonts w:ascii="Cambria Math" w:hAnsi="Cambria Math" w:cs="Times New Roman"/>
                                      <w:color w:val="000000" w:themeColor="text1"/>
                                      <w:sz w:val="20"/>
                                      <w:szCs w:val="24"/>
                                    </w:rPr>
                                    <m:t>i</m:t>
                                  </m:r>
                                </m:sup>
                              </m:sSubSup>
                            </m:oMath>
                            <w:r w:rsidRPr="00DF2A33">
                              <w:rPr>
                                <w:rFonts w:ascii="Times New Roman" w:hAnsi="Times New Roman" w:cs="Times New Roman"/>
                                <w:iCs/>
                                <w:color w:val="000000" w:themeColor="text1"/>
                                <w:sz w:val="20"/>
                                <w:szCs w:val="24"/>
                              </w:rPr>
                              <w:t xml:space="preserve"> temperature is added replacing heat of equivalent volume at previous day mixed and fully equilibrated temperature.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83CDE" id="Text Box 2" o:spid="_x0000_s1048" type="#_x0000_t202" style="position:absolute;margin-left:260.5pt;margin-top:98.9pt;width:210.6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" stroked="f">
                <v:textbox style="mso-fit-shape-to-text:t">
                  <w:txbxContent>
                    <w:p w14:paraId="61DFDD5C" w14:textId="47776ECC" w:rsidR="00A8207C" w:rsidRPr="00DF2A33" w:rsidRDefault="00A8207C" w:rsidP="008F13EB">
                      <w:pPr>
                        <w:rPr>
                          <w:rFonts w:ascii="Times New Roman" w:hAnsi="Times New Roman" w:cs="Times New Roman"/>
                          <w:iCs/>
                          <w:sz w:val="20"/>
                          <w:szCs w:val="20"/>
                        </w:rPr>
                      </w:pPr>
                      <w:r w:rsidRPr="00DF2A33">
                        <w:rPr>
                          <w:rFonts w:ascii="Times New Roman" w:hAnsi="Times New Roman" w:cs="Times New Roman"/>
                          <w:iCs/>
                          <w:sz w:val="20"/>
                          <w:szCs w:val="20"/>
                        </w:rPr>
                        <w:t xml:space="preserve">Figure 17-1. </w:t>
                      </w:r>
                      <w:r w:rsidRPr="00DF2A33">
                        <w:rPr>
                          <w:rFonts w:ascii="Times New Roman" w:hAnsi="Times New Roman" w:cs="Times New Roman"/>
                          <w:iCs/>
                          <w:color w:val="000000" w:themeColor="text1"/>
                          <w:sz w:val="20"/>
                          <w:szCs w:val="24"/>
                        </w:rPr>
                        <w:t xml:space="preserve">Autoregressive integrated N-day moving average (ARIMA) model schematics. Each day a heat equivalent of 1/N of the body mass at </w:t>
                      </w:r>
                      <m:oMath>
                        <m:sSubSup>
                          <m:sSubSupPr>
                            <m:ctrlPr>
                              <w:rPr>
                                <w:rFonts w:ascii="Cambria Math" w:hAnsi="Cambria Math" w:cs="Times New Roman"/>
                                <w:iCs/>
                                <w:color w:val="000000" w:themeColor="text1"/>
                                <w:sz w:val="20"/>
                                <w:szCs w:val="24"/>
                              </w:rPr>
                            </m:ctrlPr>
                          </m:sSubSupPr>
                          <m:e>
                            <m:r>
                              <m:rPr>
                                <m:sty m:val="p"/>
                              </m:rPr>
                              <w:rPr>
                                <w:rFonts w:ascii="Cambria Math" w:hAnsi="Cambria Math" w:cs="Times New Roman"/>
                                <w:color w:val="000000" w:themeColor="text1"/>
                                <w:sz w:val="20"/>
                                <w:szCs w:val="24"/>
                              </w:rPr>
                              <m:t>T</m:t>
                            </m:r>
                          </m:e>
                          <m:sub>
                            <m:r>
                              <m:rPr>
                                <m:sty m:val="p"/>
                              </m:rPr>
                              <w:rPr>
                                <w:rFonts w:ascii="Cambria Math" w:hAnsi="Cambria Math" w:cs="Times New Roman"/>
                                <w:color w:val="000000" w:themeColor="text1"/>
                                <w:sz w:val="20"/>
                                <w:szCs w:val="24"/>
                              </w:rPr>
                              <m:t>a</m:t>
                            </m:r>
                          </m:sub>
                          <m:sup>
                            <m:r>
                              <m:rPr>
                                <m:sty m:val="p"/>
                              </m:rPr>
                              <w:rPr>
                                <w:rFonts w:ascii="Cambria Math" w:hAnsi="Cambria Math" w:cs="Times New Roman"/>
                                <w:color w:val="000000" w:themeColor="text1"/>
                                <w:sz w:val="20"/>
                                <w:szCs w:val="24"/>
                              </w:rPr>
                              <m:t>i</m:t>
                            </m:r>
                          </m:sup>
                        </m:sSubSup>
                      </m:oMath>
                      <w:r w:rsidRPr="00DF2A33">
                        <w:rPr>
                          <w:rFonts w:ascii="Times New Roman" w:hAnsi="Times New Roman" w:cs="Times New Roman"/>
                          <w:iCs/>
                          <w:color w:val="000000" w:themeColor="text1"/>
                          <w:sz w:val="20"/>
                          <w:szCs w:val="24"/>
                        </w:rPr>
                        <w:t xml:space="preserve"> temperature is added replacing heat of equivalent volume at previous day mixed and fully equilibrated temperature.</w:t>
                      </w:r>
                    </w:p>
                  </w:txbxContent>
                </v:textbox>
                <w10:wrap type="topAndBottom"/>
              </v:shape>
            </w:pict>
          </mc:Fallback>
        </mc:AlternateContent>
      </w:r>
      <w:r w:rsidR="008F13EB" w:rsidRPr="004F3A2F">
        <w:rPr>
          <w:rFonts w:ascii="Times New Roman" w:hAnsi="Times New Roman" w:cs="Times New Roman"/>
          <w:color w:val="000000" w:themeColor="text1"/>
          <w:szCs w:val="26"/>
        </w:rPr>
        <w:t xml:space="preserve">where </w:t>
      </w:r>
      <w:r w:rsidR="008F13EB" w:rsidRPr="004F3A2F">
        <w:rPr>
          <w:rFonts w:ascii="Times New Roman" w:hAnsi="Times New Roman" w:cs="Times New Roman"/>
          <w:i/>
          <w:color w:val="000000" w:themeColor="text1"/>
          <w:szCs w:val="26"/>
        </w:rPr>
        <w:t>i</w:t>
      </w:r>
      <w:r w:rsidR="008F13EB" w:rsidRPr="004F3A2F">
        <w:rPr>
          <w:rFonts w:ascii="Times New Roman" w:hAnsi="Times New Roman" w:cs="Times New Roman"/>
          <w:color w:val="000000" w:themeColor="text1"/>
          <w:szCs w:val="26"/>
        </w:rPr>
        <w:t xml:space="preserve"> is an index of the day prior to present and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i</m:t>
            </m:r>
          </m:sup>
        </m:sSubSup>
      </m:oMath>
      <w:r w:rsidR="008F13EB" w:rsidRPr="004F3A2F">
        <w:rPr>
          <w:rFonts w:ascii="Times New Roman" w:hAnsi="Times New Roman" w:cs="Times New Roman"/>
          <w:color w:val="000000" w:themeColor="text1"/>
          <w:szCs w:val="26"/>
        </w:rPr>
        <w:t xml:space="preserve"> is the air temperature at the day </w:t>
      </w:r>
      <w:r w:rsidR="008F13EB" w:rsidRPr="004F3A2F">
        <w:rPr>
          <w:rFonts w:ascii="Times New Roman" w:hAnsi="Times New Roman" w:cs="Times New Roman"/>
          <w:i/>
          <w:color w:val="000000" w:themeColor="text1"/>
          <w:szCs w:val="26"/>
        </w:rPr>
        <w:t>i</w:t>
      </w:r>
      <w:r w:rsidR="008F13EB" w:rsidRPr="004F3A2F">
        <w:rPr>
          <w:rFonts w:ascii="Times New Roman" w:hAnsi="Times New Roman" w:cs="Times New Roman"/>
          <w:color w:val="000000" w:themeColor="text1"/>
          <w:szCs w:val="26"/>
        </w:rPr>
        <w:t xml:space="preserve">. The ARIMA model is a simplified but effective way to account for heating/cooling inputs to a top layer of land from atmosphere which, in turn, transfers to the water in contact with the layer. </w:t>
      </w:r>
      <w:commentRangeStart w:id="371"/>
      <w:commentRangeStart w:id="372"/>
      <w:r w:rsidR="008F13EB" w:rsidRPr="004F3A2F">
        <w:rPr>
          <w:rFonts w:ascii="Times New Roman" w:hAnsi="Times New Roman" w:cs="Times New Roman"/>
          <w:color w:val="000000" w:themeColor="text1"/>
          <w:szCs w:val="26"/>
        </w:rPr>
        <w:t>Physically it represents a temperature of a fluid or solid body that receives daily portions of heat equivalent of 1/N of the body mass at that day</w:t>
      </w:r>
      <w:r w:rsidR="00FC5C16">
        <w:rPr>
          <w:rFonts w:ascii="Times New Roman" w:hAnsi="Times New Roman" w:cs="Times New Roman"/>
          <w:color w:val="000000" w:themeColor="text1"/>
          <w:szCs w:val="26"/>
        </w:rPr>
        <w:t>’s</w:t>
      </w:r>
      <w:r w:rsidR="008F13EB" w:rsidRPr="004F3A2F">
        <w:rPr>
          <w:rFonts w:ascii="Times New Roman" w:hAnsi="Times New Roman" w:cs="Times New Roman"/>
          <w:color w:val="000000" w:themeColor="text1"/>
          <w:szCs w:val="26"/>
        </w:rPr>
        <w:t xml:space="preserve"> temperature which equilibrates with the cumulative body temperature and then it loses the heat equivalent of 1/N of the body mass at the mixed body temperature as shown </w:t>
      </w:r>
      <w:r w:rsidR="00FC5C16">
        <w:rPr>
          <w:rFonts w:ascii="Times New Roman" w:hAnsi="Times New Roman" w:cs="Times New Roman"/>
          <w:color w:val="000000" w:themeColor="text1"/>
          <w:szCs w:val="26"/>
        </w:rPr>
        <w:t>i</w:t>
      </w:r>
      <w:r w:rsidR="008F13EB" w:rsidRPr="004F3A2F">
        <w:rPr>
          <w:rFonts w:ascii="Times New Roman" w:hAnsi="Times New Roman" w:cs="Times New Roman"/>
          <w:color w:val="000000" w:themeColor="text1"/>
          <w:szCs w:val="26"/>
        </w:rPr>
        <w:t xml:space="preserve">n Figure </w:t>
      </w:r>
      <w:commentRangeEnd w:id="371"/>
      <w:r w:rsidR="00C36708" w:rsidRPr="004F3A2F">
        <w:rPr>
          <w:rStyle w:val="CommentReference"/>
          <w:rFonts w:ascii="Times New Roman" w:hAnsi="Times New Roman" w:cs="Times New Roman"/>
        </w:rPr>
        <w:commentReference w:id="371"/>
      </w:r>
      <w:commentRangeEnd w:id="372"/>
      <w:r w:rsidR="00FC5C16">
        <w:rPr>
          <w:rStyle w:val="CommentReference"/>
        </w:rPr>
        <w:commentReference w:id="372"/>
      </w:r>
      <w:r w:rsidR="00FC5C16">
        <w:rPr>
          <w:rFonts w:ascii="Times New Roman" w:hAnsi="Times New Roman" w:cs="Times New Roman"/>
          <w:color w:val="000000" w:themeColor="text1"/>
          <w:szCs w:val="26"/>
        </w:rPr>
        <w:t>17-1</w:t>
      </w:r>
      <w:r w:rsidR="00DF2A33">
        <w:rPr>
          <w:rFonts w:ascii="Times New Roman" w:hAnsi="Times New Roman" w:cs="Times New Roman"/>
          <w:color w:val="000000" w:themeColor="text1"/>
          <w:szCs w:val="26"/>
        </w:rPr>
        <w:t>.</w:t>
      </w:r>
    </w:p>
    <w:p w14:paraId="7CAAAE84" w14:textId="44493A60" w:rsidR="008F13EB" w:rsidRPr="004F3A2F" w:rsidRDefault="008F13EB" w:rsidP="00DF2A33">
      <w:pPr>
        <w:rPr>
          <w:rFonts w:ascii="Times New Roman" w:eastAsiaTheme="minorEastAsia" w:hAnsi="Times New Roman" w:cs="Times New Roman"/>
          <w:color w:val="000000" w:themeColor="text1"/>
          <w:szCs w:val="26"/>
        </w:rPr>
      </w:pPr>
      <w:r w:rsidRPr="004F3A2F">
        <w:rPr>
          <w:rFonts w:ascii="Times New Roman" w:hAnsi="Times New Roman" w:cs="Times New Roman"/>
          <w:noProof/>
          <w:color w:val="000000" w:themeColor="text1"/>
          <w:szCs w:val="26"/>
          <w:lang w:val="en-US"/>
        </w:rPr>
        <mc:AlternateContent>
          <mc:Choice Requires="wpc">
            <w:drawing>
              <wp:anchor distT="0" distB="0" distL="114300" distR="114300" simplePos="0" relativeHeight="251659264" behindDoc="0" locked="0" layoutInCell="1" allowOverlap="1" wp14:anchorId="71352756" wp14:editId="73D24A54">
                <wp:simplePos x="0" y="0"/>
                <wp:positionH relativeFrom="column">
                  <wp:posOffset>0</wp:posOffset>
                </wp:positionH>
                <wp:positionV relativeFrom="paragraph">
                  <wp:posOffset>1905</wp:posOffset>
                </wp:positionV>
                <wp:extent cx="3408680" cy="1455420"/>
                <wp:effectExtent l="0" t="0" r="0" b="11430"/>
                <wp:wrapTopAndBottom/>
                <wp:docPr id="4096" name="Canvas 40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angle 46"/>
                        <wps:cNvSpPr/>
                        <wps:spPr>
                          <a:xfrm>
                            <a:off x="341906" y="675861"/>
                            <a:ext cx="500932"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755329" y="357612"/>
                            <a:ext cx="1963811" cy="938449"/>
                          </a:xfrm>
                          <a:prstGeom prst="rect">
                            <a:avLst/>
                          </a:prstGeom>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739452" y="675720"/>
                            <a:ext cx="45719" cy="2861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83461" y="366441"/>
                            <a:ext cx="326003" cy="914400"/>
                          </a:xfrm>
                          <a:prstGeom prst="rect">
                            <a:avLst/>
                          </a:prstGeom>
                          <a:solidFill>
                            <a:schemeClr val="accent1">
                              <a:lumMod val="60000"/>
                              <a:lumOff val="40000"/>
                            </a:schemeClr>
                          </a:solidFill>
                          <a:ln>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719133" y="675795"/>
                            <a:ext cx="500932" cy="286247"/>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689396" y="675551"/>
                            <a:ext cx="45719" cy="28618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Left Brace 52"/>
                        <wps:cNvSpPr/>
                        <wps:spPr>
                          <a:xfrm rot="5400000">
                            <a:off x="2498995" y="134993"/>
                            <a:ext cx="88116" cy="334198"/>
                          </a:xfrm>
                          <a:prstGeom prst="leftBrace">
                            <a:avLst>
                              <a:gd name="adj1" fmla="val 32204"/>
                              <a:gd name="adj2" fmla="val 51466"/>
                            </a:avLst>
                          </a:prstGeom>
                          <a:ln w="19050">
                            <a:solidFill>
                              <a:schemeClr val="tx1"/>
                            </a:solidFill>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371455" y="44942"/>
                            <a:ext cx="371475" cy="163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FEF24" w14:textId="77777777" w:rsidR="00A8207C" w:rsidRDefault="00A8207C" w:rsidP="008F13EB">
                              <w:r>
                                <w:t>1/N in</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54" name="Left Brace 54"/>
                        <wps:cNvSpPr/>
                        <wps:spPr>
                          <a:xfrm rot="5400000">
                            <a:off x="908401" y="135025"/>
                            <a:ext cx="88116" cy="334198"/>
                          </a:xfrm>
                          <a:prstGeom prst="leftBrace">
                            <a:avLst>
                              <a:gd name="adj1" fmla="val 32204"/>
                              <a:gd name="adj2" fmla="val 51466"/>
                            </a:avLst>
                          </a:prstGeom>
                          <a:ln w="19050">
                            <a:solidFill>
                              <a:schemeClr val="tx1"/>
                            </a:solidFill>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780963" y="44912"/>
                            <a:ext cx="457200" cy="163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3110" w14:textId="77777777" w:rsidR="00A8207C" w:rsidRDefault="00A8207C" w:rsidP="008F13EB">
                              <w:pPr>
                                <w:spacing w:line="240" w:lineRule="auto"/>
                              </w:pPr>
                              <w:r>
                                <w:t>1/N out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56" name="Straight Arrow Connector 56"/>
                        <wps:cNvCnPr/>
                        <wps:spPr>
                          <a:xfrm flipH="1">
                            <a:off x="2589291" y="819339"/>
                            <a:ext cx="36576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7" name="Straight Arrow Connector 57"/>
                        <wps:cNvCnPr/>
                        <wps:spPr>
                          <a:xfrm flipH="1">
                            <a:off x="506993" y="819371"/>
                            <a:ext cx="36576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8" name="Straight Connector 58"/>
                        <wps:cNvCnPr/>
                        <wps:spPr>
                          <a:xfrm>
                            <a:off x="2372293" y="366364"/>
                            <a:ext cx="3398" cy="914209"/>
                          </a:xfrm>
                          <a:prstGeom prst="line">
                            <a:avLst/>
                          </a:prstGeom>
                          <a:ln w="12700">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116309" y="366395"/>
                            <a:ext cx="3398" cy="914209"/>
                          </a:xfrm>
                          <a:prstGeom prst="line">
                            <a:avLst/>
                          </a:prstGeom>
                          <a:ln w="12700">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0" name="Freeform 60"/>
                        <wps:cNvSpPr/>
                        <wps:spPr>
                          <a:xfrm>
                            <a:off x="966100" y="463578"/>
                            <a:ext cx="1544187" cy="728685"/>
                          </a:xfrm>
                          <a:custGeom>
                            <a:avLst/>
                            <a:gdLst>
                              <a:gd name="connsiteX0" fmla="*/ 739381 w 1748262"/>
                              <a:gd name="connsiteY0" fmla="*/ 20472 h 639947"/>
                              <a:gd name="connsiteX1" fmla="*/ 1359544 w 1748262"/>
                              <a:gd name="connsiteY1" fmla="*/ 20472 h 639947"/>
                              <a:gd name="connsiteX2" fmla="*/ 1635674 w 1748262"/>
                              <a:gd name="connsiteY2" fmla="*/ 233228 h 639947"/>
                              <a:gd name="connsiteX3" fmla="*/ 1662835 w 1748262"/>
                              <a:gd name="connsiteY3" fmla="*/ 563680 h 639947"/>
                              <a:gd name="connsiteX4" fmla="*/ 540205 w 1748262"/>
                              <a:gd name="connsiteY4" fmla="*/ 636107 h 639947"/>
                              <a:gd name="connsiteX5" fmla="*/ 33211 w 1748262"/>
                              <a:gd name="connsiteY5" fmla="*/ 486725 h 639947"/>
                              <a:gd name="connsiteX6" fmla="*/ 178067 w 1748262"/>
                              <a:gd name="connsiteY6" fmla="*/ 61212 h 639947"/>
                              <a:gd name="connsiteX7" fmla="*/ 1219215 w 1748262"/>
                              <a:gd name="connsiteY7" fmla="*/ 242282 h 639947"/>
                              <a:gd name="connsiteX8" fmla="*/ 1106047 w 1748262"/>
                              <a:gd name="connsiteY8" fmla="*/ 509359 h 639947"/>
                              <a:gd name="connsiteX9" fmla="*/ 427037 w 1748262"/>
                              <a:gd name="connsiteY9" fmla="*/ 359977 h 639947"/>
                              <a:gd name="connsiteX10" fmla="*/ 417983 w 1748262"/>
                              <a:gd name="connsiteY10" fmla="*/ 215121 h 639947"/>
                              <a:gd name="connsiteX0" fmla="*/ 739381 w 1748262"/>
                              <a:gd name="connsiteY0" fmla="*/ 11654 h 651601"/>
                              <a:gd name="connsiteX1" fmla="*/ 1359544 w 1748262"/>
                              <a:gd name="connsiteY1" fmla="*/ 32126 h 651601"/>
                              <a:gd name="connsiteX2" fmla="*/ 1635674 w 1748262"/>
                              <a:gd name="connsiteY2" fmla="*/ 244882 h 651601"/>
                              <a:gd name="connsiteX3" fmla="*/ 1662835 w 1748262"/>
                              <a:gd name="connsiteY3" fmla="*/ 575334 h 651601"/>
                              <a:gd name="connsiteX4" fmla="*/ 540205 w 1748262"/>
                              <a:gd name="connsiteY4" fmla="*/ 647761 h 651601"/>
                              <a:gd name="connsiteX5" fmla="*/ 33211 w 1748262"/>
                              <a:gd name="connsiteY5" fmla="*/ 498379 h 651601"/>
                              <a:gd name="connsiteX6" fmla="*/ 178067 w 1748262"/>
                              <a:gd name="connsiteY6" fmla="*/ 72866 h 651601"/>
                              <a:gd name="connsiteX7" fmla="*/ 1219215 w 1748262"/>
                              <a:gd name="connsiteY7" fmla="*/ 253936 h 651601"/>
                              <a:gd name="connsiteX8" fmla="*/ 1106047 w 1748262"/>
                              <a:gd name="connsiteY8" fmla="*/ 521013 h 651601"/>
                              <a:gd name="connsiteX9" fmla="*/ 427037 w 1748262"/>
                              <a:gd name="connsiteY9" fmla="*/ 371631 h 651601"/>
                              <a:gd name="connsiteX10" fmla="*/ 417983 w 1748262"/>
                              <a:gd name="connsiteY10" fmla="*/ 226775 h 651601"/>
                              <a:gd name="connsiteX0" fmla="*/ 739381 w 1739918"/>
                              <a:gd name="connsiteY0" fmla="*/ 11654 h 651601"/>
                              <a:gd name="connsiteX1" fmla="*/ 1359544 w 1739918"/>
                              <a:gd name="connsiteY1" fmla="*/ 32126 h 651601"/>
                              <a:gd name="connsiteX2" fmla="*/ 1635674 w 1739918"/>
                              <a:gd name="connsiteY2" fmla="*/ 244882 h 651601"/>
                              <a:gd name="connsiteX3" fmla="*/ 1662835 w 1739918"/>
                              <a:gd name="connsiteY3" fmla="*/ 575334 h 651601"/>
                              <a:gd name="connsiteX4" fmla="*/ 540205 w 1739918"/>
                              <a:gd name="connsiteY4" fmla="*/ 647761 h 651601"/>
                              <a:gd name="connsiteX5" fmla="*/ 33211 w 1739918"/>
                              <a:gd name="connsiteY5" fmla="*/ 498379 h 651601"/>
                              <a:gd name="connsiteX6" fmla="*/ 178067 w 1739918"/>
                              <a:gd name="connsiteY6" fmla="*/ 72866 h 651601"/>
                              <a:gd name="connsiteX7" fmla="*/ 1219215 w 1739918"/>
                              <a:gd name="connsiteY7" fmla="*/ 253936 h 651601"/>
                              <a:gd name="connsiteX8" fmla="*/ 1106047 w 1739918"/>
                              <a:gd name="connsiteY8" fmla="*/ 521013 h 651601"/>
                              <a:gd name="connsiteX9" fmla="*/ 427037 w 1739918"/>
                              <a:gd name="connsiteY9" fmla="*/ 371631 h 651601"/>
                              <a:gd name="connsiteX10" fmla="*/ 417983 w 1739918"/>
                              <a:gd name="connsiteY10" fmla="*/ 226775 h 651601"/>
                              <a:gd name="connsiteX0" fmla="*/ 739381 w 1764606"/>
                              <a:gd name="connsiteY0" fmla="*/ 11654 h 651601"/>
                              <a:gd name="connsiteX1" fmla="*/ 1359544 w 1764606"/>
                              <a:gd name="connsiteY1" fmla="*/ 32126 h 651601"/>
                              <a:gd name="connsiteX2" fmla="*/ 1635674 w 1764606"/>
                              <a:gd name="connsiteY2" fmla="*/ 244882 h 651601"/>
                              <a:gd name="connsiteX3" fmla="*/ 1662835 w 1764606"/>
                              <a:gd name="connsiteY3" fmla="*/ 575334 h 651601"/>
                              <a:gd name="connsiteX4" fmla="*/ 540205 w 1764606"/>
                              <a:gd name="connsiteY4" fmla="*/ 647761 h 651601"/>
                              <a:gd name="connsiteX5" fmla="*/ 33211 w 1764606"/>
                              <a:gd name="connsiteY5" fmla="*/ 498379 h 651601"/>
                              <a:gd name="connsiteX6" fmla="*/ 178067 w 1764606"/>
                              <a:gd name="connsiteY6" fmla="*/ 72866 h 651601"/>
                              <a:gd name="connsiteX7" fmla="*/ 1219215 w 1764606"/>
                              <a:gd name="connsiteY7" fmla="*/ 253936 h 651601"/>
                              <a:gd name="connsiteX8" fmla="*/ 1106047 w 1764606"/>
                              <a:gd name="connsiteY8" fmla="*/ 521013 h 651601"/>
                              <a:gd name="connsiteX9" fmla="*/ 427037 w 1764606"/>
                              <a:gd name="connsiteY9" fmla="*/ 371631 h 651601"/>
                              <a:gd name="connsiteX10" fmla="*/ 417983 w 1764606"/>
                              <a:gd name="connsiteY10" fmla="*/ 226775 h 651601"/>
                              <a:gd name="connsiteX0" fmla="*/ 739381 w 1762580"/>
                              <a:gd name="connsiteY0" fmla="*/ 8572 h 649885"/>
                              <a:gd name="connsiteX1" fmla="*/ 1359544 w 1762580"/>
                              <a:gd name="connsiteY1" fmla="*/ 29044 h 649885"/>
                              <a:gd name="connsiteX2" fmla="*/ 1630894 w 1762580"/>
                              <a:gd name="connsiteY2" fmla="*/ 170547 h 649885"/>
                              <a:gd name="connsiteX3" fmla="*/ 1662835 w 1762580"/>
                              <a:gd name="connsiteY3" fmla="*/ 572252 h 649885"/>
                              <a:gd name="connsiteX4" fmla="*/ 540205 w 1762580"/>
                              <a:gd name="connsiteY4" fmla="*/ 644679 h 649885"/>
                              <a:gd name="connsiteX5" fmla="*/ 33211 w 1762580"/>
                              <a:gd name="connsiteY5" fmla="*/ 495297 h 649885"/>
                              <a:gd name="connsiteX6" fmla="*/ 178067 w 1762580"/>
                              <a:gd name="connsiteY6" fmla="*/ 69784 h 649885"/>
                              <a:gd name="connsiteX7" fmla="*/ 1219215 w 1762580"/>
                              <a:gd name="connsiteY7" fmla="*/ 250854 h 649885"/>
                              <a:gd name="connsiteX8" fmla="*/ 1106047 w 1762580"/>
                              <a:gd name="connsiteY8" fmla="*/ 517931 h 649885"/>
                              <a:gd name="connsiteX9" fmla="*/ 427037 w 1762580"/>
                              <a:gd name="connsiteY9" fmla="*/ 368549 h 649885"/>
                              <a:gd name="connsiteX10" fmla="*/ 417983 w 1762580"/>
                              <a:gd name="connsiteY10" fmla="*/ 223693 h 649885"/>
                              <a:gd name="connsiteX0" fmla="*/ 739381 w 1775054"/>
                              <a:gd name="connsiteY0" fmla="*/ 0 h 641313"/>
                              <a:gd name="connsiteX1" fmla="*/ 1630894 w 1775054"/>
                              <a:gd name="connsiteY1" fmla="*/ 161975 h 641313"/>
                              <a:gd name="connsiteX2" fmla="*/ 1662835 w 1775054"/>
                              <a:gd name="connsiteY2" fmla="*/ 563680 h 641313"/>
                              <a:gd name="connsiteX3" fmla="*/ 540205 w 1775054"/>
                              <a:gd name="connsiteY3" fmla="*/ 636107 h 641313"/>
                              <a:gd name="connsiteX4" fmla="*/ 33211 w 1775054"/>
                              <a:gd name="connsiteY4" fmla="*/ 486725 h 641313"/>
                              <a:gd name="connsiteX5" fmla="*/ 178067 w 1775054"/>
                              <a:gd name="connsiteY5" fmla="*/ 61212 h 641313"/>
                              <a:gd name="connsiteX6" fmla="*/ 1219215 w 1775054"/>
                              <a:gd name="connsiteY6" fmla="*/ 242282 h 641313"/>
                              <a:gd name="connsiteX7" fmla="*/ 1106047 w 1775054"/>
                              <a:gd name="connsiteY7" fmla="*/ 509359 h 641313"/>
                              <a:gd name="connsiteX8" fmla="*/ 427037 w 1775054"/>
                              <a:gd name="connsiteY8" fmla="*/ 359977 h 641313"/>
                              <a:gd name="connsiteX9" fmla="*/ 417983 w 1775054"/>
                              <a:gd name="connsiteY9" fmla="*/ 215121 h 641313"/>
                              <a:gd name="connsiteX0" fmla="*/ 739381 w 1777324"/>
                              <a:gd name="connsiteY0" fmla="*/ 0 h 644281"/>
                              <a:gd name="connsiteX1" fmla="*/ 1635674 w 1777324"/>
                              <a:gd name="connsiteY1" fmla="*/ 62366 h 644281"/>
                              <a:gd name="connsiteX2" fmla="*/ 1662835 w 1777324"/>
                              <a:gd name="connsiteY2" fmla="*/ 563680 h 644281"/>
                              <a:gd name="connsiteX3" fmla="*/ 540205 w 1777324"/>
                              <a:gd name="connsiteY3" fmla="*/ 636107 h 644281"/>
                              <a:gd name="connsiteX4" fmla="*/ 33211 w 1777324"/>
                              <a:gd name="connsiteY4" fmla="*/ 486725 h 644281"/>
                              <a:gd name="connsiteX5" fmla="*/ 178067 w 1777324"/>
                              <a:gd name="connsiteY5" fmla="*/ 61212 h 644281"/>
                              <a:gd name="connsiteX6" fmla="*/ 1219215 w 1777324"/>
                              <a:gd name="connsiteY6" fmla="*/ 242282 h 644281"/>
                              <a:gd name="connsiteX7" fmla="*/ 1106047 w 1777324"/>
                              <a:gd name="connsiteY7" fmla="*/ 509359 h 644281"/>
                              <a:gd name="connsiteX8" fmla="*/ 427037 w 1777324"/>
                              <a:gd name="connsiteY8" fmla="*/ 359977 h 644281"/>
                              <a:gd name="connsiteX9" fmla="*/ 417983 w 1777324"/>
                              <a:gd name="connsiteY9" fmla="*/ 215121 h 644281"/>
                              <a:gd name="connsiteX0" fmla="*/ 739381 w 1719818"/>
                              <a:gd name="connsiteY0" fmla="*/ 0 h 660952"/>
                              <a:gd name="connsiteX1" fmla="*/ 1635674 w 1719818"/>
                              <a:gd name="connsiteY1" fmla="*/ 62366 h 660952"/>
                              <a:gd name="connsiteX2" fmla="*/ 1557678 w 1719818"/>
                              <a:gd name="connsiteY2" fmla="*/ 599902 h 660952"/>
                              <a:gd name="connsiteX3" fmla="*/ 540205 w 1719818"/>
                              <a:gd name="connsiteY3" fmla="*/ 636107 h 660952"/>
                              <a:gd name="connsiteX4" fmla="*/ 33211 w 1719818"/>
                              <a:gd name="connsiteY4" fmla="*/ 486725 h 660952"/>
                              <a:gd name="connsiteX5" fmla="*/ 178067 w 1719818"/>
                              <a:gd name="connsiteY5" fmla="*/ 61212 h 660952"/>
                              <a:gd name="connsiteX6" fmla="*/ 1219215 w 1719818"/>
                              <a:gd name="connsiteY6" fmla="*/ 242282 h 660952"/>
                              <a:gd name="connsiteX7" fmla="*/ 1106047 w 1719818"/>
                              <a:gd name="connsiteY7" fmla="*/ 509359 h 660952"/>
                              <a:gd name="connsiteX8" fmla="*/ 427037 w 1719818"/>
                              <a:gd name="connsiteY8" fmla="*/ 359977 h 660952"/>
                              <a:gd name="connsiteX9" fmla="*/ 417983 w 1719818"/>
                              <a:gd name="connsiteY9" fmla="*/ 215121 h 660952"/>
                              <a:gd name="connsiteX0" fmla="*/ 739381 w 1661504"/>
                              <a:gd name="connsiteY0" fmla="*/ 0 h 661240"/>
                              <a:gd name="connsiteX1" fmla="*/ 1535299 w 1661504"/>
                              <a:gd name="connsiteY1" fmla="*/ 57838 h 661240"/>
                              <a:gd name="connsiteX2" fmla="*/ 1557678 w 1661504"/>
                              <a:gd name="connsiteY2" fmla="*/ 599902 h 661240"/>
                              <a:gd name="connsiteX3" fmla="*/ 540205 w 1661504"/>
                              <a:gd name="connsiteY3" fmla="*/ 636107 h 661240"/>
                              <a:gd name="connsiteX4" fmla="*/ 33211 w 1661504"/>
                              <a:gd name="connsiteY4" fmla="*/ 486725 h 661240"/>
                              <a:gd name="connsiteX5" fmla="*/ 178067 w 1661504"/>
                              <a:gd name="connsiteY5" fmla="*/ 61212 h 661240"/>
                              <a:gd name="connsiteX6" fmla="*/ 1219215 w 1661504"/>
                              <a:gd name="connsiteY6" fmla="*/ 242282 h 661240"/>
                              <a:gd name="connsiteX7" fmla="*/ 1106047 w 1661504"/>
                              <a:gd name="connsiteY7" fmla="*/ 509359 h 661240"/>
                              <a:gd name="connsiteX8" fmla="*/ 427037 w 1661504"/>
                              <a:gd name="connsiteY8" fmla="*/ 359977 h 661240"/>
                              <a:gd name="connsiteX9" fmla="*/ 417983 w 1661504"/>
                              <a:gd name="connsiteY9" fmla="*/ 215121 h 661240"/>
                              <a:gd name="connsiteX0" fmla="*/ 739381 w 1661504"/>
                              <a:gd name="connsiteY0" fmla="*/ 6194 h 667434"/>
                              <a:gd name="connsiteX1" fmla="*/ 1535299 w 1661504"/>
                              <a:gd name="connsiteY1" fmla="*/ 64032 h 667434"/>
                              <a:gd name="connsiteX2" fmla="*/ 1557678 w 1661504"/>
                              <a:gd name="connsiteY2" fmla="*/ 606096 h 667434"/>
                              <a:gd name="connsiteX3" fmla="*/ 540205 w 1661504"/>
                              <a:gd name="connsiteY3" fmla="*/ 642301 h 667434"/>
                              <a:gd name="connsiteX4" fmla="*/ 33211 w 1661504"/>
                              <a:gd name="connsiteY4" fmla="*/ 492919 h 667434"/>
                              <a:gd name="connsiteX5" fmla="*/ 178067 w 1661504"/>
                              <a:gd name="connsiteY5" fmla="*/ 67406 h 667434"/>
                              <a:gd name="connsiteX6" fmla="*/ 1219215 w 1661504"/>
                              <a:gd name="connsiteY6" fmla="*/ 248476 h 667434"/>
                              <a:gd name="connsiteX7" fmla="*/ 1106047 w 1661504"/>
                              <a:gd name="connsiteY7" fmla="*/ 515553 h 667434"/>
                              <a:gd name="connsiteX8" fmla="*/ 427037 w 1661504"/>
                              <a:gd name="connsiteY8" fmla="*/ 366171 h 667434"/>
                              <a:gd name="connsiteX9" fmla="*/ 417983 w 1661504"/>
                              <a:gd name="connsiteY9" fmla="*/ 221315 h 667434"/>
                              <a:gd name="connsiteX0" fmla="*/ 814740 w 1772614"/>
                              <a:gd name="connsiteY0" fmla="*/ 6194 h 631199"/>
                              <a:gd name="connsiteX1" fmla="*/ 1610658 w 1772614"/>
                              <a:gd name="connsiteY1" fmla="*/ 64032 h 631199"/>
                              <a:gd name="connsiteX2" fmla="*/ 1633037 w 1772614"/>
                              <a:gd name="connsiteY2" fmla="*/ 606096 h 631199"/>
                              <a:gd name="connsiteX3" fmla="*/ 108570 w 1772614"/>
                              <a:gd name="connsiteY3" fmla="*/ 492919 h 631199"/>
                              <a:gd name="connsiteX4" fmla="*/ 253426 w 1772614"/>
                              <a:gd name="connsiteY4" fmla="*/ 67406 h 631199"/>
                              <a:gd name="connsiteX5" fmla="*/ 1294574 w 1772614"/>
                              <a:gd name="connsiteY5" fmla="*/ 248476 h 631199"/>
                              <a:gd name="connsiteX6" fmla="*/ 1181406 w 1772614"/>
                              <a:gd name="connsiteY6" fmla="*/ 515553 h 631199"/>
                              <a:gd name="connsiteX7" fmla="*/ 502396 w 1772614"/>
                              <a:gd name="connsiteY7" fmla="*/ 366171 h 631199"/>
                              <a:gd name="connsiteX8" fmla="*/ 493342 w 1772614"/>
                              <a:gd name="connsiteY8" fmla="*/ 221315 h 631199"/>
                              <a:gd name="connsiteX0" fmla="*/ 745064 w 1696107"/>
                              <a:gd name="connsiteY0" fmla="*/ 6194 h 688806"/>
                              <a:gd name="connsiteX1" fmla="*/ 1540982 w 1696107"/>
                              <a:gd name="connsiteY1" fmla="*/ 64032 h 688806"/>
                              <a:gd name="connsiteX2" fmla="*/ 1563361 w 1696107"/>
                              <a:gd name="connsiteY2" fmla="*/ 606096 h 688806"/>
                              <a:gd name="connsiteX3" fmla="*/ 134489 w 1696107"/>
                              <a:gd name="connsiteY3" fmla="*/ 631199 h 688806"/>
                              <a:gd name="connsiteX4" fmla="*/ 183750 w 1696107"/>
                              <a:gd name="connsiteY4" fmla="*/ 67406 h 688806"/>
                              <a:gd name="connsiteX5" fmla="*/ 1224898 w 1696107"/>
                              <a:gd name="connsiteY5" fmla="*/ 248476 h 688806"/>
                              <a:gd name="connsiteX6" fmla="*/ 1111730 w 1696107"/>
                              <a:gd name="connsiteY6" fmla="*/ 515553 h 688806"/>
                              <a:gd name="connsiteX7" fmla="*/ 432720 w 1696107"/>
                              <a:gd name="connsiteY7" fmla="*/ 366171 h 688806"/>
                              <a:gd name="connsiteX8" fmla="*/ 423666 w 1696107"/>
                              <a:gd name="connsiteY8" fmla="*/ 221315 h 688806"/>
                              <a:gd name="connsiteX0" fmla="*/ 747100 w 1698143"/>
                              <a:gd name="connsiteY0" fmla="*/ 6194 h 675995"/>
                              <a:gd name="connsiteX1" fmla="*/ 1543018 w 1698143"/>
                              <a:gd name="connsiteY1" fmla="*/ 64032 h 675995"/>
                              <a:gd name="connsiteX2" fmla="*/ 1565397 w 1698143"/>
                              <a:gd name="connsiteY2" fmla="*/ 606096 h 675995"/>
                              <a:gd name="connsiteX3" fmla="*/ 136525 w 1698143"/>
                              <a:gd name="connsiteY3" fmla="*/ 631199 h 675995"/>
                              <a:gd name="connsiteX4" fmla="*/ 185786 w 1698143"/>
                              <a:gd name="connsiteY4" fmla="*/ 67406 h 675995"/>
                              <a:gd name="connsiteX5" fmla="*/ 1226934 w 1698143"/>
                              <a:gd name="connsiteY5" fmla="*/ 248476 h 675995"/>
                              <a:gd name="connsiteX6" fmla="*/ 1113766 w 1698143"/>
                              <a:gd name="connsiteY6" fmla="*/ 515553 h 675995"/>
                              <a:gd name="connsiteX7" fmla="*/ 434756 w 1698143"/>
                              <a:gd name="connsiteY7" fmla="*/ 366171 h 675995"/>
                              <a:gd name="connsiteX8" fmla="*/ 425702 w 1698143"/>
                              <a:gd name="connsiteY8" fmla="*/ 221315 h 675995"/>
                              <a:gd name="connsiteX0" fmla="*/ 775510 w 1726553"/>
                              <a:gd name="connsiteY0" fmla="*/ 6194 h 689432"/>
                              <a:gd name="connsiteX1" fmla="*/ 1571428 w 1726553"/>
                              <a:gd name="connsiteY1" fmla="*/ 64032 h 689432"/>
                              <a:gd name="connsiteX2" fmla="*/ 1593807 w 1726553"/>
                              <a:gd name="connsiteY2" fmla="*/ 606096 h 689432"/>
                              <a:gd name="connsiteX3" fmla="*/ 164935 w 1726553"/>
                              <a:gd name="connsiteY3" fmla="*/ 631199 h 689432"/>
                              <a:gd name="connsiteX4" fmla="*/ 152059 w 1726553"/>
                              <a:gd name="connsiteY4" fmla="*/ 58351 h 689432"/>
                              <a:gd name="connsiteX5" fmla="*/ 1255344 w 1726553"/>
                              <a:gd name="connsiteY5" fmla="*/ 248476 h 689432"/>
                              <a:gd name="connsiteX6" fmla="*/ 1142176 w 1726553"/>
                              <a:gd name="connsiteY6" fmla="*/ 515553 h 689432"/>
                              <a:gd name="connsiteX7" fmla="*/ 463166 w 1726553"/>
                              <a:gd name="connsiteY7" fmla="*/ 366171 h 689432"/>
                              <a:gd name="connsiteX8" fmla="*/ 454112 w 1726553"/>
                              <a:gd name="connsiteY8" fmla="*/ 221315 h 689432"/>
                              <a:gd name="connsiteX0" fmla="*/ 775510 w 1726553"/>
                              <a:gd name="connsiteY0" fmla="*/ 6194 h 689432"/>
                              <a:gd name="connsiteX1" fmla="*/ 1571428 w 1726553"/>
                              <a:gd name="connsiteY1" fmla="*/ 64032 h 689432"/>
                              <a:gd name="connsiteX2" fmla="*/ 1593807 w 1726553"/>
                              <a:gd name="connsiteY2" fmla="*/ 606096 h 689432"/>
                              <a:gd name="connsiteX3" fmla="*/ 164935 w 1726553"/>
                              <a:gd name="connsiteY3" fmla="*/ 631199 h 689432"/>
                              <a:gd name="connsiteX4" fmla="*/ 152059 w 1726553"/>
                              <a:gd name="connsiteY4" fmla="*/ 58351 h 689432"/>
                              <a:gd name="connsiteX5" fmla="*/ 1255344 w 1726553"/>
                              <a:gd name="connsiteY5" fmla="*/ 248476 h 689432"/>
                              <a:gd name="connsiteX6" fmla="*/ 1142176 w 1726553"/>
                              <a:gd name="connsiteY6" fmla="*/ 515553 h 689432"/>
                              <a:gd name="connsiteX7" fmla="*/ 463166 w 1726553"/>
                              <a:gd name="connsiteY7" fmla="*/ 366171 h 689432"/>
                              <a:gd name="connsiteX8" fmla="*/ 454112 w 1726553"/>
                              <a:gd name="connsiteY8" fmla="*/ 221315 h 689432"/>
                              <a:gd name="connsiteX0" fmla="*/ 775510 w 1726553"/>
                              <a:gd name="connsiteY0" fmla="*/ 6194 h 689432"/>
                              <a:gd name="connsiteX1" fmla="*/ 1571428 w 1726553"/>
                              <a:gd name="connsiteY1" fmla="*/ 64032 h 689432"/>
                              <a:gd name="connsiteX2" fmla="*/ 1593807 w 1726553"/>
                              <a:gd name="connsiteY2" fmla="*/ 606096 h 689432"/>
                              <a:gd name="connsiteX3" fmla="*/ 164935 w 1726553"/>
                              <a:gd name="connsiteY3" fmla="*/ 631199 h 689432"/>
                              <a:gd name="connsiteX4" fmla="*/ 152059 w 1726553"/>
                              <a:gd name="connsiteY4" fmla="*/ 58351 h 689432"/>
                              <a:gd name="connsiteX5" fmla="*/ 1255344 w 1726553"/>
                              <a:gd name="connsiteY5" fmla="*/ 248476 h 689432"/>
                              <a:gd name="connsiteX6" fmla="*/ 1142176 w 1726553"/>
                              <a:gd name="connsiteY6" fmla="*/ 515553 h 689432"/>
                              <a:gd name="connsiteX7" fmla="*/ 463166 w 1726553"/>
                              <a:gd name="connsiteY7" fmla="*/ 366171 h 689432"/>
                              <a:gd name="connsiteX8" fmla="*/ 454112 w 1726553"/>
                              <a:gd name="connsiteY8" fmla="*/ 221315 h 689432"/>
                              <a:gd name="connsiteX0" fmla="*/ 775510 w 1726553"/>
                              <a:gd name="connsiteY0" fmla="*/ 6194 h 689432"/>
                              <a:gd name="connsiteX1" fmla="*/ 1571428 w 1726553"/>
                              <a:gd name="connsiteY1" fmla="*/ 64032 h 689432"/>
                              <a:gd name="connsiteX2" fmla="*/ 1593807 w 1726553"/>
                              <a:gd name="connsiteY2" fmla="*/ 606096 h 689432"/>
                              <a:gd name="connsiteX3" fmla="*/ 164935 w 1726553"/>
                              <a:gd name="connsiteY3" fmla="*/ 631199 h 689432"/>
                              <a:gd name="connsiteX4" fmla="*/ 152059 w 1726553"/>
                              <a:gd name="connsiteY4" fmla="*/ 58351 h 689432"/>
                              <a:gd name="connsiteX5" fmla="*/ 1255344 w 1726553"/>
                              <a:gd name="connsiteY5" fmla="*/ 248476 h 689432"/>
                              <a:gd name="connsiteX6" fmla="*/ 1142176 w 1726553"/>
                              <a:gd name="connsiteY6" fmla="*/ 515553 h 689432"/>
                              <a:gd name="connsiteX7" fmla="*/ 463166 w 1726553"/>
                              <a:gd name="connsiteY7" fmla="*/ 366171 h 689432"/>
                              <a:gd name="connsiteX8" fmla="*/ 454112 w 1726553"/>
                              <a:gd name="connsiteY8" fmla="*/ 221315 h 689432"/>
                              <a:gd name="connsiteX0" fmla="*/ 775510 w 1726553"/>
                              <a:gd name="connsiteY0" fmla="*/ 6194 h 689432"/>
                              <a:gd name="connsiteX1" fmla="*/ 1571428 w 1726553"/>
                              <a:gd name="connsiteY1" fmla="*/ 64032 h 689432"/>
                              <a:gd name="connsiteX2" fmla="*/ 1593807 w 1726553"/>
                              <a:gd name="connsiteY2" fmla="*/ 606096 h 689432"/>
                              <a:gd name="connsiteX3" fmla="*/ 164935 w 1726553"/>
                              <a:gd name="connsiteY3" fmla="*/ 631199 h 689432"/>
                              <a:gd name="connsiteX4" fmla="*/ 152059 w 1726553"/>
                              <a:gd name="connsiteY4" fmla="*/ 58351 h 689432"/>
                              <a:gd name="connsiteX5" fmla="*/ 1255344 w 1726553"/>
                              <a:gd name="connsiteY5" fmla="*/ 248476 h 689432"/>
                              <a:gd name="connsiteX6" fmla="*/ 1142176 w 1726553"/>
                              <a:gd name="connsiteY6" fmla="*/ 515553 h 689432"/>
                              <a:gd name="connsiteX7" fmla="*/ 453607 w 1726553"/>
                              <a:gd name="connsiteY7" fmla="*/ 454355 h 689432"/>
                              <a:gd name="connsiteX8" fmla="*/ 454112 w 1726553"/>
                              <a:gd name="connsiteY8" fmla="*/ 221315 h 689432"/>
                              <a:gd name="connsiteX0" fmla="*/ 778089 w 1729132"/>
                              <a:gd name="connsiteY0" fmla="*/ 6194 h 685075"/>
                              <a:gd name="connsiteX1" fmla="*/ 1574007 w 1729132"/>
                              <a:gd name="connsiteY1" fmla="*/ 64032 h 685075"/>
                              <a:gd name="connsiteX2" fmla="*/ 1596386 w 1729132"/>
                              <a:gd name="connsiteY2" fmla="*/ 606096 h 685075"/>
                              <a:gd name="connsiteX3" fmla="*/ 167514 w 1729132"/>
                              <a:gd name="connsiteY3" fmla="*/ 631199 h 685075"/>
                              <a:gd name="connsiteX4" fmla="*/ 149857 w 1729132"/>
                              <a:gd name="connsiteY4" fmla="*/ 121738 h 685075"/>
                              <a:gd name="connsiteX5" fmla="*/ 1257923 w 1729132"/>
                              <a:gd name="connsiteY5" fmla="*/ 248476 h 685075"/>
                              <a:gd name="connsiteX6" fmla="*/ 1144755 w 1729132"/>
                              <a:gd name="connsiteY6" fmla="*/ 515553 h 685075"/>
                              <a:gd name="connsiteX7" fmla="*/ 456186 w 1729132"/>
                              <a:gd name="connsiteY7" fmla="*/ 454355 h 685075"/>
                              <a:gd name="connsiteX8" fmla="*/ 456691 w 1729132"/>
                              <a:gd name="connsiteY8" fmla="*/ 221315 h 685075"/>
                              <a:gd name="connsiteX0" fmla="*/ 777800 w 1728843"/>
                              <a:gd name="connsiteY0" fmla="*/ 6194 h 685075"/>
                              <a:gd name="connsiteX1" fmla="*/ 1573718 w 1728843"/>
                              <a:gd name="connsiteY1" fmla="*/ 64032 h 685075"/>
                              <a:gd name="connsiteX2" fmla="*/ 1596097 w 1728843"/>
                              <a:gd name="connsiteY2" fmla="*/ 606096 h 685075"/>
                              <a:gd name="connsiteX3" fmla="*/ 167225 w 1728843"/>
                              <a:gd name="connsiteY3" fmla="*/ 631199 h 685075"/>
                              <a:gd name="connsiteX4" fmla="*/ 149568 w 1728843"/>
                              <a:gd name="connsiteY4" fmla="*/ 121738 h 685075"/>
                              <a:gd name="connsiteX5" fmla="*/ 1252854 w 1728843"/>
                              <a:gd name="connsiteY5" fmla="*/ 168479 h 685075"/>
                              <a:gd name="connsiteX6" fmla="*/ 1144466 w 1728843"/>
                              <a:gd name="connsiteY6" fmla="*/ 515553 h 685075"/>
                              <a:gd name="connsiteX7" fmla="*/ 455897 w 1728843"/>
                              <a:gd name="connsiteY7" fmla="*/ 454355 h 685075"/>
                              <a:gd name="connsiteX8" fmla="*/ 456402 w 1728843"/>
                              <a:gd name="connsiteY8" fmla="*/ 221315 h 685075"/>
                              <a:gd name="connsiteX0" fmla="*/ 758681 w 1729797"/>
                              <a:gd name="connsiteY0" fmla="*/ 0 h 728685"/>
                              <a:gd name="connsiteX1" fmla="*/ 1573718 w 1729797"/>
                              <a:gd name="connsiteY1" fmla="*/ 107642 h 728685"/>
                              <a:gd name="connsiteX2" fmla="*/ 1596097 w 1729797"/>
                              <a:gd name="connsiteY2" fmla="*/ 649706 h 728685"/>
                              <a:gd name="connsiteX3" fmla="*/ 167225 w 1729797"/>
                              <a:gd name="connsiteY3" fmla="*/ 674809 h 728685"/>
                              <a:gd name="connsiteX4" fmla="*/ 149568 w 1729797"/>
                              <a:gd name="connsiteY4" fmla="*/ 165348 h 728685"/>
                              <a:gd name="connsiteX5" fmla="*/ 1252854 w 1729797"/>
                              <a:gd name="connsiteY5" fmla="*/ 212089 h 728685"/>
                              <a:gd name="connsiteX6" fmla="*/ 1144466 w 1729797"/>
                              <a:gd name="connsiteY6" fmla="*/ 559163 h 728685"/>
                              <a:gd name="connsiteX7" fmla="*/ 455897 w 1729797"/>
                              <a:gd name="connsiteY7" fmla="*/ 497965 h 728685"/>
                              <a:gd name="connsiteX8" fmla="*/ 456402 w 1729797"/>
                              <a:gd name="connsiteY8" fmla="*/ 264925 h 728685"/>
                              <a:gd name="connsiteX0" fmla="*/ 758681 w 1729797"/>
                              <a:gd name="connsiteY0" fmla="*/ 0 h 728685"/>
                              <a:gd name="connsiteX1" fmla="*/ 1573718 w 1729797"/>
                              <a:gd name="connsiteY1" fmla="*/ 107642 h 728685"/>
                              <a:gd name="connsiteX2" fmla="*/ 1596097 w 1729797"/>
                              <a:gd name="connsiteY2" fmla="*/ 649706 h 728685"/>
                              <a:gd name="connsiteX3" fmla="*/ 167225 w 1729797"/>
                              <a:gd name="connsiteY3" fmla="*/ 674809 h 728685"/>
                              <a:gd name="connsiteX4" fmla="*/ 149568 w 1729797"/>
                              <a:gd name="connsiteY4" fmla="*/ 165348 h 728685"/>
                              <a:gd name="connsiteX5" fmla="*/ 1252854 w 1729797"/>
                              <a:gd name="connsiteY5" fmla="*/ 212089 h 728685"/>
                              <a:gd name="connsiteX6" fmla="*/ 1134907 w 1729797"/>
                              <a:gd name="connsiteY6" fmla="*/ 522941 h 728685"/>
                              <a:gd name="connsiteX7" fmla="*/ 455897 w 1729797"/>
                              <a:gd name="connsiteY7" fmla="*/ 497965 h 728685"/>
                              <a:gd name="connsiteX8" fmla="*/ 456402 w 1729797"/>
                              <a:gd name="connsiteY8" fmla="*/ 264925 h 7286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29797" h="728685">
                                <a:moveTo>
                                  <a:pt x="758681" y="0"/>
                                </a:moveTo>
                                <a:cubicBezTo>
                                  <a:pt x="958752" y="6578"/>
                                  <a:pt x="1434149" y="-642"/>
                                  <a:pt x="1573718" y="107642"/>
                                </a:cubicBezTo>
                                <a:cubicBezTo>
                                  <a:pt x="1713287" y="215926"/>
                                  <a:pt x="1830512" y="555178"/>
                                  <a:pt x="1596097" y="649706"/>
                                </a:cubicBezTo>
                                <a:cubicBezTo>
                                  <a:pt x="1361682" y="744234"/>
                                  <a:pt x="408313" y="755535"/>
                                  <a:pt x="167225" y="674809"/>
                                </a:cubicBezTo>
                                <a:cubicBezTo>
                                  <a:pt x="-73863" y="594083"/>
                                  <a:pt x="-31370" y="242468"/>
                                  <a:pt x="149568" y="165348"/>
                                </a:cubicBezTo>
                                <a:cubicBezTo>
                                  <a:pt x="330506" y="88228"/>
                                  <a:pt x="1088631" y="152490"/>
                                  <a:pt x="1252854" y="212089"/>
                                </a:cubicBezTo>
                                <a:cubicBezTo>
                                  <a:pt x="1417077" y="271688"/>
                                  <a:pt x="1267733" y="475295"/>
                                  <a:pt x="1134907" y="522941"/>
                                </a:cubicBezTo>
                                <a:cubicBezTo>
                                  <a:pt x="1002081" y="570587"/>
                                  <a:pt x="568981" y="540968"/>
                                  <a:pt x="455897" y="497965"/>
                                </a:cubicBezTo>
                                <a:cubicBezTo>
                                  <a:pt x="342813" y="454962"/>
                                  <a:pt x="355793" y="303778"/>
                                  <a:pt x="456402" y="264925"/>
                                </a:cubicBezTo>
                              </a:path>
                            </a:pathLst>
                          </a:custGeom>
                          <a:noFill/>
                          <a:ln w="19050">
                            <a:solidFill>
                              <a:schemeClr val="accent5">
                                <a:lumMod val="50000"/>
                              </a:schemeClr>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413492" y="761647"/>
                            <a:ext cx="674370" cy="191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4C33B" w14:textId="77777777" w:rsidR="00A8207C" w:rsidRPr="00547A55" w:rsidRDefault="00A8207C" w:rsidP="008F13EB">
                              <w:pPr>
                                <w:rPr>
                                  <w:rFonts w:cstheme="minorHAnsi"/>
                                  <w:color w:val="000000" w:themeColor="text1"/>
                                </w:rPr>
                              </w:pPr>
                              <w:r>
                                <w:rPr>
                                  <w:rFonts w:cstheme="minorHAnsi"/>
                                  <w:color w:val="000000" w:themeColor="text1"/>
                                </w:rPr>
                                <w:t xml:space="preserve">Full </w:t>
                              </w:r>
                              <w:r w:rsidRPr="00547A55">
                                <w:rPr>
                                  <w:rFonts w:cstheme="minorHAnsi"/>
                                  <w:color w:val="000000" w:themeColor="text1"/>
                                </w:rPr>
                                <w:t>Mixing</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62" name="Text Box 62"/>
                        <wps:cNvSpPr txBox="1"/>
                        <wps:spPr>
                          <a:xfrm>
                            <a:off x="2814388" y="442511"/>
                            <a:ext cx="14224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9D72D" w14:textId="77777777" w:rsidR="00A8207C" w:rsidRPr="00547A55" w:rsidRDefault="00000000" w:rsidP="008F13EB">
                              <w:pPr>
                                <w:rPr>
                                  <w:i/>
                                </w:rPr>
                              </w:pPr>
                              <m:oMathPara>
                                <m:oMath>
                                  <m:sSubSup>
                                    <m:sSubSupPr>
                                      <m:ctrlPr>
                                        <w:rPr>
                                          <w:rFonts w:ascii="Cambria Math" w:hAnsi="Cambria Math" w:cs="Georgia"/>
                                          <w:i/>
                                          <w:color w:val="000000" w:themeColor="text1"/>
                                          <w:szCs w:val="26"/>
                                        </w:rPr>
                                      </m:ctrlPr>
                                    </m:sSubSupPr>
                                    <m:e>
                                      <m:r>
                                        <w:rPr>
                                          <w:rFonts w:ascii="Cambria Math" w:hAnsi="Cambria Math" w:cs="Georgia"/>
                                          <w:color w:val="000000" w:themeColor="text1"/>
                                          <w:szCs w:val="26"/>
                                        </w:rPr>
                                        <m:t>T</m:t>
                                      </m:r>
                                    </m:e>
                                    <m:sub>
                                      <m:r>
                                        <w:rPr>
                                          <w:rFonts w:ascii="Cambria Math" w:hAnsi="Cambria Math" w:cs="Georgia"/>
                                          <w:color w:val="000000" w:themeColor="text1"/>
                                          <w:szCs w:val="26"/>
                                        </w:rPr>
                                        <m:t>a</m:t>
                                      </m:r>
                                    </m:sub>
                                    <m:sup>
                                      <m:r>
                                        <w:rPr>
                                          <w:rFonts w:ascii="Cambria Math" w:hAnsi="Cambria Math" w:cs="Georgia"/>
                                          <w:color w:val="000000" w:themeColor="text1"/>
                                          <w:szCs w:val="26"/>
                                        </w:rPr>
                                        <m:t>i</m:t>
                                      </m:r>
                                    </m:sup>
                                  </m:sSubSup>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63" name="Text Box 63"/>
                        <wps:cNvSpPr txBox="1"/>
                        <wps:spPr>
                          <a:xfrm>
                            <a:off x="470534" y="442550"/>
                            <a:ext cx="18224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4E2AE" w14:textId="77777777" w:rsidR="00A8207C" w:rsidRPr="00547A55" w:rsidRDefault="00000000" w:rsidP="008F13EB">
                              <w:pPr>
                                <w:rPr>
                                  <w:i/>
                                </w:rPr>
                              </w:pPr>
                              <m:oMathPara>
                                <m:oMath>
                                  <m:sSubSup>
                                    <m:sSubSupPr>
                                      <m:ctrlPr>
                                        <w:rPr>
                                          <w:rFonts w:ascii="Cambria Math" w:hAnsi="Cambria Math" w:cs="Georgia"/>
                                          <w:i/>
                                          <w:color w:val="000000" w:themeColor="text1"/>
                                          <w:szCs w:val="26"/>
                                        </w:rPr>
                                      </m:ctrlPr>
                                    </m:sSubSupPr>
                                    <m:e>
                                      <m:r>
                                        <w:rPr>
                                          <w:rFonts w:ascii="Cambria Math" w:hAnsi="Cambria Math" w:cs="Georgia"/>
                                          <w:color w:val="000000" w:themeColor="text1"/>
                                          <w:szCs w:val="26"/>
                                        </w:rPr>
                                        <m:t>T</m:t>
                                      </m:r>
                                    </m:e>
                                    <m:sub>
                                      <m:r>
                                        <w:rPr>
                                          <w:rFonts w:ascii="Cambria Math" w:hAnsi="Cambria Math" w:cs="Georgia"/>
                                          <w:color w:val="000000" w:themeColor="text1"/>
                                          <w:szCs w:val="26"/>
                                        </w:rPr>
                                        <m:t>A</m:t>
                                      </m:r>
                                    </m:sub>
                                    <m:sup>
                                      <m:r>
                                        <w:rPr>
                                          <w:rFonts w:ascii="Cambria Math" w:hAnsi="Cambria Math" w:cs="Georgia"/>
                                          <w:color w:val="000000" w:themeColor="text1"/>
                                          <w:szCs w:val="26"/>
                                        </w:rPr>
                                        <m:t>N</m:t>
                                      </m:r>
                                    </m:sup>
                                  </m:sSubSup>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c:wpc>
                  </a:graphicData>
                </a:graphic>
              </wp:anchor>
            </w:drawing>
          </mc:Choice>
          <mc:Fallback>
            <w:pict>
              <v:group w14:anchorId="71352756" id="Canvas 4096" o:spid="_x0000_s1049" editas="canvas" style="position:absolute;margin-left:0;margin-top:.15pt;width:268.4pt;height:114.6pt;z-index:251659264;mso-position-horizontal-relative:text;mso-position-vertical-relative:text" coordsize="34086,1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">
                <v:shape id="_x0000_s1050" type="#_x0000_t75" style="position:absolute;width:34086;height:14554;visibility:visible;mso-wrap-style:square">
                  <v:fill o:detectmouseclick="t"/>
                  <v:path o:connecttype="none"/>
                </v:shape>
                <v:rect id="Rectangle 46" o:spid="_x0000_s1051" style="position:absolute;left:3419;top:6758;width:500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" fillcolor="#4f81bd [3204]" strokecolor="#243f60 [1604]" strokeweight="2pt"/>
                <v:rect id="Rectangle 47" o:spid="_x0000_s1052" style="position:absolute;left:7553;top:3576;width:19638;height:9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" fillcolor="#4f81bd [3204]" strokecolor="#243f60 [1604]" strokeweight="2.25pt"/>
                <v:rect id="Rectangle 48" o:spid="_x0000_s1053" style="position:absolute;left:7394;top:6757;width:457;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" fillcolor="#4f81bd [3204]" stroked="f" strokeweight="2pt"/>
                <v:rect id="Rectangle 49" o:spid="_x0000_s1054" style="position:absolute;left:23834;top:3664;width:326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" fillcolor="#95b3d7 [1940]" stroked="f" strokeweight="2pt">
                  <v:stroke dashstyle="dash"/>
                </v:rect>
                <v:rect id="Rectangle 50" o:spid="_x0000_s1055" style="position:absolute;left:27191;top:6757;width:500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" fillcolor="#95b3d7 [1940]" strokecolor="#243f60 [1604]" strokeweight="2pt"/>
                <v:rect id="Rectangle 51" o:spid="_x0000_s1056" style="position:absolute;left:26893;top:6755;width:458;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" fillcolor="#95b3d7 [1940]" stroked="f" strokeweight="2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2" o:spid="_x0000_s1057" type="#_x0000_t87" style="position:absolute;left:24989;top:1350;width:881;height:334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" adj="1834,11117" strokecolor="black [3213]" strokeweight="1.5pt"/>
                <v:shape id="Text Box 53" o:spid="_x0000_s1058" type="#_x0000_t202" style="position:absolute;left:23714;top:449;width:3715;height:1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" filled="f" stroked="f" strokeweight=".5pt">
                  <v:textbox inset="0,0,0,0">
                    <w:txbxContent>
                      <w:p w14:paraId="6D6FEF24" w14:textId="77777777" w:rsidR="00A8207C" w:rsidRDefault="00A8207C" w:rsidP="008F13EB">
                        <w:r>
                          <w:t>1/N in</w:t>
                        </w:r>
                      </w:p>
                    </w:txbxContent>
                  </v:textbox>
                </v:shape>
                <v:shape id="Left Brace 54" o:spid="_x0000_s1059" type="#_x0000_t87" style="position:absolute;left:9083;top:1350;width:881;height:334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" adj="1834,11117" strokecolor="black [3213]" strokeweight="1.5pt"/>
                <v:shape id="Text Box 55" o:spid="_x0000_s1060" type="#_x0000_t202" style="position:absolute;left:7809;top:449;width:4572;height:1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" filled="f" stroked="f" strokeweight=".5pt">
                  <v:textbox inset="0,0,0,0">
                    <w:txbxContent>
                      <w:p w14:paraId="0D593110" w14:textId="77777777" w:rsidR="00A8207C" w:rsidRDefault="00A8207C" w:rsidP="008F13EB">
                        <w:pPr>
                          <w:spacing w:line="240" w:lineRule="auto"/>
                        </w:pPr>
                        <w:r>
                          <w:t>1/N out</w:t>
                        </w:r>
                      </w:p>
                    </w:txbxContent>
                  </v:textbox>
                </v:shape>
                <v:shapetype id="_x0000_t32" coordsize="21600,21600" o:spt="32" o:oned="t" path="m,l21600,21600e" filled="f">
                  <v:path arrowok="t" fillok="f" o:connecttype="none"/>
                  <o:lock v:ext="edit" shapetype="t"/>
                </v:shapetype>
                <v:shape id="Straight Arrow Connector 56" o:spid="_x0000_s1061" type="#_x0000_t32" style="position:absolute;left:25892;top:8193;width:36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" strokecolor="black [3200]" strokeweight="3pt">
                  <v:stroke endarrow="open"/>
                  <v:shadow on="t" color="black" opacity="22937f" origin=",.5" offset="0,.63889mm"/>
                </v:shape>
                <v:shape id="Straight Arrow Connector 57" o:spid="_x0000_s1062" type="#_x0000_t32" style="position:absolute;left:5069;top:8193;width:36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" strokecolor="black [3200]" strokeweight="3pt">
                  <v:stroke endarrow="open"/>
                  <v:shadow on="t" color="black" opacity="22937f" origin=",.5" offset="0,.63889mm"/>
                </v:shape>
                <v:line id="Straight Connector 58" o:spid="_x0000_s1063" style="position:absolute;visibility:visible;mso-wrap-style:square" from="23722,3663" to="23756,1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" strokecolor="#243f60 [1604]" strokeweight="1pt">
                  <v:stroke dashstyle="dash"/>
                </v:line>
                <v:line id="Straight Connector 59" o:spid="_x0000_s1064" style="position:absolute;visibility:visible;mso-wrap-style:square" from="11163,3663" to="11197,1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" strokecolor="#243f60 [1604]" strokeweight="1pt">
                  <v:stroke dashstyle="dash"/>
                </v:line>
                <v:shape id="Freeform 60" o:spid="_x0000_s1065" style="position:absolute;left:9661;top:4635;width:15441;height:7287;visibility:visible;mso-wrap-style:square;v-text-anchor:middle" coordsize="1729797,7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" path="m758681,v200071,6578,675468,-642,815037,107642c1713287,215926,1830512,555178,1596097,649706,1361682,744234,408313,755535,167225,674809,-73863,594083,-31370,242468,149568,165348v180938,-77120,939063,-12858,1103286,46741c1417077,271688,1267733,475295,1134907,522941,1002081,570587,568981,540968,455897,497965,342813,454962,355793,303778,456402,264925e" filled="f" strokecolor="#205867 [1608]" strokeweight="1.5pt">
                  <v:stroke dashstyle="dash" endarrow="block"/>
                  <v:path arrowok="t" o:connecttype="custom" o:connectlocs="677273,0;1404856,107642;1424833,649706;149281,674809;133519,165348;1118421,212089;1013130,522941;406979,497965;407429,264925" o:connectangles="0,0,0,0,0,0,0,0,0"/>
                </v:shape>
                <v:shape id="Text Box 61" o:spid="_x0000_s1066" type="#_x0000_t202" style="position:absolute;left:14134;top:7616;width:6744;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" filled="f" stroked="f" strokeweight=".5pt">
                  <v:textbox style="mso-fit-shape-to-text:t" inset="0,0,0,0">
                    <w:txbxContent>
                      <w:p w14:paraId="0F64C33B" w14:textId="77777777" w:rsidR="00A8207C" w:rsidRPr="00547A55" w:rsidRDefault="00A8207C" w:rsidP="008F13EB">
                        <w:pPr>
                          <w:rPr>
                            <w:rFonts w:cstheme="minorHAnsi"/>
                            <w:color w:val="000000" w:themeColor="text1"/>
                          </w:rPr>
                        </w:pPr>
                        <w:r>
                          <w:rPr>
                            <w:rFonts w:cstheme="minorHAnsi"/>
                            <w:color w:val="000000" w:themeColor="text1"/>
                          </w:rPr>
                          <w:t xml:space="preserve">Full </w:t>
                        </w:r>
                        <w:r w:rsidRPr="00547A55">
                          <w:rPr>
                            <w:rFonts w:cstheme="minorHAnsi"/>
                            <w:color w:val="000000" w:themeColor="text1"/>
                          </w:rPr>
                          <w:t>Mixing</w:t>
                        </w:r>
                      </w:p>
                    </w:txbxContent>
                  </v:textbox>
                </v:shape>
                <v:shape id="Text Box 62" o:spid="_x0000_s1067" type="#_x0000_t202" style="position:absolute;left:28143;top:4425;width:1423;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" filled="f" stroked="f" strokeweight=".5pt">
                  <v:textbox inset="0,0,0,0">
                    <w:txbxContent>
                      <w:p w14:paraId="1E89D72D" w14:textId="77777777" w:rsidR="00A8207C" w:rsidRPr="00547A55" w:rsidRDefault="00000000" w:rsidP="008F13EB">
                        <w:pPr>
                          <w:rPr>
                            <w:i/>
                          </w:rPr>
                        </w:pPr>
                        <m:oMathPara>
                          <m:oMath>
                            <m:sSubSup>
                              <m:sSubSupPr>
                                <m:ctrlPr>
                                  <w:rPr>
                                    <w:rFonts w:ascii="Cambria Math" w:hAnsi="Cambria Math" w:cs="Georgia"/>
                                    <w:i/>
                                    <w:color w:val="000000" w:themeColor="text1"/>
                                    <w:szCs w:val="26"/>
                                  </w:rPr>
                                </m:ctrlPr>
                              </m:sSubSupPr>
                              <m:e>
                                <m:r>
                                  <w:rPr>
                                    <w:rFonts w:ascii="Cambria Math" w:hAnsi="Cambria Math" w:cs="Georgia"/>
                                    <w:color w:val="000000" w:themeColor="text1"/>
                                    <w:szCs w:val="26"/>
                                  </w:rPr>
                                  <m:t>T</m:t>
                                </m:r>
                              </m:e>
                              <m:sub>
                                <m:r>
                                  <w:rPr>
                                    <w:rFonts w:ascii="Cambria Math" w:hAnsi="Cambria Math" w:cs="Georgia"/>
                                    <w:color w:val="000000" w:themeColor="text1"/>
                                    <w:szCs w:val="26"/>
                                  </w:rPr>
                                  <m:t>a</m:t>
                                </m:r>
                              </m:sub>
                              <m:sup>
                                <m:r>
                                  <w:rPr>
                                    <w:rFonts w:ascii="Cambria Math" w:hAnsi="Cambria Math" w:cs="Georgia"/>
                                    <w:color w:val="000000" w:themeColor="text1"/>
                                    <w:szCs w:val="26"/>
                                  </w:rPr>
                                  <m:t>i</m:t>
                                </m:r>
                              </m:sup>
                            </m:sSubSup>
                          </m:oMath>
                        </m:oMathPara>
                      </w:p>
                    </w:txbxContent>
                  </v:textbox>
                </v:shape>
                <v:shape id="Text Box 63" o:spid="_x0000_s1068" type="#_x0000_t202" style="position:absolute;left:4705;top:4425;width:1822;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" filled="f" stroked="f" strokeweight=".5pt">
                  <v:textbox inset="0,0,0,0">
                    <w:txbxContent>
                      <w:p w14:paraId="7E94E2AE" w14:textId="77777777" w:rsidR="00A8207C" w:rsidRPr="00547A55" w:rsidRDefault="00000000" w:rsidP="008F13EB">
                        <w:pPr>
                          <w:rPr>
                            <w:i/>
                          </w:rPr>
                        </w:pPr>
                        <m:oMathPara>
                          <m:oMath>
                            <m:sSubSup>
                              <m:sSubSupPr>
                                <m:ctrlPr>
                                  <w:rPr>
                                    <w:rFonts w:ascii="Cambria Math" w:hAnsi="Cambria Math" w:cs="Georgia"/>
                                    <w:i/>
                                    <w:color w:val="000000" w:themeColor="text1"/>
                                    <w:szCs w:val="26"/>
                                  </w:rPr>
                                </m:ctrlPr>
                              </m:sSubSupPr>
                              <m:e>
                                <m:r>
                                  <w:rPr>
                                    <w:rFonts w:ascii="Cambria Math" w:hAnsi="Cambria Math" w:cs="Georgia"/>
                                    <w:color w:val="000000" w:themeColor="text1"/>
                                    <w:szCs w:val="26"/>
                                  </w:rPr>
                                  <m:t>T</m:t>
                                </m:r>
                              </m:e>
                              <m:sub>
                                <m:r>
                                  <w:rPr>
                                    <w:rFonts w:ascii="Cambria Math" w:hAnsi="Cambria Math" w:cs="Georgia"/>
                                    <w:color w:val="000000" w:themeColor="text1"/>
                                    <w:szCs w:val="26"/>
                                  </w:rPr>
                                  <m:t>A</m:t>
                                </m:r>
                              </m:sub>
                              <m:sup>
                                <m:r>
                                  <w:rPr>
                                    <w:rFonts w:ascii="Cambria Math" w:hAnsi="Cambria Math" w:cs="Georgia"/>
                                    <w:color w:val="000000" w:themeColor="text1"/>
                                    <w:szCs w:val="26"/>
                                  </w:rPr>
                                  <m:t>N</m:t>
                                </m:r>
                              </m:sup>
                            </m:sSubSup>
                          </m:oMath>
                        </m:oMathPara>
                      </w:p>
                    </w:txbxContent>
                  </v:textbox>
                </v:shape>
                <w10:wrap type="topAndBottom"/>
              </v:group>
            </w:pict>
          </mc:Fallback>
        </mc:AlternateContent>
      </w:r>
      <w:r w:rsidRPr="004F3A2F">
        <w:rPr>
          <w:rFonts w:ascii="Times New Roman" w:hAnsi="Times New Roman" w:cs="Times New Roman"/>
          <w:color w:val="000000" w:themeColor="text1"/>
          <w:szCs w:val="26"/>
        </w:rPr>
        <w:t xml:space="preserve">A smaller moving average window corresponds to a larger relative amount of daily mixing heat additions, and, thus, reducing the signal of previous days heating/cooling history. </w:t>
      </w:r>
      <w:commentRangeStart w:id="373"/>
      <w:r w:rsidR="00C36708" w:rsidRPr="004F3A2F">
        <w:rPr>
          <w:rFonts w:ascii="Times New Roman" w:hAnsi="Times New Roman" w:cs="Times New Roman"/>
          <w:color w:val="000000" w:themeColor="text1"/>
          <w:szCs w:val="26"/>
        </w:rPr>
        <w:t>B</w:t>
      </w:r>
      <w:r w:rsidRPr="004F3A2F">
        <w:rPr>
          <w:rFonts w:ascii="Times New Roman" w:hAnsi="Times New Roman" w:cs="Times New Roman"/>
          <w:color w:val="000000" w:themeColor="text1"/>
          <w:szCs w:val="26"/>
        </w:rPr>
        <w:t>y default WBM uses 5-day moving window for the surface runoff temperature (</w:t>
      </w:r>
      <w:r w:rsidRPr="004F3A2F">
        <w:rPr>
          <w:rFonts w:ascii="Times New Roman" w:hAnsi="Times New Roman" w:cs="Times New Roman"/>
          <w:i/>
          <w:color w:val="000000" w:themeColor="text1"/>
          <w:szCs w:val="26"/>
        </w:rPr>
        <w:t>N</w:t>
      </w:r>
      <w:r w:rsidRPr="004F3A2F">
        <w:rPr>
          <w:rFonts w:ascii="Times New Roman" w:hAnsi="Times New Roman" w:cs="Times New Roman"/>
          <w:i/>
          <w:color w:val="000000" w:themeColor="text1"/>
          <w:szCs w:val="26"/>
          <w:vertAlign w:val="subscript"/>
        </w:rPr>
        <w:t>sr</w:t>
      </w:r>
      <w:r w:rsidRPr="004F3A2F">
        <w:rPr>
          <w:rFonts w:ascii="Times New Roman" w:hAnsi="Times New Roman" w:cs="Times New Roman"/>
          <w:i/>
          <w:color w:val="000000" w:themeColor="text1"/>
          <w:szCs w:val="26"/>
        </w:rPr>
        <w:t xml:space="preserve"> = 5</w:t>
      </w:r>
      <w:r w:rsidRPr="004F3A2F">
        <w:rPr>
          <w:rFonts w:ascii="Times New Roman" w:hAnsi="Times New Roman" w:cs="Times New Roman"/>
          <w:color w:val="000000" w:themeColor="text1"/>
          <w:szCs w:val="26"/>
        </w:rPr>
        <w:t>), and 15-day moving average for the shallow base flow temperature (</w:t>
      </w:r>
      <w:r w:rsidRPr="004F3A2F">
        <w:rPr>
          <w:rFonts w:ascii="Times New Roman" w:hAnsi="Times New Roman" w:cs="Times New Roman"/>
          <w:i/>
          <w:color w:val="000000" w:themeColor="text1"/>
          <w:szCs w:val="26"/>
        </w:rPr>
        <w:t>N</w:t>
      </w:r>
      <w:r w:rsidRPr="004F3A2F">
        <w:rPr>
          <w:rFonts w:ascii="Times New Roman" w:hAnsi="Times New Roman" w:cs="Times New Roman"/>
          <w:i/>
          <w:color w:val="000000" w:themeColor="text1"/>
          <w:szCs w:val="26"/>
          <w:vertAlign w:val="subscript"/>
        </w:rPr>
        <w:t>bf</w:t>
      </w:r>
      <w:r w:rsidRPr="004F3A2F">
        <w:rPr>
          <w:rFonts w:ascii="Times New Roman" w:hAnsi="Times New Roman" w:cs="Times New Roman"/>
          <w:i/>
          <w:color w:val="000000" w:themeColor="text1"/>
          <w:szCs w:val="26"/>
        </w:rPr>
        <w:t xml:space="preserve"> = 15</w:t>
      </w:r>
      <w:r w:rsidRPr="004F3A2F">
        <w:rPr>
          <w:rFonts w:ascii="Times New Roman" w:hAnsi="Times New Roman" w:cs="Times New Roman"/>
          <w:color w:val="000000" w:themeColor="text1"/>
          <w:szCs w:val="26"/>
        </w:rPr>
        <w:t xml:space="preserve">). </w:t>
      </w:r>
      <w:commentRangeEnd w:id="373"/>
      <w:r w:rsidR="00C36708" w:rsidRPr="004F3A2F">
        <w:rPr>
          <w:rStyle w:val="CommentReference"/>
          <w:rFonts w:ascii="Times New Roman" w:hAnsi="Times New Roman" w:cs="Times New Roman"/>
        </w:rPr>
        <w:commentReference w:id="373"/>
      </w:r>
      <w:r w:rsidRPr="004F3A2F">
        <w:rPr>
          <w:rFonts w:ascii="Times New Roman" w:hAnsi="Times New Roman" w:cs="Times New Roman"/>
          <w:color w:val="000000" w:themeColor="text1"/>
          <w:szCs w:val="26"/>
        </w:rPr>
        <w:t xml:space="preserve">The moving window day-interval values are chosen to correspond to a typical 10 and 150 cm soil layer heat propagation lag times from ambient air temperature according to GIPL soil temperature model </w:t>
      </w:r>
      <w:r w:rsidRPr="004F3A2F">
        <w:rPr>
          <w:rFonts w:ascii="Times New Roman" w:hAnsi="Times New Roman" w:cs="Times New Roman"/>
          <w:color w:val="000000" w:themeColor="text1"/>
          <w:szCs w:val="26"/>
        </w:rPr>
        <w:fldChar w:fldCharType="begin">
          <w:fldData xml:space="preserve">PEVuZE5vdGU+PENpdGU+PEF1dGhvcj5KYWZhcm92PC9BdXRob3I+PFllYXI+MjAxMjwvWWVhcj48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</w:fldData>
        </w:fldChar>
      </w:r>
      <w:r w:rsidRPr="004F3A2F">
        <w:rPr>
          <w:rFonts w:ascii="Times New Roman" w:hAnsi="Times New Roman" w:cs="Times New Roman"/>
          <w:color w:val="000000" w:themeColor="text1"/>
          <w:szCs w:val="26"/>
        </w:rPr>
        <w:instrText xml:space="preserve"> ADDIN EN.CITE </w:instrText>
      </w:r>
      <w:r w:rsidRPr="004F3A2F">
        <w:rPr>
          <w:rFonts w:ascii="Times New Roman" w:hAnsi="Times New Roman" w:cs="Times New Roman"/>
          <w:color w:val="000000" w:themeColor="text1"/>
          <w:szCs w:val="26"/>
        </w:rPr>
        <w:fldChar w:fldCharType="begin">
          <w:fldData xml:space="preserve">PEVuZE5vdGU+PENpdGU+PEF1dGhvcj5KYWZhcm92PC9BdXRob3I+PFllYXI+MjAxMjwvWWVhcj48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</w:fldData>
        </w:fldChar>
      </w:r>
      <w:r w:rsidRPr="004F3A2F">
        <w:rPr>
          <w:rFonts w:ascii="Times New Roman" w:hAnsi="Times New Roman" w:cs="Times New Roman"/>
          <w:color w:val="000000" w:themeColor="text1"/>
          <w:szCs w:val="26"/>
        </w:rPr>
        <w:instrText xml:space="preserve"> ADDIN EN.CITE.DATA </w:instrText>
      </w:r>
      <w:r w:rsidRPr="004F3A2F">
        <w:rPr>
          <w:rFonts w:ascii="Times New Roman" w:hAnsi="Times New Roman" w:cs="Times New Roman"/>
          <w:color w:val="000000" w:themeColor="text1"/>
          <w:szCs w:val="26"/>
        </w:rPr>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noProof/>
          <w:color w:val="000000" w:themeColor="text1"/>
          <w:szCs w:val="26"/>
        </w:rPr>
        <w:t>(</w:t>
      </w:r>
      <w:hyperlink w:anchor="_ENREF_2" w:tooltip="Jafarov, 2012 #6726" w:history="1">
        <w:r w:rsidRPr="004F3A2F">
          <w:rPr>
            <w:rFonts w:ascii="Times New Roman" w:hAnsi="Times New Roman" w:cs="Times New Roman"/>
            <w:noProof/>
            <w:color w:val="000000" w:themeColor="text1"/>
            <w:szCs w:val="26"/>
          </w:rPr>
          <w:t>Jafarov et al., 2012</w:t>
        </w:r>
      </w:hyperlink>
      <w:r w:rsidRPr="004F3A2F">
        <w:rPr>
          <w:rFonts w:ascii="Times New Roman" w:hAnsi="Times New Roman" w:cs="Times New Roman"/>
          <w:noProof/>
          <w:color w:val="000000" w:themeColor="text1"/>
          <w:szCs w:val="26"/>
        </w:rPr>
        <w:t xml:space="preserve">; </w:t>
      </w:r>
      <w:hyperlink w:anchor="_ENREF_6" w:tooltip="Wisser, 2011 #6921" w:history="1">
        <w:r w:rsidRPr="004F3A2F">
          <w:rPr>
            <w:rFonts w:ascii="Times New Roman" w:hAnsi="Times New Roman" w:cs="Times New Roman"/>
            <w:noProof/>
            <w:color w:val="000000" w:themeColor="text1"/>
            <w:szCs w:val="26"/>
          </w:rPr>
          <w:t>Wisser et al., 2011</w:t>
        </w:r>
      </w:hyperlink>
      <w:r w:rsidRPr="004F3A2F">
        <w:rPr>
          <w:rFonts w:ascii="Times New Roman" w:hAnsi="Times New Roman" w:cs="Times New Roman"/>
          <w:noProof/>
          <w:color w:val="000000" w:themeColor="text1"/>
          <w:szCs w:val="26"/>
        </w:rPr>
        <w:t>)</w:t>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t xml:space="preserve">. </w:t>
      </w:r>
      <w:r w:rsidR="002E26C4">
        <w:rPr>
          <w:rFonts w:ascii="Times New Roman" w:hAnsi="Times New Roman" w:cs="Times New Roman"/>
          <w:color w:val="000000" w:themeColor="text1"/>
          <w:szCs w:val="26"/>
        </w:rPr>
        <w:t xml:space="preserve">We note that the current </w:t>
      </w:r>
      <w:r w:rsidR="002E26C4">
        <w:rPr>
          <w:rFonts w:ascii="Times New Roman" w:hAnsi="Times New Roman" w:cs="Times New Roman"/>
          <w:color w:val="000000" w:themeColor="text1"/>
          <w:szCs w:val="26"/>
        </w:rPr>
        <w:lastRenderedPageBreak/>
        <w:t xml:space="preserve">implementation of landscape water temperature in runoff differs from the weighted daily averages of incident precipitation used in prior studies (Stewart et al. 2013, Samal et al. 2017); the current formulation approximates the effect of soil water changing temperatures through conductive processing following precipitation.  </w:t>
      </w:r>
      <w:r w:rsidRPr="004F3A2F">
        <w:rPr>
          <w:rFonts w:ascii="Times New Roman" w:hAnsi="Times New Roman" w:cs="Times New Roman"/>
          <w:color w:val="000000" w:themeColor="text1"/>
          <w:szCs w:val="26"/>
        </w:rPr>
        <w:t>Essentially the ARIMA model is a simplified model of the integral soil temperature of a given depth. Since the baseflow is formed as a mix of water from different soil or bedrock depths sources, the base flow temperature (</w:t>
      </w:r>
      <w:r w:rsidRPr="004F3A2F">
        <w:rPr>
          <w:rFonts w:ascii="Times New Roman" w:hAnsi="Times New Roman" w:cs="Times New Roman"/>
          <w:i/>
          <w:color w:val="000000" w:themeColor="text1"/>
          <w:szCs w:val="26"/>
        </w:rPr>
        <w:t>T</w:t>
      </w:r>
      <w:r w:rsidRPr="004F3A2F">
        <w:rPr>
          <w:rFonts w:ascii="Times New Roman" w:hAnsi="Times New Roman" w:cs="Times New Roman"/>
          <w:i/>
          <w:color w:val="000000" w:themeColor="text1"/>
          <w:szCs w:val="26"/>
          <w:vertAlign w:val="subscript"/>
        </w:rPr>
        <w:t>bf</w:t>
      </w:r>
      <w:r w:rsidRPr="004F3A2F">
        <w:rPr>
          <w:rFonts w:ascii="Times New Roman" w:hAnsi="Times New Roman" w:cs="Times New Roman"/>
          <w:color w:val="000000" w:themeColor="text1"/>
          <w:szCs w:val="26"/>
        </w:rPr>
        <w:t xml:space="preserve">) is, in turn, calculated as a weighted average of deeper shallow ground water </w:t>
      </w:r>
      <w:commentRangeStart w:id="374"/>
      <w:r w:rsidRPr="004F3A2F">
        <w:rPr>
          <w:rFonts w:ascii="Times New Roman" w:hAnsi="Times New Roman" w:cs="Times New Roman"/>
          <w:color w:val="000000" w:themeColor="text1"/>
          <w:szCs w:val="26"/>
        </w:rPr>
        <w:t>(&gt; 6 m deep</w:t>
      </w:r>
      <w:commentRangeEnd w:id="374"/>
      <w:r w:rsidR="00C36708" w:rsidRPr="004F3A2F">
        <w:rPr>
          <w:rStyle w:val="CommentReference"/>
          <w:rFonts w:ascii="Times New Roman" w:hAnsi="Times New Roman" w:cs="Times New Roman"/>
        </w:rPr>
        <w:commentReference w:id="374"/>
      </w:r>
      <w:r w:rsidRPr="004F3A2F">
        <w:rPr>
          <w:rFonts w:ascii="Times New Roman" w:hAnsi="Times New Roman" w:cs="Times New Roman"/>
          <w:color w:val="000000" w:themeColor="text1"/>
          <w:szCs w:val="26"/>
        </w:rPr>
        <w:t>) that has a value of long term mean annual air temperature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av</m:t>
            </m:r>
          </m:sup>
        </m:sSubSup>
      </m:oMath>
      <w:r w:rsidRPr="004F3A2F">
        <w:rPr>
          <w:rFonts w:ascii="Times New Roman" w:hAnsi="Times New Roman" w:cs="Times New Roman"/>
          <w:color w:val="000000" w:themeColor="text1"/>
          <w:szCs w:val="26"/>
        </w:rPr>
        <w:t>) and calculated daily top soil layer temperature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N</m:t>
            </m:r>
          </m:sup>
        </m:sSubSup>
      </m:oMath>
      <w:r w:rsidRPr="004F3A2F">
        <w:rPr>
          <w:rFonts w:ascii="Times New Roman" w:eastAsiaTheme="minorEastAsia" w:hAnsi="Times New Roman" w:cs="Times New Roman"/>
          <w:color w:val="000000" w:themeColor="text1"/>
          <w:szCs w:val="26"/>
        </w:rPr>
        <w:t>) using a weighting factor for the latter (</w:t>
      </w:r>
      <w:r w:rsidRPr="004F3A2F">
        <w:rPr>
          <w:rFonts w:ascii="Times New Roman" w:eastAsiaTheme="minorEastAsia" w:hAnsi="Times New Roman" w:cs="Times New Roman"/>
          <w:i/>
          <w:color w:val="000000" w:themeColor="text1"/>
          <w:szCs w:val="26"/>
        </w:rPr>
        <w:t>w</w:t>
      </w:r>
      <w:r w:rsidRPr="004F3A2F">
        <w:rPr>
          <w:rFonts w:ascii="Times New Roman" w:eastAsiaTheme="minorEastAsia" w:hAnsi="Times New Roman" w:cs="Times New Roman"/>
          <w:i/>
          <w:color w:val="000000" w:themeColor="text1"/>
          <w:szCs w:val="26"/>
          <w:vertAlign w:val="subscript"/>
        </w:rPr>
        <w:t>tl</w:t>
      </w:r>
      <w:r w:rsidRPr="004F3A2F">
        <w:rPr>
          <w:rFonts w:ascii="Times New Roman" w:eastAsiaTheme="minorEastAsia" w:hAnsi="Times New Roman" w:cs="Times New Roman"/>
          <w:color w:val="000000" w:themeColor="text1"/>
          <w:szCs w:val="26"/>
        </w:rPr>
        <w:t>) as following</w:t>
      </w:r>
    </w:p>
    <w:p w14:paraId="3AF6019A" w14:textId="3E3F1B89"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rPr>
              <m:t>bf</m:t>
            </m:r>
          </m:sub>
        </m:sSub>
        <m:r>
          <w:rPr>
            <w:rFonts w:ascii="Cambria Math" w:hAnsi="Cambria Math" w:cs="Times New Roman"/>
            <w:color w:val="000000" w:themeColor="text1"/>
            <w:szCs w:val="26"/>
          </w:rPr>
          <m:t>=</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tl</m:t>
                </m:r>
              </m:sub>
            </m:sSub>
          </m:e>
        </m:d>
        <m:r>
          <w:rPr>
            <w:rFonts w:ascii="Cambria Math" w:hAnsi="Cambria Math" w:cs="Times New Roman"/>
            <w:color w:val="000000" w:themeColor="text1"/>
            <w:szCs w:val="26"/>
          </w:rPr>
          <m:t>*</m:t>
        </m:r>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av</m:t>
            </m:r>
          </m:sup>
        </m:sSub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tl</m:t>
            </m:r>
          </m:sub>
        </m:sSub>
        <m:r>
          <w:rPr>
            <w:rFonts w:ascii="Cambria Math" w:eastAsiaTheme="minorEastAsia" w:hAnsi="Cambria Math" w:cs="Times New Roman"/>
            <w:color w:val="000000" w:themeColor="text1"/>
            <w:szCs w:val="26"/>
          </w:rPr>
          <m:t>*</m:t>
        </m:r>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A</m:t>
            </m:r>
          </m:sub>
          <m:sup>
            <m:r>
              <w:rPr>
                <w:rFonts w:ascii="Cambria Math" w:hAnsi="Cambria Math" w:cs="Times New Roman"/>
                <w:color w:val="000000" w:themeColor="text1"/>
                <w:szCs w:val="26"/>
              </w:rPr>
              <m:t>N</m:t>
            </m:r>
          </m:sup>
        </m:sSubSup>
      </m:oMath>
      <w:r w:rsidR="008F13EB" w:rsidRPr="004F3A2F">
        <w:rPr>
          <w:rFonts w:ascii="Times New Roman" w:eastAsiaTheme="minorEastAsia" w:hAnsi="Times New Roman" w:cs="Times New Roman"/>
          <w:color w:val="000000" w:themeColor="text1"/>
          <w:szCs w:val="26"/>
        </w:rPr>
        <w:tab/>
      </w:r>
      <w:r w:rsidR="005F5421" w:rsidRPr="004F3A2F">
        <w:rPr>
          <w:rFonts w:ascii="Times New Roman" w:eastAsiaTheme="minorEastAsia" w:hAnsi="Times New Roman" w:cs="Times New Roman"/>
          <w:color w:val="000000" w:themeColor="text1"/>
          <w:szCs w:val="26"/>
        </w:rPr>
        <w:tab/>
      </w:r>
      <w:r w:rsidR="008F13EB" w:rsidRPr="004F3A2F">
        <w:rPr>
          <w:rFonts w:ascii="Times New Roman" w:eastAsiaTheme="minorEastAsia" w:hAnsi="Times New Roman" w:cs="Times New Roman"/>
          <w:color w:val="000000" w:themeColor="text1"/>
          <w:szCs w:val="26"/>
        </w:rPr>
        <w:t>(</w:t>
      </w:r>
      <w:r w:rsidR="005F5421" w:rsidRPr="004F3A2F">
        <w:rPr>
          <w:rFonts w:ascii="Times New Roman" w:eastAsiaTheme="minorEastAsia" w:hAnsi="Times New Roman" w:cs="Times New Roman"/>
          <w:color w:val="000000" w:themeColor="text1"/>
          <w:szCs w:val="26"/>
        </w:rPr>
        <w:t>1</w:t>
      </w:r>
      <w:r w:rsidR="00BC0CF7">
        <w:rPr>
          <w:rFonts w:ascii="Times New Roman" w:eastAsiaTheme="minorEastAsia" w:hAnsi="Times New Roman" w:cs="Times New Roman"/>
          <w:color w:val="000000" w:themeColor="text1"/>
          <w:szCs w:val="26"/>
        </w:rPr>
        <w:t>6</w:t>
      </w:r>
      <w:r w:rsidR="005F5421" w:rsidRPr="004F3A2F">
        <w:rPr>
          <w:rFonts w:ascii="Times New Roman" w:eastAsiaTheme="minorEastAsia" w:hAnsi="Times New Roman" w:cs="Times New Roman"/>
          <w:color w:val="000000" w:themeColor="text1"/>
          <w:szCs w:val="26"/>
        </w:rPr>
        <w:t>-2</w:t>
      </w:r>
      <w:r w:rsidR="008F13EB" w:rsidRPr="004F3A2F">
        <w:rPr>
          <w:rFonts w:ascii="Times New Roman" w:eastAsiaTheme="minorEastAsia" w:hAnsi="Times New Roman" w:cs="Times New Roman"/>
          <w:color w:val="000000" w:themeColor="text1"/>
          <w:szCs w:val="26"/>
        </w:rPr>
        <w:t>)</w:t>
      </w:r>
    </w:p>
    <w:p w14:paraId="0AA85055" w14:textId="6459591E" w:rsidR="008F13EB" w:rsidRPr="004F3A2F" w:rsidRDefault="008F13EB" w:rsidP="008F13EB">
      <w:pPr>
        <w:spacing w:before="240"/>
        <w:rPr>
          <w:rFonts w:ascii="Times New Roman" w:hAnsi="Times New Roman" w:cs="Times New Roman"/>
          <w:color w:val="000000" w:themeColor="text1"/>
          <w:szCs w:val="26"/>
        </w:rPr>
      </w:pPr>
      <w:commentRangeStart w:id="375"/>
      <w:commentRangeStart w:id="376"/>
      <w:r w:rsidRPr="004F3A2F">
        <w:rPr>
          <w:rFonts w:ascii="Times New Roman" w:hAnsi="Times New Roman" w:cs="Times New Roman"/>
          <w:color w:val="000000" w:themeColor="text1"/>
          <w:szCs w:val="26"/>
        </w:rPr>
        <w:t xml:space="preserve">WBM uses a default value of 0.59 for the weighting parameter </w:t>
      </w:r>
      <w:r w:rsidRPr="004F3A2F">
        <w:rPr>
          <w:rFonts w:ascii="Times New Roman" w:eastAsiaTheme="minorEastAsia" w:hAnsi="Times New Roman" w:cs="Times New Roman"/>
          <w:i/>
          <w:color w:val="000000" w:themeColor="text1"/>
          <w:szCs w:val="26"/>
        </w:rPr>
        <w:t>w</w:t>
      </w:r>
      <w:r w:rsidRPr="004F3A2F">
        <w:rPr>
          <w:rFonts w:ascii="Times New Roman" w:eastAsiaTheme="minorEastAsia" w:hAnsi="Times New Roman" w:cs="Times New Roman"/>
          <w:i/>
          <w:color w:val="000000" w:themeColor="text1"/>
          <w:szCs w:val="26"/>
          <w:vertAlign w:val="subscript"/>
        </w:rPr>
        <w:t>tl</w:t>
      </w:r>
      <w:r w:rsidRPr="004F3A2F">
        <w:rPr>
          <w:rFonts w:ascii="Times New Roman" w:eastAsiaTheme="minorEastAsia" w:hAnsi="Times New Roman" w:cs="Times New Roman"/>
          <w:color w:val="000000" w:themeColor="text1"/>
          <w:szCs w:val="26"/>
        </w:rPr>
        <w:t xml:space="preserve">. This parameter and lengths of </w:t>
      </w:r>
      <w:r w:rsidRPr="004F3A2F">
        <w:rPr>
          <w:rFonts w:ascii="Times New Roman" w:hAnsi="Times New Roman" w:cs="Times New Roman"/>
          <w:color w:val="000000" w:themeColor="text1"/>
          <w:szCs w:val="26"/>
        </w:rPr>
        <w:t xml:space="preserve">ARIMA running averages were found </w:t>
      </w:r>
      <w:r w:rsidR="002E26C4">
        <w:rPr>
          <w:rFonts w:ascii="Times New Roman" w:hAnsi="Times New Roman" w:cs="Times New Roman"/>
          <w:color w:val="000000" w:themeColor="text1"/>
          <w:szCs w:val="26"/>
        </w:rPr>
        <w:t xml:space="preserve">empirically </w:t>
      </w:r>
      <w:r w:rsidRPr="004F3A2F">
        <w:rPr>
          <w:rFonts w:ascii="Times New Roman" w:hAnsi="Times New Roman" w:cs="Times New Roman"/>
          <w:color w:val="000000" w:themeColor="text1"/>
          <w:szCs w:val="26"/>
        </w:rPr>
        <w:t xml:space="preserve">by minimizing the error of simulated and observed runoff water temperatures from the data of Hubbard Brook site of the Long Term Ecological Research (LTER) network (Figure </w:t>
      </w:r>
      <w:r w:rsidR="002E26C4">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2E26C4">
        <w:rPr>
          <w:rFonts w:ascii="Times New Roman" w:hAnsi="Times New Roman" w:cs="Times New Roman"/>
          <w:color w:val="000000" w:themeColor="text1"/>
          <w:szCs w:val="26"/>
        </w:rPr>
        <w:t>-2</w:t>
      </w:r>
      <w:r w:rsidRPr="004F3A2F">
        <w:rPr>
          <w:rFonts w:ascii="Times New Roman" w:hAnsi="Times New Roman" w:cs="Times New Roman"/>
          <w:color w:val="000000" w:themeColor="text1"/>
          <w:szCs w:val="26"/>
        </w:rPr>
        <w:t>).</w:t>
      </w:r>
      <w:commentRangeEnd w:id="375"/>
      <w:r w:rsidR="00C36708" w:rsidRPr="004F3A2F">
        <w:rPr>
          <w:rStyle w:val="CommentReference"/>
          <w:rFonts w:ascii="Times New Roman" w:hAnsi="Times New Roman" w:cs="Times New Roman"/>
        </w:rPr>
        <w:commentReference w:id="375"/>
      </w:r>
      <w:commentRangeEnd w:id="376"/>
      <w:r w:rsidR="0096017A">
        <w:rPr>
          <w:rStyle w:val="CommentReference"/>
        </w:rPr>
        <w:commentReference w:id="376"/>
      </w:r>
      <w:r w:rsidR="002E26C4">
        <w:rPr>
          <w:rFonts w:ascii="Times New Roman" w:hAnsi="Times New Roman" w:cs="Times New Roman"/>
          <w:color w:val="000000" w:themeColor="text1"/>
          <w:szCs w:val="26"/>
        </w:rPr>
        <w:t xml:space="preserve">  </w:t>
      </w:r>
      <w:r w:rsidR="0096017A">
        <w:rPr>
          <w:rFonts w:ascii="Times New Roman" w:hAnsi="Times New Roman" w:cs="Times New Roman"/>
          <w:color w:val="000000" w:themeColor="text1"/>
          <w:szCs w:val="26"/>
        </w:rPr>
        <w:t>While we find that this parameter combination works reasonably well over many study catchments in temperate regions, updating these values for region-specific studies if advisable.</w:t>
      </w:r>
    </w:p>
    <w:p w14:paraId="761E891E" w14:textId="77777777" w:rsidR="008F13EB" w:rsidRPr="004F3A2F" w:rsidRDefault="008F13EB" w:rsidP="008F13EB">
      <w:pPr>
        <w:spacing w:before="240"/>
        <w:jc w:val="center"/>
        <w:rPr>
          <w:rFonts w:ascii="Times New Roman" w:hAnsi="Times New Roman" w:cs="Times New Roman"/>
          <w:i/>
          <w:color w:val="000000" w:themeColor="text1"/>
          <w:szCs w:val="26"/>
        </w:rPr>
      </w:pPr>
      <w:r w:rsidRPr="004F3A2F">
        <w:rPr>
          <w:rFonts w:ascii="Times New Roman" w:hAnsi="Times New Roman" w:cs="Times New Roman"/>
          <w:noProof/>
          <w:lang w:val="en-US"/>
        </w:rPr>
        <w:drawing>
          <wp:inline distT="0" distB="0" distL="0" distR="0" wp14:anchorId="03200FCA" wp14:editId="000A5E00">
            <wp:extent cx="3629025" cy="3405189"/>
            <wp:effectExtent l="0" t="0" r="9525" b="24130"/>
            <wp:docPr id="4097" name="Chart 40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7F459A" w14:textId="70B7054F" w:rsidR="008F13EB" w:rsidRPr="004F3A2F" w:rsidRDefault="008F13EB" w:rsidP="008F13EB">
      <w:pPr>
        <w:spacing w:before="240"/>
        <w:rPr>
          <w:rFonts w:ascii="Times New Roman" w:hAnsi="Times New Roman" w:cs="Times New Roman"/>
          <w:b/>
          <w:bCs/>
          <w:iCs/>
          <w:color w:val="000000" w:themeColor="text1"/>
          <w:szCs w:val="26"/>
        </w:rPr>
      </w:pPr>
      <w:r w:rsidRPr="004F3A2F">
        <w:rPr>
          <w:rFonts w:ascii="Times New Roman" w:hAnsi="Times New Roman" w:cs="Times New Roman"/>
          <w:b/>
          <w:bCs/>
          <w:iCs/>
          <w:color w:val="000000" w:themeColor="text1"/>
          <w:szCs w:val="26"/>
        </w:rPr>
        <w:t xml:space="preserve">Figure </w:t>
      </w:r>
      <w:r w:rsidR="00FC2857" w:rsidRPr="004F3A2F">
        <w:rPr>
          <w:rFonts w:ascii="Times New Roman" w:hAnsi="Times New Roman" w:cs="Times New Roman"/>
          <w:b/>
          <w:bCs/>
          <w:iCs/>
          <w:color w:val="000000" w:themeColor="text1"/>
          <w:szCs w:val="26"/>
        </w:rPr>
        <w:t>1</w:t>
      </w:r>
      <w:r w:rsidR="00BC0CF7">
        <w:rPr>
          <w:rFonts w:ascii="Times New Roman" w:hAnsi="Times New Roman" w:cs="Times New Roman"/>
          <w:b/>
          <w:bCs/>
          <w:iCs/>
          <w:color w:val="000000" w:themeColor="text1"/>
          <w:szCs w:val="26"/>
        </w:rPr>
        <w:t>6</w:t>
      </w:r>
      <w:r w:rsidR="00FC2857" w:rsidRPr="004F3A2F">
        <w:rPr>
          <w:rFonts w:ascii="Times New Roman" w:hAnsi="Times New Roman" w:cs="Times New Roman"/>
          <w:b/>
          <w:bCs/>
          <w:iCs/>
          <w:color w:val="000000" w:themeColor="text1"/>
          <w:szCs w:val="26"/>
        </w:rPr>
        <w:t>-2</w:t>
      </w:r>
      <w:r w:rsidRPr="004F3A2F">
        <w:rPr>
          <w:rFonts w:ascii="Times New Roman" w:hAnsi="Times New Roman" w:cs="Times New Roman"/>
          <w:b/>
          <w:bCs/>
          <w:iCs/>
          <w:color w:val="000000" w:themeColor="text1"/>
          <w:szCs w:val="26"/>
        </w:rPr>
        <w:t>. WBM simulated runoff temperature validation and results of parameter optimization using observational data from Hubbard Brook site of the Long Term Ecological Research (LTER) network for hydrological years (October through September) 2012-2014.</w:t>
      </w:r>
    </w:p>
    <w:p w14:paraId="099DE89C" w14:textId="77777777" w:rsidR="008F13EB" w:rsidRPr="004F3A2F" w:rsidRDefault="008F13EB" w:rsidP="0096017A">
      <w:pPr>
        <w:spacing w:before="240"/>
        <w:rPr>
          <w:rFonts w:ascii="Times New Roman" w:hAnsi="Times New Roman" w:cs="Times New Roman"/>
          <w:b/>
          <w:color w:val="000000" w:themeColor="text1"/>
          <w:sz w:val="24"/>
          <w:szCs w:val="26"/>
        </w:rPr>
      </w:pPr>
      <w:r w:rsidRPr="004F3A2F">
        <w:rPr>
          <w:rFonts w:ascii="Times New Roman" w:hAnsi="Times New Roman" w:cs="Times New Roman"/>
          <w:b/>
          <w:color w:val="000000" w:themeColor="text1"/>
          <w:sz w:val="24"/>
          <w:szCs w:val="26"/>
        </w:rPr>
        <w:t>Streamflow (rivers and reservoirs) water temperature</w:t>
      </w:r>
    </w:p>
    <w:p w14:paraId="09F15CFA" w14:textId="3657086E"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Streamflows water temperatures are adjusted during discharge routing using the river temperature re-</w:t>
      </w:r>
      <w:r w:rsidR="00160956" w:rsidRPr="004F3A2F">
        <w:rPr>
          <w:rFonts w:ascii="Times New Roman" w:hAnsi="Times New Roman" w:cs="Times New Roman"/>
          <w:color w:val="000000" w:themeColor="text1"/>
          <w:szCs w:val="26"/>
        </w:rPr>
        <w:t>equilibration</w:t>
      </w:r>
      <w:r w:rsidRPr="004F3A2F">
        <w:rPr>
          <w:rFonts w:ascii="Times New Roman" w:hAnsi="Times New Roman" w:cs="Times New Roman"/>
          <w:color w:val="000000" w:themeColor="text1"/>
          <w:szCs w:val="26"/>
        </w:rPr>
        <w:t xml:space="preserve"> model RTRM </w:t>
      </w:r>
      <w:r w:rsidRPr="004F3A2F">
        <w:rPr>
          <w:rFonts w:ascii="Times New Roman" w:hAnsi="Times New Roman" w:cs="Times New Roman"/>
        </w:rPr>
        <w:fldChar w:fldCharType="begin"/>
      </w:r>
      <w:r w:rsidRPr="004F3A2F">
        <w:rPr>
          <w:rFonts w:ascii="Times New Roman" w:hAnsi="Times New Roman" w:cs="Times New Roman"/>
        </w:rPr>
        <w:instrText xml:space="preserve"> ADDIN EN.CITE &lt;EndNote&gt;&lt;Cite&gt;&lt;Author&gt;Stewart&lt;/Author&gt;&lt;Year&gt;2013&lt;/Year&gt;&lt;RecNum&gt;6802&lt;/RecNum&gt;&lt;DisplayText&gt;(Stewart et al., 2013)&lt;/DisplayText&gt;&lt;record&gt;&lt;rec-number&gt;6802&lt;/rec-number&gt;&lt;foreign-keys&gt;&lt;key app="EN" db-id="05xxzddzkszw2qexx20xdvpmvaz0s9rfrpfa"&gt;6802&lt;/key&gt;&lt;/foreign-keys&gt;&lt;ref-type name="Journal Article"&gt;17&lt;/ref-type&gt;&lt;contributors&gt;&lt;authors&gt;&lt;author&gt;Stewart, Robert J. &lt;/author&gt;&lt;author&gt;Wollheim, Wilfred M. &lt;/author&gt;&lt;author&gt;Miara, Ariel&lt;/author&gt;&lt;author&gt;Vörösmarty, Charles J. &lt;/author&gt;&lt;author&gt;Fekete, Balazs&lt;/author&gt;&lt;author&gt;Lammers, Richard B. &lt;/author&gt;&lt;author&gt;Rosenzweig, Bernice&lt;/author&gt;&lt;/authors&gt;&lt;/contributors&gt;&lt;titles&gt;&lt;title&gt;Horizontal cooling towers: riverine ecosystem services and the fate of thermoelectric heat in the contemporary Northeast US&lt;/title&gt;&lt;secondary-title&gt;Environmental Research Letters&lt;/secondary-title&gt;&lt;/titles&gt;&lt;periodical&gt;&lt;full-title&gt;Environmental Research Letters&lt;/full-title&gt;&lt;/periodical&gt;&lt;pages&gt;025010&lt;/pages&gt;&lt;volume&gt;8&lt;/volume&gt;&lt;number&gt;2&lt;/number&gt;&lt;keywords&gt;&lt;keyword&gt;hydrology&lt;/keyword&gt;&lt;/keywords&gt;&lt;dates&gt;&lt;year&gt;2013&lt;/year&gt;&lt;/dates&gt;&lt;isbn&gt;1748-9326&lt;/isbn&gt;&lt;urls&gt;&lt;related-urls&gt;&lt;url&gt;http://stacks.iop.org/1748-9326/8/i=2/a=025010&lt;/url&gt;&lt;/related-urls&gt;&lt;/urls&gt;&lt;/record&gt;&lt;/Cite&gt;&lt;/EndNote&gt;</w:instrText>
      </w:r>
      <w:r w:rsidRPr="004F3A2F">
        <w:rPr>
          <w:rFonts w:ascii="Times New Roman" w:hAnsi="Times New Roman" w:cs="Times New Roman"/>
        </w:rPr>
        <w:fldChar w:fldCharType="separate"/>
      </w:r>
      <w:r w:rsidRPr="004F3A2F">
        <w:rPr>
          <w:rFonts w:ascii="Times New Roman" w:hAnsi="Times New Roman" w:cs="Times New Roman"/>
          <w:noProof/>
        </w:rPr>
        <w:t>(</w:t>
      </w:r>
      <w:hyperlink w:anchor="_ENREF_4" w:tooltip="Stewart, 2013 #6802" w:history="1">
        <w:r w:rsidRPr="004F3A2F">
          <w:rPr>
            <w:rFonts w:ascii="Times New Roman" w:hAnsi="Times New Roman" w:cs="Times New Roman"/>
            <w:noProof/>
          </w:rPr>
          <w:t>Stewart et al., 2013</w:t>
        </w:r>
      </w:hyperlink>
      <w:r w:rsidRPr="004F3A2F">
        <w:rPr>
          <w:rFonts w:ascii="Times New Roman" w:hAnsi="Times New Roman" w:cs="Times New Roman"/>
          <w:noProof/>
        </w:rPr>
        <w:t>)</w:t>
      </w:r>
      <w:r w:rsidRPr="004F3A2F">
        <w:rPr>
          <w:rFonts w:ascii="Times New Roman" w:hAnsi="Times New Roman" w:cs="Times New Roman"/>
        </w:rPr>
        <w:fldChar w:fldCharType="end"/>
      </w:r>
      <w:r w:rsidRPr="004F3A2F">
        <w:rPr>
          <w:rFonts w:ascii="Times New Roman" w:hAnsi="Times New Roman" w:cs="Times New Roman"/>
        </w:rPr>
        <w:t xml:space="preserve"> </w:t>
      </w:r>
      <w:r w:rsidRPr="004F3A2F">
        <w:rPr>
          <w:rFonts w:ascii="Times New Roman" w:hAnsi="Times New Roman" w:cs="Times New Roman"/>
          <w:color w:val="000000" w:themeColor="text1"/>
          <w:szCs w:val="26"/>
        </w:rPr>
        <w:t xml:space="preserve">that follows an approach based on a combined empirical and deterministic approach outlined in </w:t>
      </w:r>
      <w:r w:rsidRPr="004F3A2F">
        <w:rPr>
          <w:rFonts w:ascii="Times New Roman" w:hAnsi="Times New Roman" w:cs="Times New Roman"/>
          <w:color w:val="000000" w:themeColor="text1"/>
          <w:szCs w:val="26"/>
        </w:rPr>
        <w:fldChar w:fldCharType="begin"/>
      </w:r>
      <w:r w:rsidRPr="004F3A2F">
        <w:rPr>
          <w:rFonts w:ascii="Times New Roman" w:hAnsi="Times New Roman" w:cs="Times New Roman"/>
          <w:color w:val="000000" w:themeColor="text1"/>
          <w:szCs w:val="26"/>
        </w:rPr>
        <w:instrText xml:space="preserve"> ADDIN EN.CITE &lt;EndNote&gt;&lt;Cite&gt;&lt;Author&gt;Dingman&lt;/Author&gt;&lt;Year&gt;1972&lt;/Year&gt;&lt;RecNum&gt;6915&lt;/RecNum&gt;&lt;DisplayText&gt;(Dingman, 1972)&lt;/DisplayText&gt;&lt;record&gt;&lt;rec-number&gt;6915&lt;/rec-number&gt;&lt;foreign-keys&gt;&lt;key app="EN" db-id="05xxzddzkszw2qexx20xdvpmvaz0s9rfrpfa"&gt;6915&lt;/key&gt;&lt;/foreign-keys&gt;&lt;ref-type name="Journal Article"&gt;17&lt;/ref-type&gt;&lt;contributors&gt;&lt;authors&gt;&lt;author&gt;Dingman, S. L.&lt;/author&gt;&lt;/authors&gt;&lt;/contributors&gt;&lt;titles&gt;&lt;title&gt;Equilibrium Temperatures of Water Surfaces as Related to Air Temperature and Solar-Radiation&lt;/title&gt;&lt;secondary-title&gt;Water Resources Research&lt;/secondary-title&gt;&lt;alt-title&gt;Water Resour Res&lt;/alt-title&gt;&lt;/titles&gt;&lt;periodical&gt;&lt;full-title&gt;Water Resources Research&lt;/full-title&gt;&lt;/periodical&gt;&lt;pages&gt;42-&amp;amp;&lt;/pages&gt;&lt;volume&gt;8&lt;/volume&gt;&lt;number&gt;1&lt;/number&gt;&lt;keywords&gt;&lt;keyword&gt;hydrology&lt;/keyword&gt;&lt;keyword&gt;water temperatures&lt;/keyword&gt;&lt;/keywords&gt;&lt;dates&gt;&lt;year&gt;1972&lt;/year&gt;&lt;/dates&gt;&lt;isbn&gt;0043-1397&lt;/isbn&gt;&lt;accession-num&gt;ISI:A1972L629700005&lt;/accession-num&gt;&lt;urls&gt;&lt;related-urls&gt;&lt;url&gt;&amp;lt;Go to ISI&amp;gt;://A1972L629700005&lt;/url&gt;&lt;/related-urls&gt;&lt;/urls&gt;&lt;electronic-resource-num&gt;Doi 10.1029/Wr008i001p00042&lt;/electronic-resource-num&gt;&lt;language&gt;English&lt;/language&gt;&lt;/record&gt;&lt;/Cite&gt;&lt;/EndNote&gt;</w:instrText>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noProof/>
          <w:color w:val="000000" w:themeColor="text1"/>
          <w:szCs w:val="26"/>
        </w:rPr>
        <w:t>(</w:t>
      </w:r>
      <w:hyperlink w:anchor="_ENREF_1" w:tooltip="Dingman, 1972 #6915" w:history="1">
        <w:r w:rsidRPr="004F3A2F">
          <w:rPr>
            <w:rFonts w:ascii="Times New Roman" w:hAnsi="Times New Roman" w:cs="Times New Roman"/>
            <w:noProof/>
            <w:color w:val="000000" w:themeColor="text1"/>
            <w:szCs w:val="26"/>
          </w:rPr>
          <w:t>Dingman, 1972</w:t>
        </w:r>
      </w:hyperlink>
      <w:r w:rsidRPr="004F3A2F">
        <w:rPr>
          <w:rFonts w:ascii="Times New Roman" w:hAnsi="Times New Roman" w:cs="Times New Roman"/>
          <w:noProof/>
          <w:color w:val="000000" w:themeColor="text1"/>
          <w:szCs w:val="26"/>
        </w:rPr>
        <w:t>)</w:t>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t>.  This method is appropriate for large scale applications, including lakes and large rivers (</w:t>
      </w:r>
      <w:hyperlink w:anchor="_ENREF_3" w:tooltip="Morse, 1972 #221" w:history="1">
        <w:r w:rsidRPr="004F3A2F">
          <w:rPr>
            <w:rFonts w:ascii="Times New Roman" w:hAnsi="Times New Roman" w:cs="Times New Roman"/>
            <w:color w:val="000000" w:themeColor="text1"/>
            <w:szCs w:val="26"/>
          </w:rPr>
          <w:t>Morse, 1972</w:t>
        </w:r>
      </w:hyperlink>
      <w:r w:rsidRPr="004F3A2F">
        <w:rPr>
          <w:rFonts w:ascii="Times New Roman" w:hAnsi="Times New Roman" w:cs="Times New Roman"/>
          <w:color w:val="000000" w:themeColor="text1"/>
          <w:szCs w:val="26"/>
        </w:rPr>
        <w:t xml:space="preserve">) and is based on the theory of equilibrium </w:t>
      </w:r>
      <w:r w:rsidRPr="004F3A2F">
        <w:rPr>
          <w:rFonts w:ascii="Times New Roman" w:hAnsi="Times New Roman" w:cs="Times New Roman"/>
          <w:color w:val="000000" w:themeColor="text1"/>
          <w:szCs w:val="26"/>
        </w:rPr>
        <w:lastRenderedPageBreak/>
        <w:t xml:space="preserve">temperature; the temperature at which there is no net exchange of energy with the atmosphere </w:t>
      </w:r>
      <w:commentRangeStart w:id="377"/>
      <w:commentRangeStart w:id="378"/>
      <w:r w:rsidRPr="004F3A2F">
        <w:rPr>
          <w:rFonts w:ascii="Times New Roman" w:hAnsi="Times New Roman" w:cs="Times New Roman"/>
          <w:color w:val="000000" w:themeColor="text1"/>
          <w:szCs w:val="26"/>
        </w:rPr>
        <w:fldChar w:fldCharType="begin"/>
      </w:r>
      <w:r w:rsidR="00F8581A" w:rsidRPr="004F3A2F">
        <w:rPr>
          <w:rFonts w:ascii="Times New Roman" w:hAnsi="Times New Roman" w:cs="Times New Roman"/>
          <w:color w:val="000000" w:themeColor="text1"/>
          <w:szCs w:val="26"/>
        </w:rPr>
        <w:instrText xml:space="preserve"> ADDIN ZOTERO_ITEM CSL_CITATION {"citationID":"0BfnDJFl","properties":{"formattedCitation":"(Edinger et al., 1968; Morse, 1972; Webb et al., 2003)","plainCitation":"(Edinger et al., 1968; Morse, 1972; Webb et al., 2003)","noteIndex":0},"citationItems":[{"id":5006,"uris":["http://zotero.org/users/492362/items/EWCRNCAH"],"uri":["http://zotero.org/users/492362/items/EWCRNCAH"],"itemData":{"id":5006,"type":"article-journal","abstract":"The exchange of heat across the air-water interface is one of the more important factors that govern the temperature of a water body. The net rate of heat exchange at the water surface is the sum of the rates at which heat is transferred by radiative processes, by evaporation, and by conduction between water and overlying air. The net rate can be evaluated in terms of a thermal exchange coefficient and an equilibrium temperature, both of which depend on observable meteorological variables. Any one of the many evaporation formulas and mathematical descriptions of the other heat exchange processes may be used to develop equations involving the thermal exchange coefficient and equilibrium temperature. Such equations are useful in developing relations that describe the temporal and spatial temperature distributions within a water body. They provide additional insight into the effects of meteorological conditions on water temperatures, and they facilitate estimates of various terms of the heat budget.","container-title":"Water Resources Research","DOI":"10.1029/WR004i005p01137","ISSN":"1944-7973","issue":"5","language":"en","page":"1137-1143","source":"Wiley Online Library","title":"The Response of Water Temperatures to Meteorological Conditions","volume":"4","author":[{"family":"Edinger","given":"John E."},{"family":"Duttweiler","given":"David W."},{"family":"Geyer","given":"John C."}],"issued":{"date-parts":[["1968"]]}}},{"id":5003,"uris":["http://zotero.org/users/492362/items/TF7WGXTZ"],"uri":["http://zotero.org/users/492362/items/TF7WGXTZ"],"itemData":{"id":5003,"type":"article-journal","container-title":"Water Resources Research","DOI":"10.1029/WR008i005p01366","ISSN":"1944-7973","issue":"5","language":"en","page":"1366-1369","source":"Wiley Online Library","title":"Comment on ‘Equilibrium temperatures of water surfaces as related to air temperature and solar radiation‘ by S. Lawrence Dingman","volume":"8","author":[{"family":"Morse","given":"Willaim L."}],"issued":{"date-parts":[["1972"]]}}},{"id":5009,"uris":["http://zotero.org/users/492362/items/EPZJQPAB"],"uri":["http://zotero.org/users/492362/items/EPZJQPAB"],"itemData":{"id":5009,"type":"article-journal","abstract":"The nature of the water–air temperature relationship, and its moderation by discharge, were investigated for catchments ranging in size from 2·1 to 601 km2 in the Exe basin, Devon, UK and for data relating to hourly, daily and weekly time bases. The sensitivity and explanatory power of simple water–air temperature regression models based on hourly data were improved by incorporation of a lag, which increased with catchment size, although relationships became more sensitive and less scattered as the time base of data increased from hourly to weekly mean values. Significant departures from linearity in water–air temperature relationships were evident for hourly, but not for daily mean or weekly mean, data. A clear tendency for relationships between water and air temperatures to be stronger and more sensitive for flows below median levels was apparent, and multiple regression analysis also revealed water temperature to be inversely related to discharge for all catchments and time-scales. However, discharge had a greater impact in accounting for water temperature variation at shorter time-scales and in larger catchments. Copyright © 2003 John Wiley &amp; Sons, Ltd.","container-title":"Hydrological Processes","DOI":"10.1002/hyp.1280","ISSN":"1099-1085","issue":"15","language":"en","page":"3069-3084","source":"Wiley Online Library","title":"Water–air temperature relationships in a Devon river system and the role of flow","volume":"17","author":[{"family":"Webb","given":"B. W."},{"family":"Clack","given":"P. D."},{"family":"Walling","given":"D. E."}],"issued":{"date-parts":[["2003"]]}}}],"schema":"https://github.com/citation-style-language/schema/raw/master/csl-citation.json"} </w:instrText>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rPr>
        <w:t>(Edinger et al., 1968; Morse, 1972; Webb et al., 2003)</w:t>
      </w:r>
      <w:r w:rsidRPr="004F3A2F">
        <w:rPr>
          <w:rFonts w:ascii="Times New Roman" w:hAnsi="Times New Roman" w:cs="Times New Roman"/>
          <w:color w:val="000000" w:themeColor="text1"/>
          <w:szCs w:val="26"/>
        </w:rPr>
        <w:fldChar w:fldCharType="end"/>
      </w:r>
      <w:commentRangeEnd w:id="377"/>
      <w:r w:rsidRPr="004F3A2F">
        <w:rPr>
          <w:rStyle w:val="CommentReference"/>
          <w:rFonts w:ascii="Times New Roman" w:hAnsi="Times New Roman" w:cs="Times New Roman"/>
        </w:rPr>
        <w:commentReference w:id="377"/>
      </w:r>
      <w:commentRangeEnd w:id="378"/>
      <w:r w:rsidR="0096017A">
        <w:rPr>
          <w:rStyle w:val="CommentReference"/>
        </w:rPr>
        <w:commentReference w:id="378"/>
      </w:r>
      <w:r w:rsidRPr="004F3A2F">
        <w:rPr>
          <w:rFonts w:ascii="Times New Roman" w:hAnsi="Times New Roman" w:cs="Times New Roman"/>
          <w:color w:val="000000" w:themeColor="text1"/>
          <w:szCs w:val="26"/>
        </w:rPr>
        <w:t>.  The model uses wind speed, air temperature, weather conditions (clear/cloudy), relative</w:t>
      </w:r>
      <w:r w:rsidR="00E71B99" w:rsidRPr="004F3A2F">
        <w:rPr>
          <w:rFonts w:ascii="Times New Roman" w:hAnsi="Times New Roman" w:cs="Times New Roman"/>
          <w:color w:val="000000" w:themeColor="text1"/>
          <w:szCs w:val="26"/>
        </w:rPr>
        <w:t xml:space="preserve"> or </w:t>
      </w:r>
      <w:r w:rsidR="005D0590" w:rsidRPr="004F3A2F">
        <w:rPr>
          <w:rFonts w:ascii="Times New Roman" w:hAnsi="Times New Roman" w:cs="Times New Roman"/>
          <w:color w:val="000000" w:themeColor="text1"/>
          <w:szCs w:val="26"/>
        </w:rPr>
        <w:t>specific</w:t>
      </w:r>
      <w:r w:rsidRPr="004F3A2F">
        <w:rPr>
          <w:rFonts w:ascii="Times New Roman" w:hAnsi="Times New Roman" w:cs="Times New Roman"/>
          <w:color w:val="000000" w:themeColor="text1"/>
          <w:szCs w:val="26"/>
        </w:rPr>
        <w:t xml:space="preserve"> humidity, and incoming solar radiation to predict water temperatures.  The in-stream equilibrium temperature (T</w:t>
      </w:r>
      <w:r w:rsidRPr="004F3A2F">
        <w:rPr>
          <w:rFonts w:ascii="Times New Roman" w:hAnsi="Times New Roman" w:cs="Times New Roman"/>
          <w:color w:val="000000" w:themeColor="text1"/>
          <w:szCs w:val="26"/>
          <w:vertAlign w:val="subscript"/>
        </w:rPr>
        <w:t>e</w:t>
      </w:r>
      <w:r w:rsidRPr="004F3A2F">
        <w:rPr>
          <w:rFonts w:ascii="Times New Roman" w:hAnsi="Times New Roman" w:cs="Times New Roman"/>
          <w:color w:val="000000" w:themeColor="text1"/>
          <w:szCs w:val="26"/>
        </w:rPr>
        <w:t xml:space="preserve">, </w:t>
      </w:r>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C) and resulting water temperature (T</w:t>
      </w:r>
      <w:r w:rsidRPr="004F3A2F">
        <w:rPr>
          <w:rFonts w:ascii="Times New Roman" w:hAnsi="Times New Roman" w:cs="Times New Roman"/>
          <w:color w:val="000000" w:themeColor="text1"/>
          <w:szCs w:val="26"/>
          <w:vertAlign w:val="subscript"/>
        </w:rPr>
        <w:t>w</w:t>
      </w:r>
      <w:r w:rsidRPr="004F3A2F">
        <w:rPr>
          <w:rFonts w:ascii="Times New Roman" w:hAnsi="Times New Roman" w:cs="Times New Roman"/>
          <w:color w:val="000000" w:themeColor="text1"/>
          <w:szCs w:val="26"/>
        </w:rPr>
        <w:t xml:space="preserve">, </w:t>
      </w:r>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 xml:space="preserve">C) of any given river reach is determined as </w:t>
      </w:r>
      <w:r w:rsidRPr="004F3A2F">
        <w:rPr>
          <w:rFonts w:ascii="Times New Roman" w:hAnsi="Times New Roman" w:cs="Times New Roman"/>
          <w:color w:val="000000" w:themeColor="text1"/>
          <w:szCs w:val="26"/>
        </w:rPr>
        <w:fldChar w:fldCharType="begin"/>
      </w:r>
      <w:r w:rsidRPr="004F3A2F">
        <w:rPr>
          <w:rFonts w:ascii="Times New Roman" w:hAnsi="Times New Roman" w:cs="Times New Roman"/>
          <w:color w:val="000000" w:themeColor="text1"/>
          <w:szCs w:val="26"/>
        </w:rPr>
        <w:instrText xml:space="preserve"> ADDIN EN.CITE &lt;EndNote&gt;&lt;Cite&gt;&lt;Author&gt;Dingman&lt;/Author&gt;&lt;Year&gt;1972&lt;/Year&gt;&lt;RecNum&gt;6915&lt;/RecNum&gt;&lt;DisplayText&gt;(Dingman, 1972)&lt;/DisplayText&gt;&lt;record&gt;&lt;rec-number&gt;6915&lt;/rec-number&gt;&lt;foreign-keys&gt;&lt;key app="EN" db-id="05xxzddzkszw2qexx20xdvpmvaz0s9rfrpfa"&gt;6915&lt;/key&gt;&lt;/foreign-keys&gt;&lt;ref-type name="Journal Article"&gt;17&lt;/ref-type&gt;&lt;contributors&gt;&lt;authors&gt;&lt;author&gt;Dingman, S. L.&lt;/author&gt;&lt;/authors&gt;&lt;/contributors&gt;&lt;titles&gt;&lt;title&gt;Equilibrium Temperatures of Water Surfaces as Related to Air Temperature and Solar-Radiation&lt;/title&gt;&lt;secondary-title&gt;Water Resources Research&lt;/secondary-title&gt;&lt;alt-title&gt;Water Resour Res&lt;/alt-title&gt;&lt;/titles&gt;&lt;periodical&gt;&lt;full-title&gt;Water Resources Research&lt;/full-title&gt;&lt;/periodical&gt;&lt;pages&gt;42-&amp;amp;&lt;/pages&gt;&lt;volume&gt;8&lt;/volume&gt;&lt;number&gt;1&lt;/number&gt;&lt;keywords&gt;&lt;keyword&gt;hydrology&lt;/keyword&gt;&lt;keyword&gt;water temperatures&lt;/keyword&gt;&lt;/keywords&gt;&lt;dates&gt;&lt;year&gt;1972&lt;/year&gt;&lt;/dates&gt;&lt;isbn&gt;0043-1397&lt;/isbn&gt;&lt;accession-num&gt;ISI:A1972L629700005&lt;/accession-num&gt;&lt;urls&gt;&lt;related-urls&gt;&lt;url&gt;&amp;lt;Go to ISI&amp;gt;://A1972L629700005&lt;/url&gt;&lt;/related-urls&gt;&lt;/urls&gt;&lt;electronic-resource-num&gt;Doi 10.1029/Wr008i001p00042&lt;/electronic-resource-num&gt;&lt;language&gt;English&lt;/language&gt;&lt;/record&gt;&lt;/Cite&gt;&lt;/EndNote&gt;</w:instrText>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color w:val="000000" w:themeColor="text1"/>
          <w:szCs w:val="26"/>
        </w:rPr>
        <w:t>(</w:t>
      </w:r>
      <w:hyperlink w:anchor="_ENREF_1" w:tooltip="Dingman, 1972 #6915" w:history="1">
        <w:r w:rsidRPr="004F3A2F">
          <w:rPr>
            <w:rFonts w:ascii="Times New Roman" w:hAnsi="Times New Roman" w:cs="Times New Roman"/>
            <w:color w:val="000000" w:themeColor="text1"/>
            <w:szCs w:val="26"/>
          </w:rPr>
          <w:t>Dingman, 1972</w:t>
        </w:r>
      </w:hyperlink>
      <w:r w:rsidRPr="004F3A2F">
        <w:rPr>
          <w:rFonts w:ascii="Times New Roman" w:hAnsi="Times New Roman" w:cs="Times New Roman"/>
          <w:color w:val="000000" w:themeColor="text1"/>
          <w:szCs w:val="26"/>
        </w:rPr>
        <w:t>)</w:t>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t xml:space="preserve"> and adjusted to a simulation time step:</w:t>
      </w:r>
    </w:p>
    <w:p w14:paraId="0B888E0F" w14:textId="6F3751F3"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Sub>
        <m:r>
          <w:rPr>
            <w:rFonts w:ascii="Cambria Math" w:hAnsi="Cambria Math" w:cs="Times New Roman"/>
            <w:color w:val="000000" w:themeColor="text1"/>
            <w:szCs w:val="26"/>
          </w:rPr>
          <m:t xml:space="preserve"> =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a</m:t>
            </m:r>
          </m:sub>
        </m:sSub>
        <m:r>
          <w:rPr>
            <w:rFonts w:ascii="Cambria Math" w:hAnsi="Cambria Math" w:cs="Times New Roman"/>
            <w:color w:val="000000" w:themeColor="text1"/>
            <w:szCs w:val="26"/>
          </w:rPr>
          <m:t xml:space="preserve"> + </m:t>
        </m:r>
        <m:d>
          <m:dPr>
            <m:begChr m:val="["/>
            <m:endChr m:val="]"/>
            <m:ctrlPr>
              <w:rPr>
                <w:rFonts w:ascii="Cambria Math" w:hAnsi="Cambria Math" w:cs="Times New Roman"/>
                <w:i/>
                <w:color w:val="000000" w:themeColor="text1"/>
                <w:szCs w:val="26"/>
              </w:rPr>
            </m:ctrlPr>
          </m:dPr>
          <m:e>
            <m:f>
              <m:fPr>
                <m:ctrlPr>
                  <w:rPr>
                    <w:rFonts w:ascii="Cambria Math" w:hAnsi="Cambria Math" w:cs="Times New Roman"/>
                    <w:i/>
                    <w:color w:val="000000" w:themeColor="text1"/>
                    <w:szCs w:val="26"/>
                  </w:rPr>
                </m:ctrlPr>
              </m:fPr>
              <m:num>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R</m:t>
                    </m:r>
                  </m:sub>
                </m:sSub>
                <m:r>
                  <w:rPr>
                    <w:rFonts w:ascii="Cambria Math" w:hAnsi="Cambria Math" w:cs="Times New Roman"/>
                    <w:color w:val="000000" w:themeColor="text1"/>
                    <w:szCs w:val="26"/>
                  </w:rPr>
                  <m:t xml:space="preserve"> –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O</m:t>
                    </m:r>
                  </m:sub>
                </m:sSub>
              </m:num>
              <m:den>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vertAlign w:val="subscript"/>
                      </w:rPr>
                      <m:t>E</m:t>
                    </m:r>
                  </m:sub>
                </m:sSub>
              </m:den>
            </m:f>
          </m:e>
        </m:d>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5F5421" w:rsidRPr="004F3A2F">
        <w:rPr>
          <w:rFonts w:ascii="Times New Roman" w:hAnsi="Times New Roman" w:cs="Times New Roman"/>
          <w:color w:val="000000" w:themeColor="text1"/>
          <w:szCs w:val="26"/>
        </w:rPr>
        <w:tab/>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-3</w:t>
      </w:r>
      <w:r w:rsidR="008F13EB" w:rsidRPr="004F3A2F">
        <w:rPr>
          <w:rFonts w:ascii="Times New Roman" w:hAnsi="Times New Roman" w:cs="Times New Roman"/>
          <w:color w:val="000000" w:themeColor="text1"/>
          <w:szCs w:val="26"/>
        </w:rPr>
        <w:t>)</w:t>
      </w:r>
    </w:p>
    <w:p w14:paraId="10BE8183" w14:textId="00B48CE5"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w</m:t>
            </m:r>
          </m:sub>
        </m:sSub>
        <m:r>
          <w:rPr>
            <w:rFonts w:ascii="Cambria Math" w:hAnsi="Cambria Math" w:cs="Times New Roman"/>
            <w:color w:val="000000" w:themeColor="text1"/>
            <w:szCs w:val="26"/>
          </w:rPr>
          <m:t xml:space="preserve"> = </m:t>
        </m:r>
        <m:d>
          <m:dPr>
            <m:ctrlPr>
              <w:rPr>
                <w:rFonts w:ascii="Cambria Math"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o</m:t>
                </m:r>
              </m:sub>
            </m:sSub>
            <m:r>
              <w:rPr>
                <w:rFonts w:ascii="Cambria Math" w:hAnsi="Cambria Math" w:cs="Times New Roman"/>
                <w:color w:val="000000" w:themeColor="text1"/>
                <w:szCs w:val="26"/>
              </w:rPr>
              <m:t xml:space="preserve"> – </m:t>
            </m:r>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up>
                <m:r>
                  <w:rPr>
                    <w:rFonts w:ascii="Cambria Math" w:hAnsi="Cambria Math" w:cs="Times New Roman"/>
                    <w:color w:val="000000" w:themeColor="text1"/>
                    <w:szCs w:val="26"/>
                  </w:rPr>
                  <m:t>h</m:t>
                </m:r>
              </m:sup>
            </m:sSubSup>
          </m:e>
        </m:d>
        <m:r>
          <w:rPr>
            <w:rFonts w:ascii="Cambria Math" w:hAnsi="Cambria Math" w:cs="Times New Roman"/>
            <w:color w:val="000000" w:themeColor="text1"/>
            <w:szCs w:val="26"/>
          </w:rPr>
          <m:t>exp</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m:t>
            </m:r>
            <m:f>
              <m:fPr>
                <m:ctrlPr>
                  <w:rPr>
                    <w:rFonts w:ascii="Cambria Math" w:hAnsi="Cambria Math" w:cs="Times New Roman"/>
                    <w:i/>
                    <w:color w:val="000000" w:themeColor="text1"/>
                    <w:szCs w:val="26"/>
                  </w:rPr>
                </m:ctrlPr>
              </m:fPr>
              <m:num>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vertAlign w:val="subscript"/>
                      </w:rPr>
                      <m:t>E</m:t>
                    </m:r>
                  </m:sub>
                </m:sSub>
              </m:num>
              <m:den>
                <m:sSub>
                  <m:sSubPr>
                    <m:ctrlPr>
                      <w:rPr>
                        <w:rFonts w:ascii="Cambria Math" w:hAnsi="Cambria Math" w:cs="Times New Roman"/>
                      </w:rPr>
                    </m:ctrlPr>
                  </m:sSubPr>
                  <m:e>
                    <m:r>
                      <m:rPr>
                        <m:sty m:val="p"/>
                      </m:rPr>
                      <w:rPr>
                        <w:rFonts w:ascii="Cambria Math" w:hAnsi="Cambria Math" w:cs="Times New Roman"/>
                      </w:rPr>
                      <m:t>ρ</m:t>
                    </m:r>
                  </m:e>
                  <m:sub>
                    <m:r>
                      <m:rPr>
                        <m:sty m:val="p"/>
                      </m:rPr>
                      <w:rPr>
                        <w:rFonts w:ascii="Cambria Math" w:hAnsi="Cambria Math" w:cs="Times New Roman"/>
                      </w:rPr>
                      <m:t>w</m:t>
                    </m:r>
                  </m:sub>
                </m:sSub>
                <m:r>
                  <w:rPr>
                    <w:rFonts w:ascii="Cambria Math" w:hAnsi="Cambria Math" w:cs="Times New Roman"/>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C</m:t>
                    </m:r>
                    <m:ctrlPr>
                      <w:rPr>
                        <w:rFonts w:ascii="Cambria Math" w:hAnsi="Cambria Math" w:cs="Times New Roman"/>
                        <w:i/>
                      </w:rPr>
                    </m:ctrlPr>
                  </m:e>
                  <m:sub>
                    <m:r>
                      <w:rPr>
                        <w:rFonts w:ascii="Cambria Math" w:hAnsi="Cambria Math" w:cs="Times New Roman"/>
                        <w:color w:val="000000" w:themeColor="text1"/>
                        <w:szCs w:val="26"/>
                        <w:vertAlign w:val="subscript"/>
                      </w:rPr>
                      <m:t>w</m:t>
                    </m:r>
                  </m:sub>
                </m:sSub>
                <m:r>
                  <w:rPr>
                    <w:rFonts w:ascii="Cambria Math" w:hAnsi="Cambria Math" w:cs="Times New Roman"/>
                    <w:color w:val="000000" w:themeColor="text1"/>
                    <w:szCs w:val="26"/>
                    <w:vertAlign w:val="subscript"/>
                  </w:rPr>
                  <m:t xml:space="preserve"> </m:t>
                </m:r>
                <m:r>
                  <w:rPr>
                    <w:rFonts w:ascii="Cambria Math" w:hAnsi="Cambria Math" w:cs="Times New Roman"/>
                    <w:color w:val="000000" w:themeColor="text1"/>
                    <w:szCs w:val="26"/>
                  </w:rPr>
                  <m:t>h</m:t>
                </m:r>
              </m:den>
            </m:f>
            <m:r>
              <w:rPr>
                <w:rFonts w:ascii="Cambria Math" w:hAnsi="Cambria Math" w:cs="Times New Roman"/>
              </w:rPr>
              <m:t xml:space="preserve">  </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i/>
                        <w:color w:val="000000" w:themeColor="text1"/>
                        <w:szCs w:val="26"/>
                      </w:rPr>
                      <w:sym w:font="Symbol" w:char="F044"/>
                    </m:r>
                    <m:r>
                      <w:rPr>
                        <w:rFonts w:ascii="Cambria Math" w:hAnsi="Cambria Math" w:cs="Times New Roman"/>
                        <w:color w:val="000000" w:themeColor="text1"/>
                        <w:szCs w:val="26"/>
                      </w:rPr>
                      <m:t>t</m:t>
                    </m:r>
                  </m:lim>
                </m:limLow>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u</m:t>
                        </m:r>
                      </m:den>
                    </m:f>
                  </m:e>
                </m:d>
              </m:e>
            </m:func>
            <m:r>
              <w:rPr>
                <w:rFonts w:ascii="Cambria Math" w:hAnsi="Cambria Math" w:cs="Times New Roman"/>
                <w:color w:val="000000" w:themeColor="text1"/>
                <w:szCs w:val="26"/>
              </w:rPr>
              <m:t xml:space="preserve"> </m:t>
            </m:r>
          </m:e>
        </m:d>
        <m:r>
          <w:rPr>
            <w:rFonts w:ascii="Cambria Math" w:hAnsi="Cambria Math" w:cs="Times New Roman"/>
            <w:color w:val="000000" w:themeColor="text1"/>
            <w:szCs w:val="26"/>
          </w:rPr>
          <m:t xml:space="preserve"> + </m:t>
        </m:r>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up>
            <m:r>
              <w:rPr>
                <w:rFonts w:ascii="Cambria Math" w:hAnsi="Cambria Math" w:cs="Times New Roman"/>
                <w:color w:val="000000" w:themeColor="text1"/>
                <w:szCs w:val="26"/>
              </w:rPr>
              <m:t>h</m:t>
            </m:r>
          </m:sup>
        </m:sSubSup>
      </m:oMath>
      <w:r w:rsidR="008F13EB" w:rsidRPr="004F3A2F">
        <w:rPr>
          <w:rFonts w:ascii="Times New Roman" w:hAnsi="Times New Roman" w:cs="Times New Roman"/>
          <w:color w:val="000000" w:themeColor="text1"/>
          <w:szCs w:val="26"/>
          <w:vertAlign w:val="subscript"/>
        </w:rPr>
        <w:tab/>
      </w:r>
      <w:r w:rsidR="008F13EB" w:rsidRPr="004F3A2F" w:rsidDel="00E92B4C">
        <w:rPr>
          <w:rFonts w:ascii="Times New Roman" w:hAnsi="Times New Roman" w:cs="Times New Roman"/>
          <w:color w:val="000000" w:themeColor="text1"/>
          <w:szCs w:val="26"/>
        </w:rPr>
        <w:t xml:space="preserve"> </w:t>
      </w:r>
      <w:r w:rsidR="005F5421" w:rsidRPr="004F3A2F">
        <w:rPr>
          <w:rFonts w:ascii="Times New Roman" w:hAnsi="Times New Roman" w:cs="Times New Roman"/>
          <w:color w:val="000000" w:themeColor="text1"/>
          <w:szCs w:val="26"/>
        </w:rPr>
        <w:tab/>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-4</w:t>
      </w:r>
      <w:r w:rsidR="008F13EB" w:rsidRPr="004F3A2F">
        <w:rPr>
          <w:rFonts w:ascii="Times New Roman" w:hAnsi="Times New Roman" w:cs="Times New Roman"/>
          <w:color w:val="000000" w:themeColor="text1"/>
          <w:szCs w:val="26"/>
        </w:rPr>
        <w:t>)</w:t>
      </w:r>
    </w:p>
    <w:p w14:paraId="777B2A92" w14:textId="202F0D84"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where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a</m:t>
            </m:r>
          </m:sub>
        </m:sSub>
      </m:oMath>
      <w:r w:rsidRPr="004F3A2F">
        <w:rPr>
          <w:rFonts w:ascii="Times New Roman" w:hAnsi="Times New Roman" w:cs="Times New Roman"/>
          <w:color w:val="000000" w:themeColor="text1"/>
          <w:szCs w:val="26"/>
        </w:rPr>
        <w:t xml:space="preserve"> is the local air temperature (</w:t>
      </w:r>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 xml:space="preserve">C),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R</m:t>
            </m:r>
          </m:sub>
        </m:sSub>
      </m:oMath>
      <w:r w:rsidRPr="004F3A2F">
        <w:rPr>
          <w:rFonts w:ascii="Times New Roman" w:hAnsi="Times New Roman" w:cs="Times New Roman"/>
          <w:color w:val="000000" w:themeColor="text1"/>
          <w:szCs w:val="26"/>
        </w:rPr>
        <w:t xml:space="preserve"> is the net incoming solar radiation (KJ m</w:t>
      </w:r>
      <w:r w:rsidRPr="004F3A2F">
        <w:rPr>
          <w:rFonts w:ascii="Times New Roman" w:hAnsi="Times New Roman" w:cs="Times New Roman"/>
          <w:color w:val="000000" w:themeColor="text1"/>
          <w:szCs w:val="26"/>
          <w:vertAlign w:val="superscript"/>
        </w:rPr>
        <w:t>-2</w:t>
      </w:r>
      <w:r w:rsidRPr="004F3A2F">
        <w:rPr>
          <w:rFonts w:ascii="Times New Roman" w:hAnsi="Times New Roman" w:cs="Times New Roman"/>
          <w:color w:val="000000" w:themeColor="text1"/>
          <w:szCs w:val="26"/>
        </w:rPr>
        <w:t xml:space="preserve"> d</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O</m:t>
            </m:r>
          </m:sub>
        </m:sSub>
      </m:oMath>
      <w:r w:rsidRPr="004F3A2F">
        <w:rPr>
          <w:rFonts w:ascii="Times New Roman" w:hAnsi="Times New Roman" w:cs="Times New Roman"/>
          <w:color w:val="000000" w:themeColor="text1"/>
          <w:szCs w:val="26"/>
        </w:rPr>
        <w:t xml:space="preserve"> is the heat loss rate when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w</m:t>
            </m:r>
          </m:sub>
        </m:sSub>
      </m:oMath>
      <w:r w:rsidRPr="004F3A2F">
        <w:rPr>
          <w:rFonts w:ascii="Times New Roman" w:hAnsi="Times New Roman" w:cs="Times New Roman"/>
          <w:color w:val="000000" w:themeColor="text1"/>
          <w:szCs w:val="26"/>
        </w:rPr>
        <w:t xml:space="preserve">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a</m:t>
            </m:r>
          </m:sub>
        </m:sSub>
      </m:oMath>
      <w:r w:rsidRPr="004F3A2F">
        <w:rPr>
          <w:rFonts w:ascii="Times New Roman" w:hAnsi="Times New Roman" w:cs="Times New Roman"/>
          <w:color w:val="000000" w:themeColor="text1"/>
          <w:szCs w:val="26"/>
        </w:rPr>
        <w:t xml:space="preserve"> (KJ m</w:t>
      </w:r>
      <w:r w:rsidRPr="004F3A2F">
        <w:rPr>
          <w:rFonts w:ascii="Times New Roman" w:hAnsi="Times New Roman" w:cs="Times New Roman"/>
          <w:color w:val="000000" w:themeColor="text1"/>
          <w:szCs w:val="26"/>
          <w:vertAlign w:val="superscript"/>
        </w:rPr>
        <w:t>-2</w:t>
      </w:r>
      <w:r w:rsidRPr="004F3A2F">
        <w:rPr>
          <w:rFonts w:ascii="Times New Roman" w:hAnsi="Times New Roman" w:cs="Times New Roman"/>
          <w:color w:val="000000" w:themeColor="text1"/>
          <w:szCs w:val="26"/>
        </w:rPr>
        <w:t xml:space="preserve"> d</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vertAlign w:val="subscript"/>
              </w:rPr>
              <m:t>E</m:t>
            </m:r>
          </m:sub>
        </m:sSub>
      </m:oMath>
      <w:r w:rsidRPr="004F3A2F">
        <w:rPr>
          <w:rFonts w:ascii="Times New Roman" w:hAnsi="Times New Roman" w:cs="Times New Roman"/>
          <w:color w:val="000000" w:themeColor="text1"/>
          <w:szCs w:val="26"/>
        </w:rPr>
        <w:t xml:space="preserve"> is the energy exchange coefficient (KJ m</w:t>
      </w:r>
      <w:r w:rsidRPr="004F3A2F">
        <w:rPr>
          <w:rFonts w:ascii="Times New Roman" w:hAnsi="Times New Roman" w:cs="Times New Roman"/>
          <w:color w:val="000000" w:themeColor="text1"/>
          <w:szCs w:val="26"/>
          <w:vertAlign w:val="superscript"/>
        </w:rPr>
        <w:t>-2</w:t>
      </w:r>
      <w:r w:rsidRPr="004F3A2F">
        <w:rPr>
          <w:rFonts w:ascii="Times New Roman" w:hAnsi="Times New Roman" w:cs="Times New Roman"/>
          <w:color w:val="000000" w:themeColor="text1"/>
          <w:szCs w:val="26"/>
        </w:rPr>
        <w:t xml:space="preserve"> d</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C</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w</m:t>
            </m:r>
          </m:sub>
        </m:sSub>
      </m:oMath>
      <w:r w:rsidRPr="004F3A2F">
        <w:rPr>
          <w:rFonts w:ascii="Times New Roman" w:hAnsi="Times New Roman" w:cs="Times New Roman"/>
          <w:color w:val="000000" w:themeColor="text1"/>
          <w:szCs w:val="26"/>
        </w:rPr>
        <w:t xml:space="preserve"> is the resulting water temperature (</w:t>
      </w:r>
      <w:r w:rsidRPr="004F3A2F">
        <w:rPr>
          <w:rFonts w:ascii="Times New Roman" w:hAnsi="Times New Roman" w:cs="Times New Roman"/>
          <w:color w:val="000000" w:themeColor="text1"/>
          <w:szCs w:val="26"/>
          <w:vertAlign w:val="superscript"/>
        </w:rPr>
        <w:t>0</w:t>
      </w:r>
      <w:r w:rsidRPr="004F3A2F">
        <w:rPr>
          <w:rFonts w:ascii="Times New Roman" w:hAnsi="Times New Roman" w:cs="Times New Roman"/>
          <w:color w:val="000000" w:themeColor="text1"/>
          <w:szCs w:val="26"/>
        </w:rPr>
        <w:t xml:space="preserve">C),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vertAlign w:val="subscript"/>
              </w:rPr>
              <m:t>o</m:t>
            </m:r>
          </m:sub>
        </m:sSub>
      </m:oMath>
      <w:r w:rsidRPr="004F3A2F">
        <w:rPr>
          <w:rFonts w:ascii="Times New Roman" w:hAnsi="Times New Roman" w:cs="Times New Roman"/>
          <w:color w:val="000000" w:themeColor="text1"/>
          <w:szCs w:val="26"/>
        </w:rPr>
        <w:t xml:space="preserve"> is the initial water temperature</w:t>
      </w:r>
      <w:r w:rsidR="00C36708" w:rsidRPr="004F3A2F">
        <w:rPr>
          <w:rFonts w:ascii="Times New Roman" w:hAnsi="Times New Roman" w:cs="Times New Roman"/>
          <w:color w:val="000000" w:themeColor="text1"/>
          <w:szCs w:val="26"/>
        </w:rPr>
        <w:t xml:space="preserve"> of inflowing water from upstream [?]</w:t>
      </w:r>
      <w:r w:rsidRPr="004F3A2F">
        <w:rPr>
          <w:rFonts w:ascii="Times New Roman" w:hAnsi="Times New Roman" w:cs="Times New Roman"/>
          <w:color w:val="000000" w:themeColor="text1"/>
          <w:szCs w:val="26"/>
        </w:rPr>
        <w:t xml:space="preserve">  (</w:t>
      </w:r>
      <w:proofErr w:type="spellStart"/>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C</w:t>
      </w:r>
      <w:proofErr w:type="spellEnd"/>
      <w:r w:rsidRPr="004F3A2F">
        <w:rPr>
          <w:rFonts w:ascii="Times New Roman" w:hAnsi="Times New Roman" w:cs="Times New Roman"/>
          <w:color w:val="000000" w:themeColor="text1"/>
          <w:szCs w:val="26"/>
        </w:rPr>
        <w:t>)</w:t>
      </w:r>
      <w:r w:rsidR="00F37F10" w:rsidRPr="00F37F10">
        <w:rPr>
          <w:rFonts w:ascii="Cambria Math" w:hAnsi="Cambria Math" w:cs="Times New Roman"/>
          <w:i/>
          <w:color w:val="000000" w:themeColor="text1"/>
          <w:szCs w:val="26"/>
        </w:rPr>
        <w:t xml:space="preserve">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up>
            <m:r>
              <w:rPr>
                <w:rFonts w:ascii="Cambria Math" w:hAnsi="Cambria Math" w:cs="Times New Roman"/>
                <w:color w:val="000000" w:themeColor="text1"/>
                <w:szCs w:val="26"/>
              </w:rPr>
              <m:t>h</m:t>
            </m:r>
          </m:sup>
        </m:sSubSup>
      </m:oMath>
      <w:r w:rsidRPr="004F3A2F">
        <w:rPr>
          <w:rFonts w:ascii="Times New Roman" w:hAnsi="Times New Roman" w:cs="Times New Roman"/>
          <w:color w:val="000000" w:themeColor="text1"/>
          <w:szCs w:val="26"/>
        </w:rPr>
        <w:t>,</w:t>
      </w:r>
      <w:r w:rsidR="001274D9">
        <w:rPr>
          <w:rFonts w:ascii="Times New Roman" w:hAnsi="Times New Roman" w:cs="Times New Roman"/>
          <w:color w:val="000000" w:themeColor="text1"/>
          <w:szCs w:val="26"/>
        </w:rPr>
        <w:t xml:space="preserve"> is humidity corrected equilibrium water temperature </w:t>
      </w:r>
      <w:r w:rsidR="001274D9" w:rsidRPr="004F3A2F">
        <w:rPr>
          <w:rFonts w:ascii="Times New Roman" w:hAnsi="Times New Roman" w:cs="Times New Roman"/>
          <w:color w:val="000000" w:themeColor="text1"/>
          <w:szCs w:val="26"/>
        </w:rPr>
        <w:t>(</w:t>
      </w:r>
      <w:proofErr w:type="spellStart"/>
      <w:r w:rsidR="001274D9" w:rsidRPr="004F3A2F">
        <w:rPr>
          <w:rFonts w:ascii="Times New Roman" w:hAnsi="Times New Roman" w:cs="Times New Roman"/>
          <w:color w:val="000000" w:themeColor="text1"/>
          <w:szCs w:val="26"/>
          <w:vertAlign w:val="superscript"/>
        </w:rPr>
        <w:t>o</w:t>
      </w:r>
      <w:r w:rsidR="001274D9" w:rsidRPr="004F3A2F">
        <w:rPr>
          <w:rFonts w:ascii="Times New Roman" w:hAnsi="Times New Roman" w:cs="Times New Roman"/>
          <w:color w:val="000000" w:themeColor="text1"/>
          <w:szCs w:val="26"/>
        </w:rPr>
        <w:t>C</w:t>
      </w:r>
      <w:proofErr w:type="spellEnd"/>
      <w:r w:rsidR="001274D9" w:rsidRPr="004F3A2F">
        <w:rPr>
          <w:rFonts w:ascii="Times New Roman" w:hAnsi="Times New Roman" w:cs="Times New Roman"/>
          <w:color w:val="000000" w:themeColor="text1"/>
          <w:szCs w:val="26"/>
        </w:rPr>
        <w:t>)</w:t>
      </w:r>
      <w:r w:rsidR="001274D9">
        <w:rPr>
          <w:rFonts w:ascii="Times New Roman" w:hAnsi="Times New Roman" w:cs="Times New Roman"/>
          <w:color w:val="000000" w:themeColor="text1"/>
          <w:szCs w:val="26"/>
        </w:rPr>
        <w:t xml:space="preserve"> as described in the eq. (16-9), </w:t>
      </w:r>
      <w:r w:rsidRPr="004F3A2F">
        <w:rPr>
          <w:rFonts w:ascii="Times New Roman" w:eastAsiaTheme="minorEastAsia" w:hAnsi="Times New Roman" w:cs="Times New Roman"/>
          <w:i/>
          <w:color w:val="000000" w:themeColor="text1"/>
          <w:szCs w:val="26"/>
        </w:rPr>
        <w:t>L</w:t>
      </w:r>
      <w:r w:rsidRPr="004F3A2F">
        <w:rPr>
          <w:rFonts w:ascii="Times New Roman" w:hAnsi="Times New Roman" w:cs="Times New Roman"/>
          <w:color w:val="000000" w:themeColor="text1"/>
          <w:szCs w:val="26"/>
        </w:rPr>
        <w:t xml:space="preserve"> is the length of the river grid cell (m),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ρ</m:t>
            </m:r>
          </m:e>
          <m:sub>
            <m:r>
              <w:rPr>
                <w:rFonts w:ascii="Cambria Math" w:hAnsi="Cambria Math" w:cs="Times New Roman"/>
                <w:color w:val="000000" w:themeColor="text1"/>
                <w:szCs w:val="26"/>
              </w:rPr>
              <m:t>w</m:t>
            </m:r>
          </m:sub>
        </m:sSub>
      </m:oMath>
      <w:r w:rsidRPr="004F3A2F">
        <w:rPr>
          <w:rFonts w:ascii="Times New Roman" w:hAnsi="Times New Roman" w:cs="Times New Roman"/>
          <w:color w:val="000000" w:themeColor="text1"/>
          <w:szCs w:val="26"/>
        </w:rPr>
        <w:t xml:space="preserve"> is the density of water (kg m</w:t>
      </w:r>
      <w:r w:rsidRPr="004F3A2F">
        <w:rPr>
          <w:rFonts w:ascii="Times New Roman" w:hAnsi="Times New Roman" w:cs="Times New Roman"/>
          <w:color w:val="000000" w:themeColor="text1"/>
          <w:szCs w:val="26"/>
          <w:vertAlign w:val="superscript"/>
        </w:rPr>
        <w:t>-3</w:t>
      </w:r>
      <w:r w:rsidRPr="004F3A2F">
        <w:rPr>
          <w:rFonts w:ascii="Times New Roman" w:hAnsi="Times New Roman"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C</m:t>
            </m:r>
          </m:e>
          <m:sub>
            <m:r>
              <w:rPr>
                <w:rFonts w:ascii="Cambria Math" w:hAnsi="Cambria Math" w:cs="Times New Roman"/>
                <w:color w:val="000000" w:themeColor="text1"/>
                <w:szCs w:val="26"/>
                <w:vertAlign w:val="subscript"/>
              </w:rPr>
              <m:t>w</m:t>
            </m:r>
          </m:sub>
        </m:sSub>
      </m:oMath>
      <w:r w:rsidRPr="004F3A2F">
        <w:rPr>
          <w:rFonts w:ascii="Times New Roman" w:hAnsi="Times New Roman" w:cs="Times New Roman"/>
          <w:color w:val="000000" w:themeColor="text1"/>
          <w:szCs w:val="26"/>
        </w:rPr>
        <w:t xml:space="preserve"> is the specific heat of water (KJ kg</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w:r w:rsidRPr="004F3A2F">
        <w:rPr>
          <w:rFonts w:ascii="Times New Roman" w:hAnsi="Times New Roman" w:cs="Times New Roman"/>
          <w:color w:val="000000" w:themeColor="text1"/>
          <w:szCs w:val="26"/>
          <w:vertAlign w:val="superscript"/>
        </w:rPr>
        <w:t>o</w:t>
      </w:r>
      <w:r w:rsidRPr="004F3A2F">
        <w:rPr>
          <w:rFonts w:ascii="Times New Roman" w:hAnsi="Times New Roman" w:cs="Times New Roman"/>
          <w:color w:val="000000" w:themeColor="text1"/>
          <w:szCs w:val="26"/>
        </w:rPr>
        <w:t>C</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m:oMath>
        <m:r>
          <w:rPr>
            <w:rFonts w:ascii="Cambria Math" w:hAnsi="Cambria Math" w:cs="Times New Roman"/>
            <w:color w:val="000000" w:themeColor="text1"/>
            <w:szCs w:val="26"/>
          </w:rPr>
          <m:t>h</m:t>
        </m:r>
      </m:oMath>
      <w:r w:rsidRPr="004F3A2F">
        <w:rPr>
          <w:rFonts w:ascii="Times New Roman" w:hAnsi="Times New Roman" w:cs="Times New Roman"/>
          <w:color w:val="000000" w:themeColor="text1"/>
          <w:szCs w:val="26"/>
        </w:rPr>
        <w:t xml:space="preserve"> is water depth (m), and </w:t>
      </w:r>
      <m:oMath>
        <m:r>
          <w:rPr>
            <w:rFonts w:ascii="Cambria Math" w:hAnsi="Cambria Math" w:cs="Times New Roman"/>
            <w:color w:val="000000" w:themeColor="text1"/>
            <w:szCs w:val="26"/>
          </w:rPr>
          <m:t>u</m:t>
        </m:r>
      </m:oMath>
      <w:r w:rsidRPr="004F3A2F">
        <w:rPr>
          <w:rFonts w:ascii="Times New Roman" w:hAnsi="Times New Roman" w:cs="Times New Roman"/>
          <w:color w:val="000000" w:themeColor="text1"/>
          <w:szCs w:val="26"/>
        </w:rPr>
        <w:t xml:space="preserve"> is the stream velocity (m d</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xml:space="preserve">), </w:t>
      </w:r>
      <w:r w:rsidRPr="004F3A2F">
        <w:rPr>
          <w:rFonts w:ascii="Times New Roman" w:hAnsi="Times New Roman" w:cs="Times New Roman"/>
          <w:i/>
          <w:color w:val="000000" w:themeColor="text1"/>
          <w:szCs w:val="26"/>
        </w:rPr>
        <w:sym w:font="Symbol" w:char="F044"/>
      </w:r>
      <w:r w:rsidRPr="004F3A2F">
        <w:rPr>
          <w:rFonts w:ascii="Times New Roman" w:hAnsi="Times New Roman" w:cs="Times New Roman"/>
          <w:i/>
          <w:color w:val="000000" w:themeColor="text1"/>
          <w:szCs w:val="26"/>
        </w:rPr>
        <w:t>t</w:t>
      </w:r>
      <w:r w:rsidRPr="004F3A2F">
        <w:rPr>
          <w:rFonts w:ascii="Times New Roman" w:hAnsi="Times New Roman" w:cs="Times New Roman"/>
          <w:color w:val="000000" w:themeColor="text1"/>
          <w:szCs w:val="26"/>
        </w:rPr>
        <w:t xml:space="preserve"> (d</w:t>
      </w:r>
      <w:r w:rsidRPr="004F3A2F">
        <w:rPr>
          <w:rFonts w:ascii="Times New Roman" w:hAnsi="Times New Roman" w:cs="Times New Roman"/>
          <w:color w:val="000000" w:themeColor="text1"/>
          <w:szCs w:val="26"/>
          <w:vertAlign w:val="superscript"/>
        </w:rPr>
        <w:t>-1</w:t>
      </w:r>
      <w:r w:rsidRPr="004F3A2F">
        <w:rPr>
          <w:rFonts w:ascii="Times New Roman" w:hAnsi="Times New Roman" w:cs="Times New Roman"/>
          <w:color w:val="000000" w:themeColor="text1"/>
          <w:szCs w:val="26"/>
        </w:rPr>
        <w:t>) is a simulation time step.</w:t>
      </w:r>
    </w:p>
    <w:p w14:paraId="4B1D14C8" w14:textId="069AD41E"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Notes for equation (</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-4</w:t>
      </w:r>
      <w:r w:rsidRPr="004F3A2F">
        <w:rPr>
          <w:rFonts w:ascii="Times New Roman" w:hAnsi="Times New Roman" w:cs="Times New Roman"/>
          <w:color w:val="000000" w:themeColor="text1"/>
          <w:szCs w:val="26"/>
        </w:rPr>
        <w:t>):</w:t>
      </w:r>
    </w:p>
    <w:p w14:paraId="35B30C4E" w14:textId="0BC4549F" w:rsidR="008F13EB" w:rsidRPr="004F3A2F" w:rsidRDefault="008F13EB" w:rsidP="008F13EB">
      <w:pPr>
        <w:pStyle w:val="ListParagraph"/>
        <w:numPr>
          <w:ilvl w:val="0"/>
          <w:numId w:val="19"/>
        </w:numPr>
        <w:spacing w:line="276" w:lineRule="auto"/>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Minimum operator in equation (</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-4</w:t>
      </w:r>
      <w:r w:rsidRPr="004F3A2F">
        <w:rPr>
          <w:rFonts w:ascii="Times New Roman" w:hAnsi="Times New Roman" w:cs="Times New Roman"/>
          <w:color w:val="000000" w:themeColor="text1"/>
          <w:szCs w:val="26"/>
        </w:rPr>
        <w:t xml:space="preserve">) controls exposure time while water travels through the grid cell which should not exceed the length of simulation time step to prevent double counting of water heating during its routing downstream. </w:t>
      </w:r>
    </w:p>
    <w:p w14:paraId="30EBE966" w14:textId="77777777" w:rsidR="008F13EB" w:rsidRPr="004F3A2F" w:rsidRDefault="008F13EB" w:rsidP="008F13EB">
      <w:pPr>
        <w:pStyle w:val="ListParagraph"/>
        <w:numPr>
          <w:ilvl w:val="0"/>
          <w:numId w:val="19"/>
        </w:numPr>
        <w:spacing w:line="276" w:lineRule="auto"/>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Water depth </w:t>
      </w:r>
      <w:r w:rsidRPr="004F3A2F">
        <w:rPr>
          <w:rFonts w:ascii="Times New Roman" w:hAnsi="Times New Roman" w:cs="Times New Roman"/>
          <w:i/>
          <w:color w:val="000000" w:themeColor="text1"/>
          <w:szCs w:val="26"/>
        </w:rPr>
        <w:t>h</w:t>
      </w:r>
      <w:r w:rsidRPr="004F3A2F">
        <w:rPr>
          <w:rFonts w:ascii="Times New Roman" w:hAnsi="Times New Roman" w:cs="Times New Roman"/>
          <w:color w:val="000000" w:themeColor="text1"/>
          <w:szCs w:val="26"/>
        </w:rPr>
        <w:t xml:space="preserve"> is assumed do not exceed 20 m reservoir and lake depth which is an empirical limit to the active mixing surface layer indicated by typical lake thermocline (REF). </w:t>
      </w:r>
    </w:p>
    <w:p w14:paraId="6565B875"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Values for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O</m:t>
            </m:r>
          </m:sub>
        </m:sSub>
      </m:oMath>
      <w:r w:rsidRPr="004F3A2F">
        <w:rPr>
          <w:rFonts w:ascii="Times New Roman" w:hAnsi="Times New Roman" w:cs="Times New Roman"/>
          <w:color w:val="000000" w:themeColor="text1"/>
          <w:szCs w:val="26"/>
        </w:rPr>
        <w:t xml:space="preserve"> and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rPr>
              <m:t>E</m:t>
            </m:r>
          </m:sub>
        </m:sSub>
      </m:oMath>
      <w:r w:rsidRPr="004F3A2F">
        <w:rPr>
          <w:rFonts w:ascii="Times New Roman" w:hAnsi="Times New Roman" w:cs="Times New Roman"/>
          <w:color w:val="000000" w:themeColor="text1"/>
          <w:szCs w:val="26"/>
        </w:rPr>
        <w:t xml:space="preserve"> are determined using linear functions based on data in New England rivers across various weather conditions and wind speeds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vertAlign w:val="subscript"/>
              </w:rPr>
              <m:t>a</m:t>
            </m:r>
          </m:sub>
        </m:sSub>
      </m:oMath>
      <w:r w:rsidRPr="004F3A2F">
        <w:rPr>
          <w:rFonts w:ascii="Times New Roman" w:hAnsi="Times New Roman" w:cs="Times New Roman"/>
          <w:color w:val="000000" w:themeColor="text1"/>
          <w:szCs w:val="26"/>
        </w:rPr>
        <w:t xml:space="preserve">) as follows </w:t>
      </w:r>
      <w:r w:rsidRPr="004F3A2F">
        <w:rPr>
          <w:rFonts w:ascii="Times New Roman" w:hAnsi="Times New Roman" w:cs="Times New Roman"/>
          <w:color w:val="000000" w:themeColor="text1"/>
          <w:szCs w:val="26"/>
        </w:rPr>
        <w:fldChar w:fldCharType="begin"/>
      </w:r>
      <w:r w:rsidRPr="004F3A2F">
        <w:rPr>
          <w:rFonts w:ascii="Times New Roman" w:hAnsi="Times New Roman" w:cs="Times New Roman"/>
          <w:color w:val="000000" w:themeColor="text1"/>
          <w:szCs w:val="26"/>
        </w:rPr>
        <w:instrText xml:space="preserve"> ADDIN EN.CITE &lt;EndNote&gt;&lt;Cite&gt;&lt;Author&gt;Dingman&lt;/Author&gt;&lt;Year&gt;1972&lt;/Year&gt;&lt;RecNum&gt;6915&lt;/RecNum&gt;&lt;DisplayText&gt;(Dingman, 1972)&lt;/DisplayText&gt;&lt;record&gt;&lt;rec-number&gt;6915&lt;/rec-number&gt;&lt;foreign-keys&gt;&lt;key app="EN" db-id="05xxzddzkszw2qexx20xdvpmvaz0s9rfrpfa"&gt;6915&lt;/key&gt;&lt;/foreign-keys&gt;&lt;ref-type name="Journal Article"&gt;17&lt;/ref-type&gt;&lt;contributors&gt;&lt;authors&gt;&lt;author&gt;Dingman, S. L.&lt;/author&gt;&lt;/authors&gt;&lt;/contributors&gt;&lt;titles&gt;&lt;title&gt;Equilibrium Temperatures of Water Surfaces as Related to Air Temperature and Solar-Radiation&lt;/title&gt;&lt;secondary-title&gt;Water Resources Research&lt;/secondary-title&gt;&lt;alt-title&gt;Water Resour Res&lt;/alt-title&gt;&lt;/titles&gt;&lt;periodical&gt;&lt;full-title&gt;Water Resources Research&lt;/full-title&gt;&lt;/periodical&gt;&lt;pages&gt;42-&amp;amp;&lt;/pages&gt;&lt;volume&gt;8&lt;/volume&gt;&lt;number&gt;1&lt;/number&gt;&lt;keywords&gt;&lt;keyword&gt;hydrology&lt;/keyword&gt;&lt;keyword&gt;water temperatures&lt;/keyword&gt;&lt;/keywords&gt;&lt;dates&gt;&lt;year&gt;1972&lt;/year&gt;&lt;/dates&gt;&lt;isbn&gt;0043-1397&lt;/isbn&gt;&lt;accession-num&gt;ISI:A1972L629700005&lt;/accession-num&gt;&lt;urls&gt;&lt;related-urls&gt;&lt;url&gt;&amp;lt;Go to ISI&amp;gt;://A1972L629700005&lt;/url&gt;&lt;/related-urls&gt;&lt;/urls&gt;&lt;electronic-resource-num&gt;Doi 10.1029/Wr008i001p00042&lt;/electronic-resource-num&gt;&lt;language&gt;English&lt;/language&gt;&lt;/record&gt;&lt;/Cite&gt;&lt;/EndNote&gt;</w:instrText>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noProof/>
          <w:color w:val="000000" w:themeColor="text1"/>
          <w:szCs w:val="26"/>
        </w:rPr>
        <w:t>(</w:t>
      </w:r>
      <w:hyperlink w:anchor="_ENREF_1" w:tooltip="Dingman, 1972 #6915" w:history="1">
        <w:r w:rsidRPr="004F3A2F">
          <w:rPr>
            <w:rFonts w:ascii="Times New Roman" w:hAnsi="Times New Roman" w:cs="Times New Roman"/>
            <w:noProof/>
            <w:color w:val="000000" w:themeColor="text1"/>
            <w:szCs w:val="26"/>
          </w:rPr>
          <w:t>Dingman, 1972</w:t>
        </w:r>
      </w:hyperlink>
      <w:r w:rsidRPr="004F3A2F">
        <w:rPr>
          <w:rFonts w:ascii="Times New Roman" w:hAnsi="Times New Roman" w:cs="Times New Roman"/>
          <w:noProof/>
          <w:color w:val="000000" w:themeColor="text1"/>
          <w:szCs w:val="26"/>
        </w:rPr>
        <w:t>)</w:t>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t>:</w:t>
      </w:r>
    </w:p>
    <w:p w14:paraId="0A624882"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Clear:</w:t>
      </w:r>
    </w:p>
    <w:p w14:paraId="77845B32" w14:textId="0461BF6A"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E</m:t>
            </m:r>
          </m:e>
          <m:sub>
            <m:r>
              <w:rPr>
                <w:rFonts w:ascii="Cambria Math" w:eastAsiaTheme="minorEastAsia" w:hAnsi="Cambria Math" w:cs="Times New Roman"/>
                <w:color w:val="000000" w:themeColor="text1"/>
                <w:szCs w:val="26"/>
                <w:vertAlign w:val="subscript"/>
              </w:rPr>
              <m:t>O</m:t>
            </m:r>
          </m:sub>
        </m:sSub>
        <m:r>
          <w:rPr>
            <w:rFonts w:ascii="Cambria Math" w:eastAsiaTheme="minorEastAsia" w:hAnsi="Cambria Math" w:cs="Times New Roman"/>
            <w:color w:val="000000" w:themeColor="text1"/>
            <w:szCs w:val="26"/>
          </w:rPr>
          <m:t xml:space="preserve"> = 105 + 23</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vertAlign w:val="subscript"/>
              </w:rPr>
              <m:t>a</m:t>
            </m:r>
          </m:sub>
        </m:sSub>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-5</w:t>
      </w:r>
      <w:r w:rsidR="008F13EB" w:rsidRPr="004F3A2F">
        <w:rPr>
          <w:rFonts w:ascii="Times New Roman" w:hAnsi="Times New Roman" w:cs="Times New Roman"/>
          <w:color w:val="000000" w:themeColor="text1"/>
          <w:szCs w:val="26"/>
        </w:rPr>
        <w:t>)</w:t>
      </w:r>
    </w:p>
    <w:p w14:paraId="2BAB814E" w14:textId="45708589"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rPr>
              <m:t>E</m:t>
            </m:r>
          </m:sub>
        </m:sSub>
        <m:r>
          <w:rPr>
            <w:rFonts w:ascii="Cambria Math" w:hAnsi="Cambria Math" w:cs="Times New Roman"/>
            <w:color w:val="000000" w:themeColor="text1"/>
            <w:szCs w:val="26"/>
          </w:rPr>
          <m:t xml:space="preserve"> = 35 + 4.2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vertAlign w:val="subscript"/>
              </w:rPr>
              <m:t>a</m:t>
            </m:r>
          </m:sub>
        </m:sSub>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-6</w:t>
      </w:r>
      <w:r w:rsidR="008F13EB" w:rsidRPr="004F3A2F">
        <w:rPr>
          <w:rFonts w:ascii="Times New Roman" w:hAnsi="Times New Roman" w:cs="Times New Roman"/>
          <w:color w:val="000000" w:themeColor="text1"/>
          <w:szCs w:val="26"/>
        </w:rPr>
        <w:t>)</w:t>
      </w:r>
    </w:p>
    <w:p w14:paraId="6D8C55CA"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 Cloudy:</w:t>
      </w:r>
    </w:p>
    <w:p w14:paraId="3BC41906" w14:textId="03F4D958"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O</m:t>
            </m:r>
          </m:sub>
        </m:sSub>
        <m:r>
          <w:rPr>
            <w:rFonts w:ascii="Cambria Math" w:hAnsi="Cambria Math" w:cs="Times New Roman"/>
            <w:color w:val="000000" w:themeColor="text1"/>
            <w:szCs w:val="26"/>
          </w:rPr>
          <m:t xml:space="preserve"> = -73 + 9.1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vertAlign w:val="subscript"/>
              </w:rPr>
              <m:t>a</m:t>
            </m:r>
          </m:sub>
        </m:sSub>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-7</w:t>
      </w:r>
      <w:r w:rsidR="008F13EB" w:rsidRPr="004F3A2F">
        <w:rPr>
          <w:rFonts w:ascii="Times New Roman" w:hAnsi="Times New Roman" w:cs="Times New Roman"/>
          <w:color w:val="000000" w:themeColor="text1"/>
          <w:szCs w:val="26"/>
        </w:rPr>
        <w:t>)</w:t>
      </w:r>
    </w:p>
    <w:p w14:paraId="6D00D1B8" w14:textId="5FB7D805"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χ</m:t>
            </m:r>
          </m:e>
          <m:sub>
            <m:r>
              <w:rPr>
                <w:rFonts w:ascii="Cambria Math" w:hAnsi="Cambria Math" w:cs="Times New Roman"/>
                <w:color w:val="000000" w:themeColor="text1"/>
                <w:szCs w:val="26"/>
              </w:rPr>
              <m:t>E</m:t>
            </m:r>
          </m:sub>
        </m:sSub>
        <m:r>
          <w:rPr>
            <w:rFonts w:ascii="Cambria Math" w:hAnsi="Cambria Math" w:cs="Times New Roman"/>
            <w:color w:val="000000" w:themeColor="text1"/>
            <w:szCs w:val="26"/>
          </w:rPr>
          <m:t xml:space="preserve"> = 37 + 4.6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vertAlign w:val="subscript"/>
              </w:rPr>
              <m:t>a</m:t>
            </m:r>
          </m:sub>
        </m:sSub>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-8</w:t>
      </w:r>
      <w:r w:rsidR="008F13EB" w:rsidRPr="004F3A2F">
        <w:rPr>
          <w:rFonts w:ascii="Times New Roman" w:hAnsi="Times New Roman" w:cs="Times New Roman"/>
          <w:color w:val="000000" w:themeColor="text1"/>
          <w:szCs w:val="26"/>
        </w:rPr>
        <w:t>)</w:t>
      </w:r>
    </w:p>
    <w:p w14:paraId="537A782E"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We found that the described above method yield systematic overestimation of instream water temperatures. The source of error is apparent as air humidity is ignored which controls equilibrium water temperature in contact with atmospheric air. So, WBM applies air humidity correction to equilibrium water temperature (</w:t>
      </w:r>
      <w:r w:rsidRPr="004F3A2F">
        <w:rPr>
          <w:rFonts w:ascii="Times New Roman" w:hAnsi="Times New Roman" w:cs="Times New Roman"/>
          <w:i/>
          <w:color w:val="000000" w:themeColor="text1"/>
          <w:szCs w:val="26"/>
        </w:rPr>
        <w:t>T</w:t>
      </w:r>
      <w:r w:rsidRPr="004F3A2F">
        <w:rPr>
          <w:rFonts w:ascii="Times New Roman" w:hAnsi="Times New Roman" w:cs="Times New Roman"/>
          <w:i/>
          <w:color w:val="000000" w:themeColor="text1"/>
          <w:szCs w:val="26"/>
          <w:vertAlign w:val="subscript"/>
        </w:rPr>
        <w:t>e</w:t>
      </w:r>
      <w:r w:rsidRPr="004F3A2F">
        <w:rPr>
          <w:rFonts w:ascii="Times New Roman" w:hAnsi="Times New Roman" w:cs="Times New Roman"/>
          <w:color w:val="000000" w:themeColor="text1"/>
          <w:szCs w:val="26"/>
        </w:rPr>
        <w:t xml:space="preserve">) following known thermodynamic formulation for dew point (wet bulb) temperature </w:t>
      </w:r>
      <w:r w:rsidRPr="004F3A2F">
        <w:rPr>
          <w:rFonts w:ascii="Times New Roman" w:hAnsi="Times New Roman" w:cs="Times New Roman"/>
          <w:color w:val="000000" w:themeColor="text1"/>
          <w:szCs w:val="26"/>
        </w:rPr>
        <w:fldChar w:fldCharType="begin"/>
      </w:r>
      <w:r w:rsidRPr="004F3A2F">
        <w:rPr>
          <w:rFonts w:ascii="Times New Roman" w:hAnsi="Times New Roman" w:cs="Times New Roman"/>
          <w:color w:val="000000" w:themeColor="text1"/>
          <w:szCs w:val="26"/>
        </w:rPr>
        <w:instrText xml:space="preserve"> ADDIN EN.CITE &lt;EndNote&gt;&lt;Cite&gt;&lt;Author&gt;Van Wylen&lt;/Author&gt;&lt;Year&gt;1994&lt;/Year&gt;&lt;RecNum&gt;7252&lt;/RecNum&gt;&lt;DisplayText&gt;(Van Wylen et al., 1994)&lt;/DisplayText&gt;&lt;record&gt;&lt;rec-number&gt;7252&lt;/rec-number&gt;&lt;foreign-keys&gt;&lt;key app="EN" db-id="05xxzddzkszw2qexx20xdvpmvaz0s9rfrpfa"&gt;7252&lt;/key&gt;&lt;/foreign-keys&gt;&lt;ref-type name="Book"&gt;6&lt;/ref-type&gt;&lt;contributors&gt;&lt;authors&gt;&lt;author&gt;Van Wylen, Gordon J.&lt;/author&gt;&lt;author&gt;Sonntag, Richard Edwin&lt;/author&gt;&lt;author&gt;Borgnakke, C.&lt;/author&gt;&lt;/authors&gt;&lt;/contributors&gt;&lt;titles&gt;&lt;title&gt;Fundamentals of classical thermodynamics&lt;/title&gt;&lt;/titles&gt;&lt;pages&gt;xii, 852 p.&lt;/pages&gt;&lt;edition&gt;4th&lt;/edition&gt;&lt;keywords&gt;&lt;keyword&gt;Thermodynamics&lt;/keyword&gt;&lt;/keywords&gt;&lt;dates&gt;&lt;year&gt;1994&lt;/year&gt;&lt;/dates&gt;&lt;pub-location&gt;New York&lt;/pub-location&gt;&lt;publisher&gt;Wiley&lt;/publisher&gt;&lt;isbn&gt;0471593958 (cloth)&lt;/isbn&gt;&lt;accession-num&gt;2997910&lt;/accession-num&gt;&lt;call-num&gt;Machine Readable Collections - STORED OFFSITE TJ265 .V23 1994&lt;/call-num&gt;&lt;urls&gt;&lt;/urls&gt;&lt;/record&gt;&lt;/Cite&gt;&lt;/EndNote&gt;</w:instrText>
      </w:r>
      <w:r w:rsidRPr="004F3A2F">
        <w:rPr>
          <w:rFonts w:ascii="Times New Roman" w:hAnsi="Times New Roman" w:cs="Times New Roman"/>
          <w:color w:val="000000" w:themeColor="text1"/>
          <w:szCs w:val="26"/>
        </w:rPr>
        <w:fldChar w:fldCharType="separate"/>
      </w:r>
      <w:r w:rsidRPr="004F3A2F">
        <w:rPr>
          <w:rFonts w:ascii="Times New Roman" w:hAnsi="Times New Roman" w:cs="Times New Roman"/>
          <w:noProof/>
          <w:color w:val="000000" w:themeColor="text1"/>
          <w:szCs w:val="26"/>
        </w:rPr>
        <w:t>(</w:t>
      </w:r>
      <w:hyperlink w:anchor="_ENREF_5" w:tooltip="Van Wylen, 1994 #7252" w:history="1">
        <w:r w:rsidRPr="004F3A2F">
          <w:rPr>
            <w:rFonts w:ascii="Times New Roman" w:hAnsi="Times New Roman" w:cs="Times New Roman"/>
            <w:noProof/>
            <w:color w:val="000000" w:themeColor="text1"/>
            <w:szCs w:val="26"/>
          </w:rPr>
          <w:t>Van Wylen et al., 1994</w:t>
        </w:r>
      </w:hyperlink>
      <w:r w:rsidRPr="004F3A2F">
        <w:rPr>
          <w:rFonts w:ascii="Times New Roman" w:hAnsi="Times New Roman" w:cs="Times New Roman"/>
          <w:noProof/>
          <w:color w:val="000000" w:themeColor="text1"/>
          <w:szCs w:val="26"/>
        </w:rPr>
        <w:t>)</w:t>
      </w:r>
      <w:r w:rsidRPr="004F3A2F">
        <w:rPr>
          <w:rFonts w:ascii="Times New Roman" w:hAnsi="Times New Roman" w:cs="Times New Roman"/>
          <w:color w:val="000000" w:themeColor="text1"/>
          <w:szCs w:val="26"/>
        </w:rPr>
        <w:fldChar w:fldCharType="end"/>
      </w:r>
      <w:r w:rsidRPr="004F3A2F">
        <w:rPr>
          <w:rFonts w:ascii="Times New Roman" w:hAnsi="Times New Roman" w:cs="Times New Roman"/>
          <w:color w:val="000000" w:themeColor="text1"/>
          <w:szCs w:val="26"/>
        </w:rPr>
        <w:t>-</w:t>
      </w:r>
    </w:p>
    <w:p w14:paraId="1C614BC3" w14:textId="2CF27E63" w:rsidR="008F13EB" w:rsidRPr="004F3A2F" w:rsidRDefault="00000000" w:rsidP="008F13EB">
      <w:pPr>
        <w:tabs>
          <w:tab w:val="left" w:pos="7920"/>
        </w:tabs>
        <w:ind w:firstLine="720"/>
        <w:rPr>
          <w:rFonts w:ascii="Times New Roman" w:hAnsi="Times New Roman" w:cs="Times New Roman"/>
          <w:color w:val="000000" w:themeColor="text1"/>
          <w:szCs w:val="26"/>
        </w:rPr>
      </w:pP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up>
            <m:r>
              <w:rPr>
                <w:rFonts w:ascii="Cambria Math" w:hAnsi="Cambria Math" w:cs="Times New Roman"/>
                <w:color w:val="000000" w:themeColor="text1"/>
                <w:szCs w:val="26"/>
              </w:rPr>
              <m:t>h</m:t>
            </m:r>
          </m:sup>
        </m:sSubSup>
        <m:r>
          <w:rPr>
            <w:rFonts w:ascii="Cambria Math" w:hAnsi="Cambria Math" w:cs="Times New Roman"/>
            <w:color w:val="000000" w:themeColor="text1"/>
            <w:szCs w:val="26"/>
          </w:rPr>
          <m:t xml:space="preserve"> = </m:t>
        </m:r>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 xml:space="preserve">237.3 * </m:t>
            </m:r>
            <m:func>
              <m:funcPr>
                <m:ctrlPr>
                  <w:rPr>
                    <w:rFonts w:ascii="Cambria Math" w:hAnsi="Cambria Math" w:cs="Times New Roman"/>
                    <w:i/>
                    <w:color w:val="000000" w:themeColor="text1"/>
                    <w:szCs w:val="26"/>
                  </w:rPr>
                </m:ctrlPr>
              </m:funcPr>
              <m:fName>
                <m:r>
                  <m:rPr>
                    <m:sty m:val="p"/>
                  </m:rPr>
                  <w:rPr>
                    <w:rFonts w:ascii="Cambria Math" w:hAnsi="Cambria Math" w:cs="Times New Roman"/>
                    <w:color w:val="000000" w:themeColor="text1"/>
                    <w:szCs w:val="26"/>
                  </w:rPr>
                  <m:t>ln</m:t>
                </m:r>
              </m:fName>
              <m:e>
                <m:f>
                  <m:fPr>
                    <m:ctrlPr>
                      <w:rPr>
                        <w:rFonts w:ascii="Cambria Math" w:hAnsi="Cambria Math" w:cs="Times New Roman"/>
                        <w:i/>
                        <w:color w:val="000000" w:themeColor="text1"/>
                        <w:szCs w:val="26"/>
                      </w:rPr>
                    </m:ctrlPr>
                  </m:fPr>
                  <m:num>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rPr>
                          <m:t>s rh</m:t>
                        </m:r>
                      </m:sub>
                    </m:sSub>
                  </m:num>
                  <m:den>
                    <m:r>
                      <w:rPr>
                        <w:rFonts w:ascii="Cambria Math" w:hAnsi="Cambria Math" w:cs="Times New Roman"/>
                        <w:color w:val="000000" w:themeColor="text1"/>
                        <w:szCs w:val="26"/>
                      </w:rPr>
                      <m:t>610.78</m:t>
                    </m:r>
                  </m:den>
                </m:f>
              </m:e>
            </m:func>
          </m:num>
          <m:den>
            <m:r>
              <w:rPr>
                <w:rFonts w:ascii="Cambria Math" w:hAnsi="Cambria Math" w:cs="Times New Roman"/>
                <w:color w:val="000000" w:themeColor="text1"/>
                <w:szCs w:val="26"/>
              </w:rPr>
              <m:t xml:space="preserve">7.5 * </m:t>
            </m:r>
            <m:func>
              <m:funcPr>
                <m:ctrlPr>
                  <w:rPr>
                    <w:rFonts w:ascii="Cambria Math" w:hAnsi="Cambria Math" w:cs="Times New Roman"/>
                    <w:i/>
                    <w:color w:val="000000" w:themeColor="text1"/>
                    <w:szCs w:val="26"/>
                  </w:rPr>
                </m:ctrlPr>
              </m:funcPr>
              <m:fName>
                <m:r>
                  <m:rPr>
                    <m:sty m:val="p"/>
                  </m:rPr>
                  <w:rPr>
                    <w:rFonts w:ascii="Cambria Math" w:hAnsi="Cambria Math" w:cs="Times New Roman"/>
                    <w:color w:val="000000" w:themeColor="text1"/>
                    <w:szCs w:val="26"/>
                  </w:rPr>
                  <m:t>ln</m:t>
                </m:r>
              </m:fName>
              <m:e>
                <m:r>
                  <w:rPr>
                    <w:rFonts w:ascii="Cambria Math" w:hAnsi="Cambria Math" w:cs="Times New Roman"/>
                    <w:color w:val="000000" w:themeColor="text1"/>
                    <w:szCs w:val="26"/>
                  </w:rPr>
                  <m:t>10</m:t>
                </m:r>
              </m:e>
            </m:func>
            <m:r>
              <w:rPr>
                <w:rFonts w:ascii="Cambria Math" w:hAnsi="Cambria Math" w:cs="Times New Roman"/>
                <w:color w:val="000000" w:themeColor="text1"/>
                <w:szCs w:val="26"/>
              </w:rPr>
              <m:t xml:space="preserve"> - </m:t>
            </m:r>
            <m:func>
              <m:funcPr>
                <m:ctrlPr>
                  <w:rPr>
                    <w:rFonts w:ascii="Cambria Math" w:hAnsi="Cambria Math" w:cs="Times New Roman"/>
                    <w:i/>
                    <w:color w:val="000000" w:themeColor="text1"/>
                    <w:szCs w:val="26"/>
                  </w:rPr>
                </m:ctrlPr>
              </m:funcPr>
              <m:fName>
                <m:r>
                  <m:rPr>
                    <m:sty m:val="p"/>
                  </m:rPr>
                  <w:rPr>
                    <w:rFonts w:ascii="Cambria Math" w:hAnsi="Cambria Math" w:cs="Times New Roman"/>
                    <w:color w:val="000000" w:themeColor="text1"/>
                    <w:szCs w:val="26"/>
                  </w:rPr>
                  <m:t>ln</m:t>
                </m:r>
              </m:fName>
              <m:e>
                <m:f>
                  <m:fPr>
                    <m:ctrlPr>
                      <w:rPr>
                        <w:rFonts w:ascii="Cambria Math" w:hAnsi="Cambria Math" w:cs="Times New Roman"/>
                        <w:i/>
                        <w:color w:val="000000" w:themeColor="text1"/>
                        <w:szCs w:val="26"/>
                      </w:rPr>
                    </m:ctrlPr>
                  </m:fPr>
                  <m:num>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rPr>
                          <m:t>s rh</m:t>
                        </m:r>
                      </m:sub>
                    </m:sSub>
                  </m:num>
                  <m:den>
                    <m:r>
                      <w:rPr>
                        <w:rFonts w:ascii="Cambria Math" w:hAnsi="Cambria Math" w:cs="Times New Roman"/>
                        <w:color w:val="000000" w:themeColor="text1"/>
                        <w:szCs w:val="26"/>
                      </w:rPr>
                      <m:t>610.78</m:t>
                    </m:r>
                  </m:den>
                </m:f>
              </m:e>
            </m:func>
          </m:den>
        </m:f>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-9</w:t>
      </w:r>
      <w:r w:rsidR="008F13EB" w:rsidRPr="004F3A2F">
        <w:rPr>
          <w:rFonts w:ascii="Times New Roman" w:hAnsi="Times New Roman" w:cs="Times New Roman"/>
          <w:color w:val="000000" w:themeColor="text1"/>
          <w:szCs w:val="26"/>
        </w:rPr>
        <w:t>)</w:t>
      </w:r>
    </w:p>
    <w:p w14:paraId="5BA44384"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where vapor pressure (</w:t>
      </w:r>
      <w:r w:rsidRPr="004F3A2F">
        <w:rPr>
          <w:rFonts w:ascii="Times New Roman" w:hAnsi="Times New Roman" w:cs="Times New Roman"/>
          <w:i/>
          <w:color w:val="000000" w:themeColor="text1"/>
          <w:szCs w:val="26"/>
        </w:rPr>
        <w:t>e</w:t>
      </w:r>
      <w:r w:rsidRPr="004F3A2F">
        <w:rPr>
          <w:rFonts w:ascii="Times New Roman" w:hAnsi="Times New Roman" w:cs="Times New Roman"/>
          <w:i/>
          <w:color w:val="000000" w:themeColor="text1"/>
          <w:szCs w:val="26"/>
          <w:vertAlign w:val="subscript"/>
        </w:rPr>
        <w:t>s</w:t>
      </w:r>
      <w:r w:rsidRPr="004F3A2F">
        <w:rPr>
          <w:rFonts w:ascii="Times New Roman" w:hAnsi="Times New Roman" w:cs="Times New Roman"/>
          <w:color w:val="000000" w:themeColor="text1"/>
          <w:szCs w:val="26"/>
        </w:rPr>
        <w:t>,  Pa) is a function of relative humidity (</w:t>
      </w:r>
      <w:r w:rsidRPr="004F3A2F">
        <w:rPr>
          <w:rFonts w:ascii="Times New Roman" w:hAnsi="Times New Roman" w:cs="Times New Roman"/>
          <w:i/>
          <w:color w:val="000000" w:themeColor="text1"/>
          <w:szCs w:val="26"/>
        </w:rPr>
        <w:t>rh</w:t>
      </w:r>
      <w:r w:rsidRPr="004F3A2F">
        <w:rPr>
          <w:rFonts w:ascii="Times New Roman" w:hAnsi="Times New Roman" w:cs="Times New Roman"/>
          <w:color w:val="000000" w:themeColor="text1"/>
          <w:szCs w:val="26"/>
        </w:rPr>
        <w:t>, fraction)-</w:t>
      </w:r>
    </w:p>
    <w:p w14:paraId="47BF0A53" w14:textId="59E2AD86"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rPr>
              <m:t>s</m:t>
            </m:r>
          </m:sub>
        </m:sSub>
        <m:r>
          <w:rPr>
            <w:rFonts w:ascii="Cambria Math" w:hAnsi="Cambria Math" w:cs="Times New Roman"/>
            <w:color w:val="000000" w:themeColor="text1"/>
            <w:szCs w:val="26"/>
          </w:rPr>
          <m:t xml:space="preserve"> = 610.78* </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e</m:t>
            </m:r>
          </m:e>
          <m:sup>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 xml:space="preserve">17.27*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Sub>
              </m:num>
              <m:den>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rPr>
                      <m:t>e</m:t>
                    </m:r>
                  </m:sub>
                </m:sSub>
                <m:r>
                  <w:rPr>
                    <w:rFonts w:ascii="Cambria Math" w:hAnsi="Cambria Math" w:cs="Times New Roman"/>
                    <w:color w:val="000000" w:themeColor="text1"/>
                    <w:szCs w:val="26"/>
                  </w:rPr>
                  <m:t>+237.3</m:t>
                </m:r>
              </m:den>
            </m:f>
          </m:sup>
        </m:sSup>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-10</w:t>
      </w:r>
      <w:r w:rsidR="008F13EB" w:rsidRPr="004F3A2F">
        <w:rPr>
          <w:rFonts w:ascii="Times New Roman" w:hAnsi="Times New Roman" w:cs="Times New Roman"/>
          <w:color w:val="000000" w:themeColor="text1"/>
          <w:szCs w:val="26"/>
        </w:rPr>
        <w:t>)</w:t>
      </w:r>
    </w:p>
    <w:p w14:paraId="06FBF729" w14:textId="66721025" w:rsidR="008F13EB" w:rsidRPr="004F3A2F" w:rsidRDefault="008F13EB" w:rsidP="008F13EB">
      <w:pPr>
        <w:rPr>
          <w:rFonts w:ascii="Times New Roman" w:hAnsi="Times New Roman" w:cs="Times New Roman"/>
          <w:color w:val="000000" w:themeColor="text1"/>
          <w:szCs w:val="26"/>
        </w:rPr>
      </w:pPr>
      <w:commentRangeStart w:id="379"/>
      <w:commentRangeStart w:id="380"/>
      <w:commentRangeStart w:id="381"/>
      <w:r w:rsidRPr="004F3A2F">
        <w:rPr>
          <w:rFonts w:ascii="Times New Roman" w:hAnsi="Times New Roman" w:cs="Times New Roman"/>
          <w:color w:val="000000" w:themeColor="text1"/>
          <w:szCs w:val="26"/>
        </w:rPr>
        <w:t>.</w:t>
      </w:r>
      <w:commentRangeEnd w:id="379"/>
      <w:r w:rsidR="00C36708" w:rsidRPr="004F3A2F">
        <w:rPr>
          <w:rStyle w:val="CommentReference"/>
          <w:rFonts w:ascii="Times New Roman" w:hAnsi="Times New Roman" w:cs="Times New Roman"/>
        </w:rPr>
        <w:commentReference w:id="379"/>
      </w:r>
      <w:commentRangeEnd w:id="380"/>
      <w:r w:rsidR="00336DAE">
        <w:rPr>
          <w:rStyle w:val="CommentReference"/>
        </w:rPr>
        <w:commentReference w:id="380"/>
      </w:r>
      <w:commentRangeEnd w:id="381"/>
      <w:r w:rsidR="00C15EEF">
        <w:rPr>
          <w:rStyle w:val="CommentReference"/>
        </w:rPr>
        <w:commentReference w:id="381"/>
      </w:r>
    </w:p>
    <w:p w14:paraId="0B458DAE" w14:textId="38033306" w:rsidR="008F13EB" w:rsidRPr="004F3A2F" w:rsidRDefault="008F13EB" w:rsidP="008F13EB">
      <w:pPr>
        <w:spacing w:before="240"/>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WBM water temperature calculation functions also have a correction to the net incoming solar radiation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E</m:t>
            </m:r>
          </m:e>
          <m:sub>
            <m:r>
              <w:rPr>
                <w:rFonts w:ascii="Cambria Math" w:hAnsi="Cambria Math" w:cs="Times New Roman"/>
                <w:color w:val="000000" w:themeColor="text1"/>
                <w:szCs w:val="26"/>
                <w:vertAlign w:val="subscript"/>
              </w:rPr>
              <m:t>R</m:t>
            </m:r>
          </m:sub>
        </m:sSub>
      </m:oMath>
      <w:r w:rsidRPr="004F3A2F">
        <w:rPr>
          <w:rFonts w:ascii="Times New Roman" w:hAnsi="Times New Roman" w:cs="Times New Roman"/>
          <w:color w:val="000000" w:themeColor="text1"/>
          <w:szCs w:val="26"/>
        </w:rPr>
        <w:t>) for a canopy shading of streams which can be very considerable for small streams where they cross landscapes with high canopy forest during vegetation seasons with high values of Leaf Area Ind</w:t>
      </w:r>
      <w:r w:rsidR="0096017A">
        <w:rPr>
          <w:rFonts w:ascii="Times New Roman" w:hAnsi="Times New Roman" w:cs="Times New Roman"/>
          <w:color w:val="000000" w:themeColor="text1"/>
          <w:szCs w:val="26"/>
        </w:rPr>
        <w:t>i</w:t>
      </w:r>
      <w:r w:rsidRPr="004F3A2F">
        <w:rPr>
          <w:rFonts w:ascii="Times New Roman" w:hAnsi="Times New Roman" w:cs="Times New Roman"/>
          <w:color w:val="000000" w:themeColor="text1"/>
          <w:szCs w:val="26"/>
        </w:rPr>
        <w:t>ces (</w:t>
      </w:r>
      <w:r w:rsidR="003D2E76" w:rsidRPr="004F3A2F">
        <w:rPr>
          <w:rFonts w:ascii="Times New Roman" w:hAnsi="Times New Roman" w:cs="Times New Roman"/>
          <w:color w:val="000000" w:themeColor="text1"/>
          <w:szCs w:val="26"/>
        </w:rPr>
        <w:t>LAI</w:t>
      </w:r>
      <w:r w:rsidRPr="004F3A2F">
        <w:rPr>
          <w:rFonts w:ascii="Times New Roman" w:hAnsi="Times New Roman" w:cs="Times New Roman"/>
          <w:color w:val="000000" w:themeColor="text1"/>
          <w:szCs w:val="26"/>
        </w:rPr>
        <w:t>). Canopy shading</w:t>
      </w:r>
      <w:r w:rsidR="00255112">
        <w:rPr>
          <w:rFonts w:ascii="Times New Roman" w:hAnsi="Times New Roman" w:cs="Times New Roman"/>
          <w:color w:val="000000" w:themeColor="text1"/>
          <w:szCs w:val="26"/>
        </w:rPr>
        <w:t xml:space="preserve"> of river water surfaces </w:t>
      </w:r>
      <w:r w:rsidR="000F2B5D">
        <w:rPr>
          <w:rFonts w:ascii="Times New Roman" w:hAnsi="Times New Roman" w:cs="Times New Roman"/>
          <w:color w:val="000000" w:themeColor="text1"/>
          <w:szCs w:val="26"/>
        </w:rPr>
        <w:t>reduces solar radiation heating. It</w:t>
      </w:r>
      <w:r w:rsidRPr="004F3A2F">
        <w:rPr>
          <w:rFonts w:ascii="Times New Roman" w:hAnsi="Times New Roman" w:cs="Times New Roman"/>
          <w:color w:val="000000" w:themeColor="text1"/>
          <w:szCs w:val="26"/>
        </w:rPr>
        <w:t xml:space="preserve"> affects only portion of </w:t>
      </w:r>
      <w:r w:rsidRPr="004F3A2F">
        <w:rPr>
          <w:rFonts w:ascii="Times New Roman" w:hAnsi="Times New Roman" w:cs="Times New Roman"/>
          <w:color w:val="000000" w:themeColor="text1"/>
          <w:szCs w:val="26"/>
        </w:rPr>
        <w:lastRenderedPageBreak/>
        <w:t>river beds along their bank at the distance of the canopy heights assuming quasi-average 45</w:t>
      </w:r>
      <w:r w:rsidRPr="004F3A2F">
        <w:rPr>
          <w:rFonts w:ascii="Times New Roman" w:hAnsi="Times New Roman" w:cs="Times New Roman"/>
          <w:color w:val="000000" w:themeColor="text1"/>
          <w:szCs w:val="26"/>
        </w:rPr>
        <w:sym w:font="Symbol" w:char="F0B0"/>
      </w:r>
      <w:r w:rsidRPr="004F3A2F">
        <w:rPr>
          <w:rFonts w:ascii="Times New Roman" w:hAnsi="Times New Roman" w:cs="Times New Roman"/>
          <w:color w:val="000000" w:themeColor="text1"/>
          <w:szCs w:val="26"/>
        </w:rPr>
        <w:t xml:space="preserve"> sun inclination</w:t>
      </w:r>
      <w:r w:rsidR="00255112">
        <w:rPr>
          <w:rFonts w:ascii="Times New Roman" w:hAnsi="Times New Roman" w:cs="Times New Roman"/>
          <w:color w:val="000000" w:themeColor="text1"/>
          <w:szCs w:val="26"/>
        </w:rPr>
        <w:t xml:space="preserve"> throughout the daylight period and regardless to river bank orientation</w:t>
      </w:r>
      <w:r w:rsidRPr="004F3A2F">
        <w:rPr>
          <w:rFonts w:ascii="Times New Roman" w:hAnsi="Times New Roman" w:cs="Times New Roman"/>
          <w:color w:val="000000" w:themeColor="text1"/>
          <w:szCs w:val="26"/>
        </w:rPr>
        <w:t xml:space="preserve">. </w:t>
      </w:r>
      <w:r w:rsidR="000F2B5D">
        <w:rPr>
          <w:rFonts w:ascii="Times New Roman" w:hAnsi="Times New Roman" w:cs="Times New Roman"/>
          <w:color w:val="000000" w:themeColor="text1"/>
          <w:szCs w:val="26"/>
        </w:rPr>
        <w:t xml:space="preserve">In addition, the density of canopy also controls amount of radiation that can penetrate the vegetation cover. The latter is accounted by using normalized Leaf Area Index (LAI) in its annual time series. </w:t>
      </w:r>
      <w:r w:rsidR="00214471">
        <w:rPr>
          <w:rFonts w:ascii="Times New Roman" w:hAnsi="Times New Roman" w:cs="Times New Roman"/>
          <w:color w:val="000000" w:themeColor="text1"/>
          <w:szCs w:val="26"/>
        </w:rPr>
        <w:t>Putting together both canopy height and LAI t</w:t>
      </w:r>
      <w:r w:rsidRPr="004F3A2F">
        <w:rPr>
          <w:rFonts w:ascii="Times New Roman" w:hAnsi="Times New Roman" w:cs="Times New Roman"/>
          <w:color w:val="000000" w:themeColor="text1"/>
          <w:szCs w:val="26"/>
        </w:rPr>
        <w:t>he equation used for canopy shading factor (</w:t>
      </w:r>
      <w:r w:rsidRPr="004F3A2F">
        <w:rPr>
          <w:rFonts w:ascii="Times New Roman" w:hAnsi="Times New Roman" w:cs="Times New Roman"/>
          <w:i/>
          <w:color w:val="000000" w:themeColor="text1"/>
          <w:szCs w:val="26"/>
        </w:rPr>
        <w:t>f</w:t>
      </w:r>
      <w:r w:rsidRPr="004F3A2F">
        <w:rPr>
          <w:rFonts w:ascii="Times New Roman" w:hAnsi="Times New Roman" w:cs="Times New Roman"/>
          <w:i/>
          <w:color w:val="000000" w:themeColor="text1"/>
          <w:szCs w:val="26"/>
          <w:vertAlign w:val="subscript"/>
        </w:rPr>
        <w:t>shade</w:t>
      </w:r>
      <w:r w:rsidRPr="004F3A2F">
        <w:rPr>
          <w:rFonts w:ascii="Times New Roman" w:hAnsi="Times New Roman" w:cs="Times New Roman"/>
          <w:color w:val="000000" w:themeColor="text1"/>
          <w:szCs w:val="26"/>
        </w:rPr>
        <w:t>, fraction) is</w:t>
      </w:r>
    </w:p>
    <w:commentRangeStart w:id="382"/>
    <w:commentRangeStart w:id="383"/>
    <w:p w14:paraId="0658FF04" w14:textId="7988D56F"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f</m:t>
            </m:r>
          </m:e>
          <m:sub>
            <m:r>
              <w:rPr>
                <w:rFonts w:ascii="Cambria Math" w:hAnsi="Cambria Math" w:cs="Times New Roman"/>
                <w:color w:val="000000" w:themeColor="text1"/>
                <w:szCs w:val="26"/>
              </w:rPr>
              <m:t>shade</m:t>
            </m:r>
          </m:sub>
        </m:sSub>
        <m:r>
          <w:rPr>
            <w:rFonts w:ascii="Cambria Math" w:hAnsi="Cambria Math" w:cs="Times New Roman"/>
            <w:color w:val="000000" w:themeColor="text1"/>
            <w:szCs w:val="26"/>
          </w:rPr>
          <m:t xml:space="preserve"> = </m:t>
        </m:r>
        <m:acc>
          <m:accPr>
            <m:chr m:val="̅"/>
            <m:ctrlPr>
              <w:rPr>
                <w:rFonts w:ascii="Cambria Math" w:hAnsi="Cambria Math" w:cs="Times New Roman"/>
                <w:i/>
                <w:color w:val="000000" w:themeColor="text1"/>
                <w:szCs w:val="26"/>
              </w:rPr>
            </m:ctrlPr>
          </m:accPr>
          <m:e>
            <m:r>
              <w:rPr>
                <w:rFonts w:ascii="Cambria Math" w:hAnsi="Cambria Math" w:cs="Times New Roman"/>
                <w:color w:val="000000" w:themeColor="text1"/>
                <w:szCs w:val="26"/>
              </w:rPr>
              <m:t>LAI</m:t>
            </m:r>
          </m:e>
        </m:acc>
        <m:r>
          <w:rPr>
            <w:rFonts w:ascii="Cambria Math" w:hAnsi="Cambria Math" w:cs="Times New Roman"/>
            <w:color w:val="000000" w:themeColor="text1"/>
            <w:szCs w:val="26"/>
          </w:rPr>
          <m:t xml:space="preserve">* </m:t>
        </m:r>
        <m:func>
          <m:funcPr>
            <m:ctrlPr>
              <w:rPr>
                <w:rFonts w:ascii="Cambria Math" w:hAnsi="Cambria Math" w:cs="Times New Roman"/>
                <w:i/>
                <w:color w:val="000000" w:themeColor="text1"/>
                <w:szCs w:val="26"/>
              </w:rPr>
            </m:ctrlPr>
          </m:funcPr>
          <m:fName>
            <m:limLow>
              <m:limLowPr>
                <m:ctrlPr>
                  <w:rPr>
                    <w:rFonts w:ascii="Cambria Math" w:hAnsi="Cambria Math" w:cs="Times New Roman"/>
                    <w:i/>
                    <w:color w:val="000000" w:themeColor="text1"/>
                    <w:szCs w:val="26"/>
                  </w:rPr>
                </m:ctrlPr>
              </m:limLowPr>
              <m:e>
                <m:r>
                  <m:rPr>
                    <m:sty m:val="p"/>
                  </m:rPr>
                  <w:rPr>
                    <w:rFonts w:ascii="Cambria Math" w:hAnsi="Cambria Math" w:cs="Times New Roman"/>
                    <w:color w:val="000000" w:themeColor="text1"/>
                    <w:szCs w:val="26"/>
                  </w:rPr>
                  <m:t>max</m:t>
                </m:r>
              </m:e>
              <m:lim>
                <m:r>
                  <w:rPr>
                    <w:rFonts w:ascii="Cambria Math" w:hAnsi="Cambria Math" w:cs="Times New Roman"/>
                    <w:color w:val="000000" w:themeColor="text1"/>
                    <w:szCs w:val="26"/>
                  </w:rPr>
                  <m:t>1</m:t>
                </m:r>
              </m:lim>
            </m:limLow>
          </m:fName>
          <m:e>
            <m:d>
              <m:dPr>
                <m:ctrlPr>
                  <w:rPr>
                    <w:rFonts w:ascii="Cambria Math" w:hAnsi="Cambria Math" w:cs="Times New Roman"/>
                    <w:i/>
                    <w:color w:val="000000" w:themeColor="text1"/>
                    <w:szCs w:val="26"/>
                  </w:rPr>
                </m:ctrlPr>
              </m:dPr>
              <m:e>
                <m:f>
                  <m:fPr>
                    <m:ctrlPr>
                      <w:rPr>
                        <w:rFonts w:ascii="Cambria Math" w:hAnsi="Cambria Math" w:cs="Times New Roman"/>
                        <w:i/>
                        <w:color w:val="000000" w:themeColor="text1"/>
                        <w:szCs w:val="26"/>
                      </w:rPr>
                    </m:ctrlPr>
                  </m:fPr>
                  <m:num>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H</m:t>
                        </m:r>
                      </m:e>
                      <m:sub>
                        <m:r>
                          <w:rPr>
                            <w:rFonts w:ascii="Cambria Math" w:hAnsi="Cambria Math" w:cs="Times New Roman"/>
                            <w:color w:val="000000" w:themeColor="text1"/>
                            <w:szCs w:val="26"/>
                          </w:rPr>
                          <m:t>c</m:t>
                        </m:r>
                      </m:sub>
                    </m:sSub>
                  </m:num>
                  <m:den>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s</m:t>
                        </m:r>
                      </m:sub>
                    </m:sSub>
                  </m:den>
                </m:f>
              </m:e>
            </m:d>
          </m:e>
        </m:func>
        <w:commentRangeEnd w:id="382"/>
        <m:r>
          <m:rPr>
            <m:sty m:val="p"/>
          </m:rPr>
          <w:rPr>
            <w:rStyle w:val="CommentReference"/>
            <w:rFonts w:ascii="Cambria Math" w:hAnsi="Cambria Math" w:cs="Times New Roman"/>
          </w:rPr>
          <w:commentReference w:id="382"/>
        </m:r>
        <w:commentRangeEnd w:id="383"/>
        <m:r>
          <m:rPr>
            <m:sty m:val="p"/>
          </m:rPr>
          <w:rPr>
            <w:rStyle w:val="CommentReference"/>
          </w:rPr>
          <w:commentReference w:id="383"/>
        </m:r>
      </m:oMath>
      <w:r w:rsidR="008F13EB" w:rsidRPr="004F3A2F">
        <w:rPr>
          <w:rFonts w:ascii="Times New Roman" w:hAnsi="Times New Roman" w:cs="Times New Roman"/>
          <w:color w:val="000000" w:themeColor="text1"/>
          <w:szCs w:val="26"/>
        </w:rPr>
        <w:tab/>
      </w:r>
      <w:r w:rsidR="008F13EB" w:rsidRPr="004F3A2F" w:rsidDel="00E92B4C">
        <w:rPr>
          <w:rFonts w:ascii="Times New Roman" w:hAnsi="Times New Roman" w:cs="Times New Roman"/>
          <w:color w:val="000000" w:themeColor="text1"/>
          <w:szCs w:val="26"/>
        </w:rPr>
        <w:t xml:space="preserve"> </w:t>
      </w:r>
      <w:r w:rsidR="005F5421" w:rsidRPr="004F3A2F">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-11</w:t>
      </w:r>
      <w:r w:rsidR="008F13EB" w:rsidRPr="004F3A2F">
        <w:rPr>
          <w:rFonts w:ascii="Times New Roman" w:hAnsi="Times New Roman" w:cs="Times New Roman"/>
          <w:color w:val="000000" w:themeColor="text1"/>
          <w:szCs w:val="26"/>
        </w:rPr>
        <w:t>)</w:t>
      </w:r>
    </w:p>
    <w:p w14:paraId="1F3BF5C7" w14:textId="56D75B89"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where </w:t>
      </w:r>
      <m:oMath>
        <m:acc>
          <m:accPr>
            <m:chr m:val="̅"/>
            <m:ctrlPr>
              <w:rPr>
                <w:rFonts w:ascii="Cambria Math" w:hAnsi="Cambria Math" w:cs="Times New Roman"/>
                <w:i/>
                <w:color w:val="000000" w:themeColor="text1"/>
                <w:szCs w:val="26"/>
              </w:rPr>
            </m:ctrlPr>
          </m:accPr>
          <m:e>
            <m:r>
              <w:rPr>
                <w:rFonts w:ascii="Cambria Math" w:hAnsi="Cambria Math" w:cs="Times New Roman"/>
                <w:color w:val="000000" w:themeColor="text1"/>
                <w:szCs w:val="26"/>
              </w:rPr>
              <m:t>LAI</m:t>
            </m:r>
          </m:e>
        </m:acc>
      </m:oMath>
      <w:r w:rsidRPr="004F3A2F">
        <w:rPr>
          <w:rFonts w:ascii="Times New Roman" w:eastAsiaTheme="minorEastAsia" w:hAnsi="Times New Roman" w:cs="Times New Roman"/>
          <w:color w:val="000000" w:themeColor="text1"/>
          <w:szCs w:val="26"/>
        </w:rPr>
        <w:t xml:space="preserve"> (unitless) is normalized </w:t>
      </w:r>
      <w:r w:rsidR="003D2E76" w:rsidRPr="004F3A2F">
        <w:rPr>
          <w:rFonts w:ascii="Times New Roman" w:eastAsiaTheme="minorEastAsia" w:hAnsi="Times New Roman" w:cs="Times New Roman"/>
          <w:color w:val="000000" w:themeColor="text1"/>
          <w:szCs w:val="26"/>
        </w:rPr>
        <w:t xml:space="preserve">LAI </w:t>
      </w:r>
      <w:r w:rsidRPr="004F3A2F">
        <w:rPr>
          <w:rFonts w:ascii="Times New Roman" w:eastAsiaTheme="minorEastAsia" w:hAnsi="Times New Roman" w:cs="Times New Roman"/>
          <w:color w:val="000000" w:themeColor="text1"/>
          <w:szCs w:val="26"/>
        </w:rPr>
        <w:t>index between its annual min and max values</w:t>
      </w:r>
      <w:commentRangeStart w:id="384"/>
      <w:commentRangeStart w:id="385"/>
      <w:r w:rsidRPr="004F3A2F">
        <w:rPr>
          <w:rFonts w:ascii="Times New Roman" w:eastAsiaTheme="minorEastAsia" w:hAnsi="Times New Roman" w:cs="Times New Roman"/>
          <w:color w:val="000000" w:themeColor="text1"/>
          <w:szCs w:val="26"/>
        </w:rPr>
        <w:t xml:space="preserve">,  </w:t>
      </w:r>
      <w:r w:rsidRPr="004F3A2F">
        <w:rPr>
          <w:rFonts w:ascii="Times New Roman" w:eastAsiaTheme="minorEastAsia" w:hAnsi="Times New Roman" w:cs="Times New Roman"/>
          <w:i/>
          <w:color w:val="000000" w:themeColor="text1"/>
          <w:szCs w:val="26"/>
        </w:rPr>
        <w:t>H</w:t>
      </w:r>
      <w:r w:rsidRPr="004F3A2F">
        <w:rPr>
          <w:rFonts w:ascii="Times New Roman" w:eastAsiaTheme="minorEastAsia" w:hAnsi="Times New Roman" w:cs="Times New Roman"/>
          <w:i/>
          <w:color w:val="000000" w:themeColor="text1"/>
          <w:szCs w:val="26"/>
          <w:vertAlign w:val="subscript"/>
        </w:rPr>
        <w:t>c</w:t>
      </w:r>
      <w:r w:rsidRPr="004F3A2F">
        <w:rPr>
          <w:rFonts w:ascii="Times New Roman" w:eastAsiaTheme="minorEastAsia" w:hAnsi="Times New Roman" w:cs="Times New Roman"/>
          <w:color w:val="000000" w:themeColor="text1"/>
          <w:szCs w:val="26"/>
        </w:rPr>
        <w:t xml:space="preserve"> (m) is canopy height, and </w:t>
      </w:r>
      <w:r w:rsidRPr="004F3A2F">
        <w:rPr>
          <w:rFonts w:ascii="Times New Roman" w:eastAsiaTheme="minorEastAsia" w:hAnsi="Times New Roman" w:cs="Times New Roman"/>
          <w:i/>
          <w:color w:val="000000" w:themeColor="text1"/>
          <w:szCs w:val="26"/>
        </w:rPr>
        <w:t>W</w:t>
      </w:r>
      <w:r w:rsidRPr="004F3A2F">
        <w:rPr>
          <w:rFonts w:ascii="Times New Roman" w:eastAsiaTheme="minorEastAsia" w:hAnsi="Times New Roman" w:cs="Times New Roman"/>
          <w:i/>
          <w:color w:val="000000" w:themeColor="text1"/>
          <w:szCs w:val="26"/>
          <w:vertAlign w:val="subscript"/>
        </w:rPr>
        <w:t>s</w:t>
      </w:r>
      <w:r w:rsidRPr="004F3A2F">
        <w:rPr>
          <w:rFonts w:ascii="Times New Roman" w:eastAsiaTheme="minorEastAsia" w:hAnsi="Times New Roman" w:cs="Times New Roman"/>
          <w:color w:val="000000" w:themeColor="text1"/>
          <w:szCs w:val="26"/>
        </w:rPr>
        <w:t xml:space="preserve"> (m) is stream width. </w:t>
      </w:r>
      <w:commentRangeEnd w:id="384"/>
      <w:r w:rsidR="00CA10EF" w:rsidRPr="004F3A2F">
        <w:rPr>
          <w:rStyle w:val="CommentReference"/>
          <w:rFonts w:ascii="Times New Roman" w:hAnsi="Times New Roman" w:cs="Times New Roman"/>
        </w:rPr>
        <w:commentReference w:id="384"/>
      </w:r>
      <w:commentRangeEnd w:id="385"/>
      <w:r w:rsidR="00E7530F">
        <w:rPr>
          <w:rStyle w:val="CommentReference"/>
        </w:rPr>
        <w:commentReference w:id="385"/>
      </w:r>
      <w:r w:rsidRPr="004F3A2F">
        <w:rPr>
          <w:rFonts w:ascii="Times New Roman" w:eastAsiaTheme="minorEastAsia" w:hAnsi="Times New Roman" w:cs="Times New Roman"/>
          <w:color w:val="000000" w:themeColor="text1"/>
          <w:szCs w:val="26"/>
        </w:rPr>
        <w:t xml:space="preserve">The default dataset for the canopy height is from </w:t>
      </w:r>
      <w:r w:rsidRPr="004F3A2F">
        <w:rPr>
          <w:rFonts w:ascii="Times New Roman" w:eastAsiaTheme="minorEastAsia" w:hAnsi="Times New Roman" w:cs="Times New Roman"/>
          <w:color w:val="000000" w:themeColor="text1"/>
          <w:szCs w:val="26"/>
        </w:rPr>
        <w:fldChar w:fldCharType="begin"/>
      </w:r>
      <w:r w:rsidRPr="004F3A2F">
        <w:rPr>
          <w:rFonts w:ascii="Times New Roman" w:eastAsiaTheme="minorEastAsia" w:hAnsi="Times New Roman" w:cs="Times New Roman"/>
          <w:color w:val="000000" w:themeColor="text1"/>
          <w:szCs w:val="26"/>
        </w:rPr>
        <w:instrText xml:space="preserve"> ADDIN EN.CITE &lt;EndNote&gt;&lt;Cite&gt;&lt;Author&gt;Simard&lt;/Author&gt;&lt;Year&gt;2011&lt;/Year&gt;&lt;RecNum&gt;6673&lt;/RecNum&gt;&lt;DisplayText&gt;(Simard et al., 2011)&lt;/DisplayText&gt;&lt;record&gt;&lt;rec-number&gt;6673&lt;/rec-number&gt;&lt;foreign-keys&gt;&lt;key app="EN" db-id="05xxzddzkszw2qexx20xdvpmvaz0s9rfrpfa"&gt;6673&lt;/key&gt;&lt;/foreign-keys&gt;&lt;ref-type name="Journal Article"&gt;17&lt;/ref-type&gt;&lt;contributors&gt;&lt;authors&gt;&lt;author&gt;Simard, Marc&lt;/author&gt;&lt;author&gt;Pinto, Naiara&lt;/author&gt;&lt;author&gt;Fisher, Joshua B.&lt;/author&gt;&lt;author&gt;Baccini, Alessandro&lt;/author&gt;&lt;/authors&gt;&lt;/contributors&gt;&lt;titles&gt;&lt;title&gt;Mapping forest canopy height globally with spaceborne lidar&lt;/title&gt;&lt;secondary-title&gt;Journal of Geophysical Research&lt;/secondary-title&gt;&lt;/titles&gt;&lt;periodical&gt;&lt;full-title&gt;Journal of Geophysical Research&lt;/full-title&gt;&lt;abbr-1&gt;J. Geophys. Res.&lt;/abbr-1&gt;&lt;/periodical&gt;&lt;pages&gt;G04021&lt;/pages&gt;&lt;volume&gt;116&lt;/volume&gt;&lt;number&gt;G4&lt;/number&gt;&lt;keywords&gt;&lt;keyword&gt;remote sensing&lt;/keyword&gt;&lt;keyword&gt;forest&lt;/keyword&gt;&lt;/keywords&gt;&lt;dates&gt;&lt;year&gt;2011&lt;/year&gt;&lt;/dates&gt;&lt;publisher&gt;AGU&lt;/publisher&gt;&lt;isbn&gt;0148-0227&lt;/isbn&gt;&lt;urls&gt;&lt;related-urls&gt;&lt;url&gt;http://dx.doi.org/10.1029/2011JG001708&lt;/url&gt;&lt;url&gt;http://www.agu.org/journals/jg/jg1104/2011JG001708/2011JG001708.pdf&lt;/url&gt;&lt;/related-urls&gt;&lt;/urls&gt;&lt;electronic-resource-num&gt;10.1029/2011jg001708&lt;/electronic-resource-num&gt;&lt;/record&gt;&lt;/Cite&gt;&lt;/EndNote&gt;</w:instrText>
      </w:r>
      <w:r w:rsidRPr="004F3A2F">
        <w:rPr>
          <w:rFonts w:ascii="Times New Roman" w:eastAsiaTheme="minorEastAsia" w:hAnsi="Times New Roman" w:cs="Times New Roman"/>
          <w:color w:val="000000" w:themeColor="text1"/>
          <w:szCs w:val="26"/>
        </w:rPr>
        <w:fldChar w:fldCharType="separate"/>
      </w:r>
      <w:r w:rsidRPr="004F3A2F">
        <w:rPr>
          <w:rFonts w:ascii="Times New Roman" w:eastAsiaTheme="minorEastAsia" w:hAnsi="Times New Roman" w:cs="Times New Roman"/>
          <w:noProof/>
          <w:color w:val="000000" w:themeColor="text1"/>
          <w:szCs w:val="26"/>
        </w:rPr>
        <w:t>(</w:t>
      </w:r>
      <w:hyperlink w:anchor="_ENREF_3" w:tooltip="Simard, 2011 #6673" w:history="1">
        <w:r w:rsidRPr="004F3A2F">
          <w:rPr>
            <w:rFonts w:ascii="Times New Roman" w:eastAsiaTheme="minorEastAsia" w:hAnsi="Times New Roman" w:cs="Times New Roman"/>
            <w:noProof/>
            <w:color w:val="000000" w:themeColor="text1"/>
            <w:szCs w:val="26"/>
          </w:rPr>
          <w:t>Simard et al., 2011</w:t>
        </w:r>
      </w:hyperlink>
      <w:r w:rsidRPr="004F3A2F">
        <w:rPr>
          <w:rFonts w:ascii="Times New Roman" w:eastAsiaTheme="minorEastAsia" w:hAnsi="Times New Roman" w:cs="Times New Roman"/>
          <w:noProof/>
          <w:color w:val="000000" w:themeColor="text1"/>
          <w:szCs w:val="26"/>
        </w:rPr>
        <w:t>)</w:t>
      </w:r>
      <w:r w:rsidRPr="004F3A2F">
        <w:rPr>
          <w:rFonts w:ascii="Times New Roman" w:eastAsiaTheme="minorEastAsia" w:hAnsi="Times New Roman" w:cs="Times New Roman"/>
          <w:color w:val="000000" w:themeColor="text1"/>
          <w:szCs w:val="26"/>
        </w:rPr>
        <w:fldChar w:fldCharType="end"/>
      </w:r>
      <w:r w:rsidRPr="004F3A2F">
        <w:rPr>
          <w:rFonts w:ascii="Times New Roman" w:eastAsiaTheme="minorEastAsia" w:hAnsi="Times New Roman" w:cs="Times New Roman"/>
          <w:color w:val="000000" w:themeColor="text1"/>
          <w:szCs w:val="26"/>
        </w:rPr>
        <w:t xml:space="preserve">. The canopy shading factor </w:t>
      </w:r>
      <w:r w:rsidRPr="004F3A2F">
        <w:rPr>
          <w:rFonts w:ascii="Times New Roman" w:hAnsi="Times New Roman" w:cs="Times New Roman"/>
          <w:i/>
          <w:color w:val="000000" w:themeColor="text1"/>
          <w:szCs w:val="26"/>
        </w:rPr>
        <w:t>f</w:t>
      </w:r>
      <w:r w:rsidRPr="004F3A2F">
        <w:rPr>
          <w:rFonts w:ascii="Times New Roman" w:hAnsi="Times New Roman" w:cs="Times New Roman"/>
          <w:i/>
          <w:color w:val="000000" w:themeColor="text1"/>
          <w:szCs w:val="26"/>
          <w:vertAlign w:val="subscript"/>
        </w:rPr>
        <w:t>shade</w:t>
      </w:r>
      <w:r w:rsidRPr="004F3A2F">
        <w:rPr>
          <w:rFonts w:ascii="Times New Roman" w:eastAsiaTheme="minorEastAsia" w:hAnsi="Times New Roman" w:cs="Times New Roman"/>
          <w:color w:val="000000" w:themeColor="text1"/>
          <w:szCs w:val="26"/>
        </w:rPr>
        <w:t xml:space="preserve"> is added to cloud fraction correction to the unobstructed </w:t>
      </w:r>
      <w:r w:rsidRPr="004F3A2F">
        <w:rPr>
          <w:rFonts w:ascii="Times New Roman" w:hAnsi="Times New Roman" w:cs="Times New Roman"/>
          <w:color w:val="000000" w:themeColor="text1"/>
          <w:szCs w:val="26"/>
        </w:rPr>
        <w:t>net incoming solar radiation for the water temperature calculation inputs.</w:t>
      </w:r>
    </w:p>
    <w:p w14:paraId="5A50850B" w14:textId="7CBB7676" w:rsidR="008F13EB" w:rsidRPr="004F3A2F" w:rsidRDefault="008F13EB" w:rsidP="008F13EB">
      <w:pPr>
        <w:spacing w:before="240"/>
        <w:ind w:firstLine="720"/>
        <w:rPr>
          <w:rFonts w:ascii="Times New Roman" w:hAnsi="Times New Roman" w:cs="Times New Roman"/>
          <w:b/>
          <w:color w:val="000000" w:themeColor="text1"/>
          <w:sz w:val="24"/>
          <w:szCs w:val="26"/>
        </w:rPr>
      </w:pPr>
      <w:r w:rsidRPr="004F3A2F">
        <w:rPr>
          <w:rFonts w:ascii="Times New Roman" w:hAnsi="Times New Roman" w:cs="Times New Roman"/>
          <w:b/>
          <w:color w:val="000000" w:themeColor="text1"/>
          <w:sz w:val="24"/>
          <w:szCs w:val="26"/>
        </w:rPr>
        <w:t>Combining</w:t>
      </w:r>
      <w:r w:rsidR="00C36708" w:rsidRPr="004F3A2F">
        <w:rPr>
          <w:rFonts w:ascii="Times New Roman" w:hAnsi="Times New Roman" w:cs="Times New Roman"/>
          <w:b/>
          <w:color w:val="000000" w:themeColor="text1"/>
          <w:sz w:val="24"/>
          <w:szCs w:val="26"/>
        </w:rPr>
        <w:t xml:space="preserve"> temperature of</w:t>
      </w:r>
      <w:r w:rsidRPr="004F3A2F">
        <w:rPr>
          <w:rFonts w:ascii="Times New Roman" w:hAnsi="Times New Roman" w:cs="Times New Roman"/>
          <w:b/>
          <w:color w:val="000000" w:themeColor="text1"/>
          <w:sz w:val="24"/>
          <w:szCs w:val="26"/>
        </w:rPr>
        <w:t xml:space="preserve"> local runoff and streamflow routing</w:t>
      </w:r>
    </w:p>
    <w:p w14:paraId="5E0CE836" w14:textId="5A521688"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At each pixel, initial temperature at the beginning of the timestep is calculated as the volume weighted average of upstream inputs</w:t>
      </w:r>
      <w:r w:rsidR="00CA10EF" w:rsidRPr="004F3A2F">
        <w:rPr>
          <w:rFonts w:ascii="Times New Roman" w:hAnsi="Times New Roman" w:cs="Times New Roman"/>
          <w:color w:val="000000" w:themeColor="text1"/>
          <w:szCs w:val="26"/>
        </w:rPr>
        <w:t>, local runoff in the current time step,</w:t>
      </w:r>
      <w:r w:rsidRPr="004F3A2F">
        <w:rPr>
          <w:rFonts w:ascii="Times New Roman" w:hAnsi="Times New Roman" w:cs="Times New Roman"/>
          <w:color w:val="000000" w:themeColor="text1"/>
          <w:szCs w:val="26"/>
        </w:rPr>
        <w:t xml:space="preserve"> and storage remaining in the stream reach following routing from the previous timestep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R</m:t>
            </m:r>
          </m:sub>
        </m:sSub>
      </m:oMath>
      <w:r w:rsidRPr="004F3A2F">
        <w:rPr>
          <w:rFonts w:ascii="Times New Roman" w:eastAsiaTheme="minorEastAsia" w:hAnsi="Times New Roman" w:cs="Times New Roman"/>
          <w:color w:val="000000" w:themeColor="text1"/>
          <w:szCs w:val="26"/>
        </w:rPr>
        <w:t>)</w:t>
      </w:r>
      <w:r w:rsidRPr="004F3A2F">
        <w:rPr>
          <w:rFonts w:ascii="Times New Roman" w:hAnsi="Times New Roman" w:cs="Times New Roman"/>
          <w:color w:val="000000" w:themeColor="text1"/>
          <w:szCs w:val="26"/>
        </w:rPr>
        <w:t>:</w:t>
      </w:r>
    </w:p>
    <w:p w14:paraId="30354B11" w14:textId="1C6F3954" w:rsidR="008F13EB" w:rsidRPr="004F3A2F" w:rsidRDefault="00000000" w:rsidP="008F13EB">
      <w:pPr>
        <w:tabs>
          <w:tab w:val="left" w:pos="7920"/>
        </w:tabs>
        <w:ind w:firstLine="720"/>
        <w:rPr>
          <w:rFonts w:ascii="Times New Roman" w:hAnsi="Times New Roman" w:cs="Times New Roman"/>
          <w:color w:val="000000" w:themeColor="text1"/>
          <w:szCs w:val="26"/>
        </w:rPr>
      </w:pPr>
      <m:oMath>
        <m:sSub>
          <m:sSubPr>
            <m:ctrlPr>
              <w:rPr>
                <w:rFonts w:ascii="Cambria Math" w:hAnsi="Cambria Math" w:cs="Times New Roman"/>
                <w:i/>
                <w:iCs/>
                <w:color w:val="000000" w:themeColor="text1"/>
                <w:szCs w:val="26"/>
              </w:rPr>
            </m:ctrlPr>
          </m:sSubPr>
          <m:e>
            <m:r>
              <w:rPr>
                <w:rFonts w:ascii="Cambria Math" w:hAnsi="Cambria Math" w:cs="Times New Roman"/>
                <w:color w:val="000000" w:themeColor="text1"/>
                <w:szCs w:val="26"/>
              </w:rPr>
              <m:t>T</m:t>
            </m:r>
          </m:e>
          <m:sub>
            <m:r>
              <w:rPr>
                <w:rFonts w:ascii="Cambria Math" w:hAnsi="Cambria Math" w:cs="Times New Roman"/>
                <w:color w:val="000000" w:themeColor="text1"/>
                <w:szCs w:val="26"/>
              </w:rPr>
              <m:t>0</m:t>
            </m:r>
          </m:sub>
        </m:sSub>
        <m:r>
          <w:rPr>
            <w:rFonts w:ascii="Cambria Math" w:hAnsi="Cambria Math" w:cs="Times New Roman"/>
            <w:color w:val="000000" w:themeColor="text1"/>
            <w:szCs w:val="26"/>
          </w:rPr>
          <m:t>=</m:t>
        </m:r>
        <m:f>
          <m:fPr>
            <m:type m:val="skw"/>
            <m:ctrlPr>
              <w:rPr>
                <w:rFonts w:ascii="Cambria Math" w:hAnsi="Cambria Math" w:cs="Times New Roman"/>
                <w:i/>
                <w:iCs/>
                <w:color w:val="000000" w:themeColor="text1"/>
                <w:szCs w:val="26"/>
              </w:rPr>
            </m:ctrlPr>
          </m:fPr>
          <m:num>
            <m:d>
              <m:dPr>
                <m:ctrlPr>
                  <w:rPr>
                    <w:rFonts w:ascii="Cambria Math" w:hAnsi="Cambria Math" w:cs="Times New Roman"/>
                    <w:i/>
                    <w:iCs/>
                    <w:color w:val="000000" w:themeColor="text1"/>
                    <w:szCs w:val="26"/>
                  </w:rPr>
                </m:ctrlPr>
              </m:dPr>
              <m:e>
                <m:sSub>
                  <m:sSubPr>
                    <m:ctrlPr>
                      <w:rPr>
                        <w:rFonts w:ascii="Cambria Math" w:hAnsi="Cambria Math" w:cs="Times New Roman"/>
                        <w:i/>
                        <w:iCs/>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R</m:t>
                    </m:r>
                  </m:sub>
                </m:sSub>
                <m:sSubSup>
                  <m:sSubSupPr>
                    <m:ctrlPr>
                      <w:rPr>
                        <w:rFonts w:ascii="Cambria Math" w:hAnsi="Cambria Math" w:cs="Times New Roman"/>
                        <w:i/>
                        <w:iCs/>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w</m:t>
                    </m:r>
                  </m:sub>
                  <m:sup>
                    <m:r>
                      <w:rPr>
                        <w:rFonts w:ascii="Cambria Math" w:hAnsi="Cambria Math" w:cs="Times New Roman"/>
                        <w:color w:val="000000" w:themeColor="text1"/>
                        <w:szCs w:val="26"/>
                      </w:rPr>
                      <m:t>k-1</m:t>
                    </m:r>
                  </m:sup>
                </m:sSubSup>
                <m:r>
                  <w:rPr>
                    <w:rFonts w:ascii="Cambria Math" w:hAnsi="Cambria Math" w:cs="Times New Roman"/>
                    <w:color w:val="000000" w:themeColor="text1"/>
                    <w:szCs w:val="26"/>
                  </w:rPr>
                  <m:t>+Rff ∆t </m:t>
                </m:r>
                <m:sSubSup>
                  <m:sSubSupPr>
                    <m:ctrlPr>
                      <w:rPr>
                        <w:rFonts w:ascii="Cambria Math" w:hAnsi="Cambria Math" w:cs="Times New Roman"/>
                        <w:i/>
                        <w:iCs/>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Rff</m:t>
                    </m:r>
                  </m:sub>
                  <m:sup>
                    <m:r>
                      <w:rPr>
                        <w:rFonts w:ascii="Cambria Math" w:hAnsi="Cambria Math" w:cs="Times New Roman"/>
                        <w:color w:val="000000" w:themeColor="text1"/>
                        <w:szCs w:val="26"/>
                      </w:rPr>
                      <m:t>k</m:t>
                    </m:r>
                  </m:sup>
                </m:sSubSup>
                <m:r>
                  <w:rPr>
                    <w:rFonts w:ascii="Cambria Math" w:hAnsi="Cambria Math" w:cs="Times New Roman"/>
                    <w:color w:val="000000" w:themeColor="text1"/>
                    <w:szCs w:val="26"/>
                  </w:rPr>
                  <m:t>+</m:t>
                </m:r>
                <m:nary>
                  <m:naryPr>
                    <m:chr m:val="∑"/>
                    <m:ctrlPr>
                      <w:rPr>
                        <w:rFonts w:ascii="Cambria Math" w:hAnsi="Cambria Math" w:cs="Times New Roman"/>
                        <w:i/>
                        <w:iCs/>
                        <w:color w:val="000000" w:themeColor="text1"/>
                        <w:szCs w:val="26"/>
                      </w:rPr>
                    </m:ctrlPr>
                  </m:naryPr>
                  <m:sub>
                    <m:r>
                      <w:rPr>
                        <w:rFonts w:ascii="Cambria Math" w:hAnsi="Cambria Math" w:cs="Times New Roman"/>
                        <w:color w:val="000000" w:themeColor="text1"/>
                        <w:szCs w:val="26"/>
                      </w:rPr>
                      <m:t>j</m:t>
                    </m:r>
                  </m:sub>
                  <m:sup>
                    <m:r>
                      <w:rPr>
                        <w:rFonts w:ascii="Cambria Math" w:hAnsi="Cambria Math" w:cs="Times New Roman"/>
                        <w:color w:val="000000" w:themeColor="text1"/>
                        <w:szCs w:val="26"/>
                      </w:rPr>
                      <m:t>n</m:t>
                    </m:r>
                  </m:sup>
                  <m:e>
                    <m:sSubSup>
                      <m:sSubSupPr>
                        <m:ctrlPr>
                          <w:rPr>
                            <w:rFonts w:ascii="Cambria Math" w:hAnsi="Cambria Math" w:cs="Times New Roman"/>
                            <w:i/>
                            <w:iCs/>
                            <w:color w:val="000000" w:themeColor="text1"/>
                            <w:szCs w:val="26"/>
                          </w:rPr>
                        </m:ctrlPr>
                      </m:sSubSupPr>
                      <m:e>
                        <m:r>
                          <w:rPr>
                            <w:rFonts w:ascii="Cambria Math" w:hAnsi="Cambria Math" w:cs="Times New Roman"/>
                            <w:color w:val="000000" w:themeColor="text1"/>
                            <w:szCs w:val="26"/>
                          </w:rPr>
                          <m:t>Q</m:t>
                        </m:r>
                      </m:e>
                      <m:sub>
                        <m:r>
                          <w:rPr>
                            <w:rFonts w:ascii="Cambria Math" w:hAnsi="Cambria Math" w:cs="Times New Roman"/>
                            <w:color w:val="000000" w:themeColor="text1"/>
                            <w:szCs w:val="26"/>
                          </w:rPr>
                          <m:t>j</m:t>
                        </m:r>
                      </m:sub>
                      <m:sup>
                        <m:r>
                          <w:rPr>
                            <w:rFonts w:ascii="Cambria Math" w:hAnsi="Cambria Math" w:cs="Times New Roman"/>
                            <w:color w:val="000000" w:themeColor="text1"/>
                            <w:szCs w:val="26"/>
                          </w:rPr>
                          <m:t>k</m:t>
                        </m:r>
                      </m:sup>
                    </m:sSubSup>
                    <m:sSubSup>
                      <m:sSubSupPr>
                        <m:ctrlPr>
                          <w:rPr>
                            <w:rFonts w:ascii="Cambria Math" w:hAnsi="Cambria Math" w:cs="Times New Roman"/>
                            <w:i/>
                            <w:iCs/>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w,j</m:t>
                        </m:r>
                      </m:sub>
                      <m:sup>
                        <m:r>
                          <w:rPr>
                            <w:rFonts w:ascii="Cambria Math" w:hAnsi="Cambria Math" w:cs="Times New Roman"/>
                            <w:color w:val="000000" w:themeColor="text1"/>
                            <w:szCs w:val="26"/>
                          </w:rPr>
                          <m:t>k</m:t>
                        </m:r>
                      </m:sup>
                    </m:sSubSup>
                  </m:e>
                </m:nary>
              </m:e>
            </m:d>
          </m:num>
          <m:den>
            <m:d>
              <m:dPr>
                <m:ctrlPr>
                  <w:rPr>
                    <w:rFonts w:ascii="Cambria Math" w:hAnsi="Cambria Math" w:cs="Times New Roman"/>
                    <w:i/>
                    <w:iCs/>
                    <w:color w:val="000000" w:themeColor="text1"/>
                    <w:szCs w:val="26"/>
                  </w:rPr>
                </m:ctrlPr>
              </m:dPr>
              <m:e>
                <m:sSub>
                  <m:sSubPr>
                    <m:ctrlPr>
                      <w:rPr>
                        <w:rFonts w:ascii="Cambria Math" w:hAnsi="Cambria Math" w:cs="Times New Roman"/>
                        <w:i/>
                        <w:iCs/>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R</m:t>
                    </m:r>
                  </m:sub>
                </m:sSub>
                <m:r>
                  <w:rPr>
                    <w:rFonts w:ascii="Cambria Math" w:hAnsi="Cambria Math" w:cs="Times New Roman"/>
                    <w:color w:val="000000" w:themeColor="text1"/>
                    <w:szCs w:val="26"/>
                  </w:rPr>
                  <m:t>+Rff ∆t +</m:t>
                </m:r>
                <m:nary>
                  <m:naryPr>
                    <m:chr m:val="∑"/>
                    <m:ctrlPr>
                      <w:rPr>
                        <w:rFonts w:ascii="Cambria Math" w:hAnsi="Cambria Math" w:cs="Times New Roman"/>
                        <w:i/>
                        <w:iCs/>
                        <w:color w:val="000000" w:themeColor="text1"/>
                        <w:szCs w:val="26"/>
                      </w:rPr>
                    </m:ctrlPr>
                  </m:naryPr>
                  <m:sub>
                    <m:r>
                      <w:rPr>
                        <w:rFonts w:ascii="Cambria Math" w:hAnsi="Cambria Math" w:cs="Times New Roman"/>
                        <w:color w:val="000000" w:themeColor="text1"/>
                        <w:szCs w:val="26"/>
                      </w:rPr>
                      <m:t>j</m:t>
                    </m:r>
                  </m:sub>
                  <m:sup>
                    <m:r>
                      <w:rPr>
                        <w:rFonts w:ascii="Cambria Math" w:hAnsi="Cambria Math" w:cs="Times New Roman"/>
                        <w:color w:val="000000" w:themeColor="text1"/>
                        <w:szCs w:val="26"/>
                      </w:rPr>
                      <m:t>n</m:t>
                    </m:r>
                  </m:sup>
                  <m:e>
                    <m:sSubSup>
                      <m:sSubSupPr>
                        <m:ctrlPr>
                          <w:rPr>
                            <w:rFonts w:ascii="Cambria Math" w:hAnsi="Cambria Math" w:cs="Times New Roman"/>
                            <w:i/>
                            <w:iCs/>
                            <w:color w:val="000000" w:themeColor="text1"/>
                            <w:szCs w:val="26"/>
                          </w:rPr>
                        </m:ctrlPr>
                      </m:sSubSupPr>
                      <m:e>
                        <m:r>
                          <w:rPr>
                            <w:rFonts w:ascii="Cambria Math" w:hAnsi="Cambria Math" w:cs="Times New Roman"/>
                            <w:color w:val="000000" w:themeColor="text1"/>
                            <w:szCs w:val="26"/>
                          </w:rPr>
                          <m:t>Q</m:t>
                        </m:r>
                      </m:e>
                      <m:sub>
                        <m:r>
                          <w:rPr>
                            <w:rFonts w:ascii="Cambria Math" w:hAnsi="Cambria Math" w:cs="Times New Roman"/>
                            <w:color w:val="000000" w:themeColor="text1"/>
                            <w:szCs w:val="26"/>
                          </w:rPr>
                          <m:t>j</m:t>
                        </m:r>
                      </m:sub>
                      <m:sup>
                        <m:r>
                          <w:rPr>
                            <w:rFonts w:ascii="Cambria Math" w:hAnsi="Cambria Math" w:cs="Times New Roman"/>
                            <w:color w:val="000000" w:themeColor="text1"/>
                            <w:szCs w:val="26"/>
                          </w:rPr>
                          <m:t>k</m:t>
                        </m:r>
                      </m:sup>
                    </m:sSubSup>
                  </m:e>
                </m:nary>
              </m:e>
            </m:d>
          </m:den>
        </m:f>
      </m:oMath>
      <w:r w:rsidR="008F13EB" w:rsidRPr="004F3A2F">
        <w:rPr>
          <w:rFonts w:ascii="Times New Roman" w:hAnsi="Times New Roman" w:cs="Times New Roman"/>
          <w:color w:val="000000" w:themeColor="text1"/>
          <w:szCs w:val="26"/>
        </w:rPr>
        <w:t xml:space="preserve"> </w:t>
      </w:r>
      <w:r w:rsidR="008F13EB" w:rsidRPr="004F3A2F">
        <w:rPr>
          <w:rFonts w:ascii="Times New Roman" w:hAnsi="Times New Roman" w:cs="Times New Roman"/>
          <w:color w:val="000000" w:themeColor="text1"/>
          <w:szCs w:val="26"/>
        </w:rPr>
        <w:tab/>
        <w:t>(1</w:t>
      </w:r>
      <w:r w:rsidR="00BC0CF7">
        <w:rPr>
          <w:rFonts w:ascii="Times New Roman" w:hAnsi="Times New Roman" w:cs="Times New Roman"/>
          <w:color w:val="000000" w:themeColor="text1"/>
          <w:szCs w:val="26"/>
        </w:rPr>
        <w:t>6</w:t>
      </w:r>
      <w:r w:rsidR="005F5421" w:rsidRPr="004F3A2F">
        <w:rPr>
          <w:rFonts w:ascii="Times New Roman" w:hAnsi="Times New Roman" w:cs="Times New Roman"/>
          <w:color w:val="000000" w:themeColor="text1"/>
          <w:szCs w:val="26"/>
        </w:rPr>
        <w:t>-12</w:t>
      </w:r>
      <w:r w:rsidR="008F13EB" w:rsidRPr="004F3A2F">
        <w:rPr>
          <w:rFonts w:ascii="Times New Roman" w:hAnsi="Times New Roman" w:cs="Times New Roman"/>
          <w:color w:val="000000" w:themeColor="text1"/>
          <w:szCs w:val="26"/>
        </w:rPr>
        <w:t>)</w:t>
      </w:r>
    </w:p>
    <w:p w14:paraId="078D90CA" w14:textId="625A0561"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where </w:t>
      </w:r>
      <m:oMath>
        <m:sSubSup>
          <m:sSubSupPr>
            <m:ctrlPr>
              <w:rPr>
                <w:rFonts w:ascii="Cambria Math" w:hAnsi="Cambria Math" w:cs="Times New Roman"/>
                <w:i/>
                <w:color w:val="000000" w:themeColor="text1"/>
                <w:szCs w:val="26"/>
              </w:rPr>
            </m:ctrlPr>
          </m:sSubSupPr>
          <m:e>
            <m:r>
              <w:rPr>
                <w:rFonts w:ascii="Cambria Math" w:hAnsi="Cambria Math" w:cs="Times New Roman"/>
                <w:color w:val="000000" w:themeColor="text1"/>
                <w:szCs w:val="26"/>
              </w:rPr>
              <m:t>T</m:t>
            </m:r>
          </m:e>
          <m:sub>
            <m:r>
              <w:rPr>
                <w:rFonts w:ascii="Cambria Math" w:hAnsi="Cambria Math" w:cs="Times New Roman"/>
                <w:color w:val="000000" w:themeColor="text1"/>
                <w:szCs w:val="26"/>
              </w:rPr>
              <m:t>w</m:t>
            </m:r>
          </m:sub>
          <m:sup>
            <m:r>
              <w:rPr>
                <w:rFonts w:ascii="Cambria Math" w:hAnsi="Cambria Math" w:cs="Times New Roman"/>
                <w:color w:val="000000" w:themeColor="text1"/>
                <w:szCs w:val="26"/>
              </w:rPr>
              <m:t>k-1</m:t>
            </m:r>
          </m:sup>
        </m:sSubSup>
      </m:oMath>
      <w:r w:rsidRPr="004F3A2F">
        <w:rPr>
          <w:rFonts w:ascii="Times New Roman" w:eastAsiaTheme="minorEastAsia" w:hAnsi="Times New Roman" w:cs="Times New Roman"/>
          <w:color w:val="000000" w:themeColor="text1"/>
          <w:szCs w:val="26"/>
        </w:rPr>
        <w:t xml:space="preserve"> is stream calculated at the end of the previous timestep, </w:t>
      </w:r>
      <m:oMath>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Q</m:t>
            </m:r>
          </m:e>
          <m:sub>
            <m:r>
              <w:rPr>
                <w:rFonts w:ascii="Cambria Math" w:eastAsiaTheme="minorEastAsia" w:hAnsi="Cambria Math" w:cs="Times New Roman"/>
                <w:color w:val="000000" w:themeColor="text1"/>
                <w:szCs w:val="26"/>
              </w:rPr>
              <m:t>j</m:t>
            </m:r>
          </m:sub>
          <m:sup>
            <m:r>
              <w:rPr>
                <w:rFonts w:ascii="Cambria Math" w:eastAsiaTheme="minorEastAsia" w:hAnsi="Cambria Math" w:cs="Times New Roman"/>
                <w:color w:val="000000" w:themeColor="text1"/>
                <w:szCs w:val="26"/>
              </w:rPr>
              <m:t>k</m:t>
            </m:r>
          </m:sup>
        </m:sSubSup>
      </m:oMath>
      <w:r w:rsidRPr="004F3A2F">
        <w:rPr>
          <w:rFonts w:ascii="Times New Roman" w:eastAsiaTheme="minorEastAsia" w:hAnsi="Times New Roman" w:cs="Times New Roman"/>
          <w:color w:val="000000" w:themeColor="text1"/>
          <w:szCs w:val="26"/>
        </w:rPr>
        <w:t xml:space="preserve"> is the discharge flowing into the cell from upstream pixel </w:t>
      </w:r>
      <m:oMath>
        <m:r>
          <w:rPr>
            <w:rFonts w:ascii="Cambria Math" w:eastAsiaTheme="minorEastAsia" w:hAnsi="Cambria Math" w:cs="Times New Roman"/>
            <w:color w:val="000000" w:themeColor="text1"/>
            <w:szCs w:val="26"/>
          </w:rPr>
          <m:t>j</m:t>
        </m:r>
      </m:oMath>
      <w:r w:rsidRPr="004F3A2F">
        <w:rPr>
          <w:rFonts w:ascii="Times New Roman" w:eastAsiaTheme="minorEastAsia" w:hAnsi="Times New Roman" w:cs="Times New Roman"/>
          <w:color w:val="000000" w:themeColor="text1"/>
          <w:szCs w:val="26"/>
        </w:rPr>
        <w:t xml:space="preserve">, and </w:t>
      </w:r>
      <m:oMath>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T</m:t>
            </m:r>
          </m:e>
          <m:sub>
            <m:r>
              <w:rPr>
                <w:rFonts w:ascii="Cambria Math" w:eastAsiaTheme="minorEastAsia" w:hAnsi="Cambria Math" w:cs="Times New Roman"/>
                <w:color w:val="000000" w:themeColor="text1"/>
                <w:szCs w:val="26"/>
              </w:rPr>
              <m:t>w,j</m:t>
            </m:r>
          </m:sub>
          <m:sup>
            <m:r>
              <w:rPr>
                <w:rFonts w:ascii="Cambria Math" w:eastAsiaTheme="minorEastAsia" w:hAnsi="Cambria Math" w:cs="Times New Roman"/>
                <w:color w:val="000000" w:themeColor="text1"/>
                <w:szCs w:val="26"/>
              </w:rPr>
              <m:t>k</m:t>
            </m:r>
          </m:sup>
        </m:sSubSup>
      </m:oMath>
      <w:r w:rsidRPr="004F3A2F">
        <w:rPr>
          <w:rFonts w:ascii="Times New Roman" w:eastAsiaTheme="minorEastAsia" w:hAnsi="Times New Roman" w:cs="Times New Roman"/>
          <w:color w:val="000000" w:themeColor="text1"/>
          <w:szCs w:val="26"/>
        </w:rPr>
        <w:t xml:space="preserve"> is the temperature of the </w:t>
      </w:r>
      <m:oMath>
        <m:r>
          <w:rPr>
            <w:rFonts w:ascii="Cambria Math" w:eastAsiaTheme="minorEastAsia" w:hAnsi="Cambria Math" w:cs="Times New Roman"/>
            <w:color w:val="000000" w:themeColor="text1"/>
            <w:szCs w:val="26"/>
          </w:rPr>
          <m:t>j</m:t>
        </m:r>
      </m:oMath>
      <w:r w:rsidRPr="004F3A2F">
        <w:rPr>
          <w:rFonts w:ascii="Times New Roman" w:eastAsiaTheme="minorEastAsia" w:hAnsi="Times New Roman" w:cs="Times New Roman"/>
          <w:color w:val="000000" w:themeColor="text1"/>
          <w:szCs w:val="26"/>
          <w:vertAlign w:val="superscript"/>
        </w:rPr>
        <w:t>th</w:t>
      </w:r>
      <w:r w:rsidRPr="004F3A2F">
        <w:rPr>
          <w:rFonts w:ascii="Times New Roman" w:eastAsiaTheme="minorEastAsia" w:hAnsi="Times New Roman" w:cs="Times New Roman"/>
          <w:color w:val="000000" w:themeColor="text1"/>
          <w:szCs w:val="26"/>
        </w:rPr>
        <w:t xml:space="preserve"> upstream cell</w:t>
      </w:r>
      <w:r w:rsidR="00B13AAC">
        <w:rPr>
          <w:rFonts w:ascii="Times New Roman" w:eastAsiaTheme="minorEastAsia" w:hAnsi="Times New Roman" w:cs="Times New Roman"/>
          <w:color w:val="000000" w:themeColor="text1"/>
          <w:szCs w:val="26"/>
        </w:rPr>
        <w:t>.</w:t>
      </w:r>
      <w:r w:rsidRPr="004F3A2F">
        <w:rPr>
          <w:rFonts w:ascii="Times New Roman" w:eastAsiaTheme="minorEastAsia" w:hAnsi="Times New Roman" w:cs="Times New Roman"/>
          <w:color w:val="000000" w:themeColor="text1"/>
          <w:szCs w:val="26"/>
        </w:rPr>
        <w:t xml:space="preserve"> </w:t>
      </w:r>
      <w:r w:rsidR="00B13AAC" w:rsidRPr="00B13AAC">
        <w:rPr>
          <w:rFonts w:ascii="Times New Roman" w:eastAsiaTheme="minorEastAsia" w:hAnsi="Times New Roman" w:cs="Times New Roman"/>
          <w:color w:val="000000" w:themeColor="text1"/>
          <w:szCs w:val="26"/>
        </w:rPr>
        <w:t xml:space="preserve">Note, </w:t>
      </w:r>
      <w:r w:rsidR="00B13AAC" w:rsidRPr="00B13AAC">
        <w:rPr>
          <w:rFonts w:ascii="Times New Roman" w:eastAsiaTheme="minorEastAsia" w:hAnsi="Times New Roman" w:cs="Times New Roman"/>
          <w:i/>
          <w:iCs/>
          <w:color w:val="000000" w:themeColor="text1"/>
          <w:szCs w:val="26"/>
        </w:rPr>
        <w:t>T</w:t>
      </w:r>
      <w:r w:rsidR="00B13AAC" w:rsidRPr="00B13AAC">
        <w:rPr>
          <w:rFonts w:ascii="Times New Roman" w:eastAsiaTheme="minorEastAsia" w:hAnsi="Times New Roman" w:cs="Times New Roman"/>
          <w:i/>
          <w:iCs/>
          <w:color w:val="000000" w:themeColor="text1"/>
          <w:szCs w:val="26"/>
          <w:vertAlign w:val="subscript"/>
        </w:rPr>
        <w:t>0</w:t>
      </w:r>
      <w:r w:rsidR="00B13AAC" w:rsidRPr="00B13AAC">
        <w:rPr>
          <w:rFonts w:ascii="Times New Roman" w:eastAsiaTheme="minorEastAsia" w:hAnsi="Times New Roman" w:cs="Times New Roman"/>
          <w:color w:val="000000" w:themeColor="text1"/>
          <w:szCs w:val="26"/>
        </w:rPr>
        <w:t xml:space="preserve"> is calculated prior to any retention (withdrawals) in the cell from streams.</w:t>
      </w:r>
      <w:r w:rsidRPr="004F3A2F">
        <w:rPr>
          <w:rFonts w:ascii="Times New Roman" w:eastAsiaTheme="minorEastAsia" w:hAnsi="Times New Roman" w:cs="Times New Roman"/>
          <w:color w:val="000000" w:themeColor="text1"/>
          <w:szCs w:val="26"/>
        </w:rPr>
        <w:t xml:space="preserve">  Equilibrium temperature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T</m:t>
            </m:r>
          </m:e>
          <m:sub>
            <m:r>
              <w:rPr>
                <w:rFonts w:ascii="Cambria Math" w:eastAsiaTheme="minorEastAsia" w:hAnsi="Cambria Math" w:cs="Times New Roman"/>
                <w:color w:val="000000" w:themeColor="text1"/>
                <w:szCs w:val="26"/>
              </w:rPr>
              <m:t>e</m:t>
            </m:r>
          </m:sub>
        </m:sSub>
      </m:oMath>
      <w:r w:rsidRPr="004F3A2F">
        <w:rPr>
          <w:rFonts w:ascii="Times New Roman" w:eastAsiaTheme="minorEastAsia" w:hAnsi="Times New Roman" w:cs="Times New Roman"/>
          <w:color w:val="000000" w:themeColor="text1"/>
          <w:szCs w:val="26"/>
        </w:rPr>
        <w:t xml:space="preserve"> is calculated early in the time-step, whereas t</w:t>
      </w:r>
      <w:r w:rsidRPr="004F3A2F">
        <w:rPr>
          <w:rFonts w:ascii="Times New Roman" w:hAnsi="Times New Roman" w:cs="Times New Roman"/>
          <w:color w:val="000000" w:themeColor="text1"/>
          <w:szCs w:val="26"/>
        </w:rPr>
        <w:t xml:space="preserve">he calculation of stream temperature is calculated during WBM’s routing function call. </w:t>
      </w:r>
    </w:p>
    <w:p w14:paraId="5CF83F0B" w14:textId="275307EB"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color w:val="000000" w:themeColor="text1"/>
          <w:szCs w:val="26"/>
        </w:rPr>
        <w:t xml:space="preserve">We found a satisfactory match of WBM calculated and USGS observed water temperatures (Figure </w:t>
      </w:r>
      <w:r w:rsidR="00753C84">
        <w:rPr>
          <w:rFonts w:ascii="Times New Roman" w:hAnsi="Times New Roman" w:cs="Times New Roman"/>
          <w:color w:val="000000" w:themeColor="text1"/>
          <w:szCs w:val="26"/>
        </w:rPr>
        <w:t>1</w:t>
      </w:r>
      <w:r w:rsidR="00BC0CF7">
        <w:rPr>
          <w:rFonts w:ascii="Times New Roman" w:hAnsi="Times New Roman" w:cs="Times New Roman"/>
          <w:color w:val="000000" w:themeColor="text1"/>
          <w:szCs w:val="26"/>
        </w:rPr>
        <w:t>6</w:t>
      </w:r>
      <w:r w:rsidR="00753C84">
        <w:rPr>
          <w:rFonts w:ascii="Times New Roman" w:hAnsi="Times New Roman" w:cs="Times New Roman"/>
          <w:color w:val="000000" w:themeColor="text1"/>
          <w:szCs w:val="26"/>
        </w:rPr>
        <w:t>-3</w:t>
      </w:r>
      <w:r w:rsidRPr="004F3A2F">
        <w:rPr>
          <w:rFonts w:ascii="Times New Roman" w:hAnsi="Times New Roman" w:cs="Times New Roman"/>
          <w:color w:val="000000" w:themeColor="text1"/>
          <w:szCs w:val="26"/>
        </w:rPr>
        <w:t>).</w:t>
      </w:r>
    </w:p>
    <w:p w14:paraId="3A976289"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noProof/>
          <w:color w:val="000000" w:themeColor="text1"/>
          <w:szCs w:val="26"/>
          <w:lang w:val="en-US"/>
        </w:rPr>
        <w:drawing>
          <wp:inline distT="0" distB="0" distL="0" distR="0" wp14:anchorId="28C4E086" wp14:editId="23E639D6">
            <wp:extent cx="2926080" cy="1645920"/>
            <wp:effectExtent l="0" t="0" r="7620" b="0"/>
            <wp:docPr id="4098"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inline>
        </w:drawing>
      </w:r>
      <w:r w:rsidRPr="004F3A2F">
        <w:rPr>
          <w:rFonts w:ascii="Times New Roman" w:hAnsi="Times New Roman" w:cs="Times New Roman"/>
          <w:noProof/>
          <w:color w:val="000000" w:themeColor="text1"/>
          <w:szCs w:val="26"/>
          <w:lang w:val="en-US"/>
        </w:rPr>
        <w:drawing>
          <wp:inline distT="0" distB="0" distL="0" distR="0" wp14:anchorId="52458259" wp14:editId="4FA669FC">
            <wp:extent cx="2922905" cy="1640840"/>
            <wp:effectExtent l="0" t="0" r="0" b="0"/>
            <wp:docPr id="4099" name="Picture 1" descr="graph_02081022_f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raph_02081022_fit"/>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2905" cy="1640840"/>
                    </a:xfrm>
                    <a:prstGeom prst="rect">
                      <a:avLst/>
                    </a:prstGeom>
                    <a:noFill/>
                    <a:ln>
                      <a:noFill/>
                    </a:ln>
                  </pic:spPr>
                </pic:pic>
              </a:graphicData>
            </a:graphic>
          </wp:inline>
        </w:drawing>
      </w:r>
    </w:p>
    <w:p w14:paraId="5CABFDEE" w14:textId="77777777" w:rsidR="008F13EB" w:rsidRPr="004F3A2F" w:rsidRDefault="008F13EB" w:rsidP="008F13EB">
      <w:pPr>
        <w:rPr>
          <w:rFonts w:ascii="Times New Roman" w:hAnsi="Times New Roman" w:cs="Times New Roman"/>
          <w:color w:val="000000" w:themeColor="text1"/>
          <w:szCs w:val="26"/>
        </w:rPr>
      </w:pPr>
      <w:r w:rsidRPr="004F3A2F">
        <w:rPr>
          <w:rFonts w:ascii="Times New Roman" w:hAnsi="Times New Roman" w:cs="Times New Roman"/>
          <w:noProof/>
          <w:color w:val="000000" w:themeColor="text1"/>
          <w:szCs w:val="26"/>
          <w:lang w:val="en-US"/>
        </w:rPr>
        <w:drawing>
          <wp:inline distT="0" distB="0" distL="0" distR="0" wp14:anchorId="3E3CBC04" wp14:editId="3B05CCA1">
            <wp:extent cx="2926080" cy="1645920"/>
            <wp:effectExtent l="0" t="0" r="7620" b="0"/>
            <wp:docPr id="2056"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inline>
        </w:drawing>
      </w:r>
      <w:r w:rsidRPr="004F3A2F">
        <w:rPr>
          <w:rFonts w:ascii="Times New Roman" w:hAnsi="Times New Roman" w:cs="Times New Roman"/>
          <w:noProof/>
          <w:color w:val="000000" w:themeColor="text1"/>
          <w:szCs w:val="26"/>
          <w:lang w:val="en-US"/>
        </w:rPr>
        <w:drawing>
          <wp:inline distT="0" distB="0" distL="0" distR="0" wp14:anchorId="68881AE5" wp14:editId="487CBE4C">
            <wp:extent cx="2922905" cy="1631950"/>
            <wp:effectExtent l="0" t="0" r="0" b="6350"/>
            <wp:docPr id="4100" name="Picture 2" descr="graph_01104370_f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graph_01104370_fit"/>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2905" cy="1631950"/>
                    </a:xfrm>
                    <a:prstGeom prst="rect">
                      <a:avLst/>
                    </a:prstGeom>
                    <a:noFill/>
                    <a:ln>
                      <a:noFill/>
                    </a:ln>
                  </pic:spPr>
                </pic:pic>
              </a:graphicData>
            </a:graphic>
          </wp:inline>
        </w:drawing>
      </w:r>
    </w:p>
    <w:p w14:paraId="4D397D56" w14:textId="6C3D2DA2" w:rsidR="008F13EB" w:rsidRPr="004F3A2F" w:rsidRDefault="008F13EB" w:rsidP="008F13EB">
      <w:pPr>
        <w:rPr>
          <w:rFonts w:ascii="Times New Roman" w:hAnsi="Times New Roman" w:cs="Times New Roman"/>
          <w:b/>
          <w:bCs/>
          <w:iCs/>
          <w:color w:val="000000" w:themeColor="text1"/>
          <w:szCs w:val="26"/>
        </w:rPr>
      </w:pPr>
      <w:r w:rsidRPr="004F3A2F">
        <w:rPr>
          <w:rFonts w:ascii="Times New Roman" w:hAnsi="Times New Roman" w:cs="Times New Roman"/>
          <w:b/>
          <w:bCs/>
          <w:iCs/>
          <w:color w:val="000000" w:themeColor="text1"/>
          <w:szCs w:val="26"/>
        </w:rPr>
        <w:t xml:space="preserve">Figure </w:t>
      </w:r>
      <w:r w:rsidR="00FC2857" w:rsidRPr="004F3A2F">
        <w:rPr>
          <w:rFonts w:ascii="Times New Roman" w:hAnsi="Times New Roman" w:cs="Times New Roman"/>
          <w:b/>
          <w:bCs/>
          <w:iCs/>
          <w:color w:val="000000" w:themeColor="text1"/>
          <w:szCs w:val="26"/>
        </w:rPr>
        <w:t>1</w:t>
      </w:r>
      <w:r w:rsidR="00BC0CF7">
        <w:rPr>
          <w:rFonts w:ascii="Times New Roman" w:hAnsi="Times New Roman" w:cs="Times New Roman"/>
          <w:b/>
          <w:bCs/>
          <w:iCs/>
          <w:color w:val="000000" w:themeColor="text1"/>
          <w:szCs w:val="26"/>
        </w:rPr>
        <w:t>6</w:t>
      </w:r>
      <w:r w:rsidR="00FC2857" w:rsidRPr="004F3A2F">
        <w:rPr>
          <w:rFonts w:ascii="Times New Roman" w:hAnsi="Times New Roman" w:cs="Times New Roman"/>
          <w:b/>
          <w:bCs/>
          <w:iCs/>
          <w:color w:val="000000" w:themeColor="text1"/>
          <w:szCs w:val="26"/>
        </w:rPr>
        <w:t>-3</w:t>
      </w:r>
      <w:r w:rsidRPr="004F3A2F">
        <w:rPr>
          <w:rFonts w:ascii="Times New Roman" w:hAnsi="Times New Roman" w:cs="Times New Roman"/>
          <w:b/>
          <w:bCs/>
          <w:iCs/>
          <w:color w:val="000000" w:themeColor="text1"/>
          <w:szCs w:val="26"/>
        </w:rPr>
        <w:t>. A typical match of simulated and observed river temperature in the Eastern US.</w:t>
      </w:r>
    </w:p>
    <w:p w14:paraId="318A18F8" w14:textId="77777777" w:rsidR="008F13EB" w:rsidRPr="004F3A2F" w:rsidRDefault="008F13EB" w:rsidP="008F13EB">
      <w:pPr>
        <w:pStyle w:val="ListParagraph"/>
        <w:numPr>
          <w:ilvl w:val="0"/>
          <w:numId w:val="20"/>
        </w:numPr>
        <w:spacing w:line="276" w:lineRule="auto"/>
        <w:rPr>
          <w:rFonts w:ascii="Times New Roman" w:hAnsi="Times New Roman" w:cs="Times New Roman"/>
          <w:b/>
          <w:bCs/>
          <w:iCs/>
          <w:color w:val="000000" w:themeColor="text1"/>
          <w:szCs w:val="26"/>
        </w:rPr>
      </w:pPr>
      <w:r w:rsidRPr="004F3A2F">
        <w:rPr>
          <w:rFonts w:ascii="Times New Roman" w:hAnsi="Times New Roman" w:cs="Times New Roman"/>
          <w:b/>
          <w:bCs/>
          <w:iCs/>
          <w:color w:val="000000" w:themeColor="text1"/>
          <w:szCs w:val="26"/>
        </w:rPr>
        <w:lastRenderedPageBreak/>
        <w:t>(Top) Large catchment river example: Station # 02081022, Roanoke River Near Oak City, NC, catchment area 22695 km</w:t>
      </w:r>
      <w:r w:rsidRPr="004F3A2F">
        <w:rPr>
          <w:rFonts w:ascii="Times New Roman" w:hAnsi="Times New Roman" w:cs="Times New Roman"/>
          <w:b/>
          <w:bCs/>
          <w:iCs/>
          <w:color w:val="000000" w:themeColor="text1"/>
          <w:szCs w:val="26"/>
          <w:vertAlign w:val="superscript"/>
        </w:rPr>
        <w:t>2</w:t>
      </w:r>
      <w:r w:rsidRPr="004F3A2F">
        <w:rPr>
          <w:rFonts w:ascii="Times New Roman" w:hAnsi="Times New Roman" w:cs="Times New Roman"/>
          <w:b/>
          <w:bCs/>
          <w:iCs/>
          <w:color w:val="000000" w:themeColor="text1"/>
          <w:szCs w:val="26"/>
        </w:rPr>
        <w:t>, Nash-Sutcliffe coefficient is 0.94, R</w:t>
      </w:r>
      <w:r w:rsidRPr="004F3A2F">
        <w:rPr>
          <w:rFonts w:ascii="Times New Roman" w:hAnsi="Times New Roman" w:cs="Times New Roman"/>
          <w:b/>
          <w:bCs/>
          <w:iCs/>
          <w:color w:val="000000" w:themeColor="text1"/>
          <w:szCs w:val="26"/>
          <w:vertAlign w:val="superscript"/>
        </w:rPr>
        <w:t>2</w:t>
      </w:r>
      <w:r w:rsidRPr="004F3A2F">
        <w:rPr>
          <w:rFonts w:ascii="Times New Roman" w:hAnsi="Times New Roman" w:cs="Times New Roman"/>
          <w:b/>
          <w:bCs/>
          <w:iCs/>
          <w:color w:val="000000" w:themeColor="text1"/>
          <w:szCs w:val="26"/>
        </w:rPr>
        <w:t xml:space="preserve"> is 0.984.</w:t>
      </w:r>
    </w:p>
    <w:p w14:paraId="19ECBBEF" w14:textId="77777777" w:rsidR="008F13EB" w:rsidRPr="004F3A2F" w:rsidRDefault="008F13EB" w:rsidP="008F13EB">
      <w:pPr>
        <w:pStyle w:val="ListParagraph"/>
        <w:numPr>
          <w:ilvl w:val="0"/>
          <w:numId w:val="20"/>
        </w:numPr>
        <w:spacing w:line="276" w:lineRule="auto"/>
        <w:rPr>
          <w:rFonts w:ascii="Times New Roman" w:hAnsi="Times New Roman" w:cs="Times New Roman"/>
          <w:b/>
          <w:bCs/>
          <w:iCs/>
          <w:color w:val="000000" w:themeColor="text1"/>
          <w:szCs w:val="26"/>
        </w:rPr>
      </w:pPr>
      <w:r w:rsidRPr="004F3A2F">
        <w:rPr>
          <w:rFonts w:ascii="Times New Roman" w:hAnsi="Times New Roman" w:cs="Times New Roman"/>
          <w:b/>
          <w:bCs/>
          <w:iCs/>
          <w:color w:val="000000" w:themeColor="text1"/>
          <w:szCs w:val="26"/>
        </w:rPr>
        <w:t>(Bottom) Small catchment river example: Station # 01104370, Stony Brook near Weston, MA, catchment area 26 km</w:t>
      </w:r>
      <w:r w:rsidRPr="004F3A2F">
        <w:rPr>
          <w:rFonts w:ascii="Times New Roman" w:hAnsi="Times New Roman" w:cs="Times New Roman"/>
          <w:b/>
          <w:bCs/>
          <w:iCs/>
          <w:color w:val="000000" w:themeColor="text1"/>
          <w:szCs w:val="26"/>
          <w:vertAlign w:val="superscript"/>
        </w:rPr>
        <w:t>2</w:t>
      </w:r>
      <w:r w:rsidRPr="004F3A2F">
        <w:rPr>
          <w:rFonts w:ascii="Times New Roman" w:hAnsi="Times New Roman" w:cs="Times New Roman"/>
          <w:b/>
          <w:bCs/>
          <w:iCs/>
          <w:color w:val="000000" w:themeColor="text1"/>
          <w:szCs w:val="26"/>
        </w:rPr>
        <w:t>, Nash-Sutcliffe coefficient is 0.95, R</w:t>
      </w:r>
      <w:r w:rsidRPr="004F3A2F">
        <w:rPr>
          <w:rFonts w:ascii="Times New Roman" w:hAnsi="Times New Roman" w:cs="Times New Roman"/>
          <w:b/>
          <w:bCs/>
          <w:iCs/>
          <w:color w:val="000000" w:themeColor="text1"/>
          <w:szCs w:val="26"/>
          <w:vertAlign w:val="superscript"/>
        </w:rPr>
        <w:t>2</w:t>
      </w:r>
      <w:r w:rsidRPr="004F3A2F">
        <w:rPr>
          <w:rFonts w:ascii="Times New Roman" w:hAnsi="Times New Roman" w:cs="Times New Roman"/>
          <w:b/>
          <w:bCs/>
          <w:iCs/>
          <w:color w:val="000000" w:themeColor="text1"/>
          <w:szCs w:val="26"/>
        </w:rPr>
        <w:t xml:space="preserve"> is 0.981.</w:t>
      </w:r>
    </w:p>
    <w:p w14:paraId="29F2917F" w14:textId="77777777" w:rsidR="008F13EB" w:rsidRPr="004F3A2F" w:rsidRDefault="008F13EB" w:rsidP="008F13EB">
      <w:pPr>
        <w:spacing w:before="240"/>
        <w:ind w:firstLine="720"/>
        <w:rPr>
          <w:rFonts w:ascii="Times New Roman" w:hAnsi="Times New Roman" w:cs="Times New Roman"/>
        </w:rPr>
      </w:pPr>
      <w:r w:rsidRPr="004F3A2F">
        <w:rPr>
          <w:rFonts w:ascii="Times New Roman" w:hAnsi="Times New Roman" w:cs="Times New Roman"/>
          <w:b/>
          <w:color w:val="000000" w:themeColor="text1"/>
          <w:sz w:val="24"/>
          <w:szCs w:val="26"/>
        </w:rPr>
        <w:t>References</w:t>
      </w:r>
    </w:p>
    <w:p w14:paraId="59C48E86" w14:textId="34EF35A5" w:rsidR="008F13EB" w:rsidRDefault="008F13EB" w:rsidP="008F13EB">
      <w:pPr>
        <w:spacing w:line="240" w:lineRule="auto"/>
        <w:ind w:left="720" w:hanging="720"/>
        <w:rPr>
          <w:rFonts w:ascii="Times New Roman" w:hAnsi="Times New Roman" w:cs="Times New Roman"/>
          <w:noProof/>
        </w:rPr>
      </w:pPr>
      <w:r w:rsidRPr="004F3A2F">
        <w:rPr>
          <w:rFonts w:ascii="Times New Roman" w:hAnsi="Times New Roman" w:cs="Times New Roman"/>
        </w:rPr>
        <w:fldChar w:fldCharType="begin"/>
      </w:r>
      <w:r w:rsidRPr="004F3A2F">
        <w:rPr>
          <w:rFonts w:ascii="Times New Roman" w:hAnsi="Times New Roman" w:cs="Times New Roman"/>
        </w:rPr>
        <w:instrText xml:space="preserve"> ADDIN EN.REFLIST </w:instrText>
      </w:r>
      <w:r w:rsidRPr="004F3A2F">
        <w:rPr>
          <w:rFonts w:ascii="Times New Roman" w:hAnsi="Times New Roman" w:cs="Times New Roman"/>
        </w:rPr>
        <w:fldChar w:fldCharType="separate"/>
      </w:r>
      <w:r w:rsidRPr="004F3A2F">
        <w:rPr>
          <w:rFonts w:ascii="Times New Roman" w:hAnsi="Times New Roman" w:cs="Times New Roman"/>
          <w:noProof/>
        </w:rPr>
        <w:t>Dingman, S.L., 1972. Equilibrium Temperatures of Water Surfaces as Related to Air Temperature and Solar-Radiation. Water Resources Research, 8(1): 42-&amp;.</w:t>
      </w:r>
    </w:p>
    <w:p w14:paraId="3C436C2F" w14:textId="77777777" w:rsidR="0096017A" w:rsidRPr="0096017A" w:rsidRDefault="0096017A" w:rsidP="0096017A">
      <w:pPr>
        <w:spacing w:line="240" w:lineRule="auto"/>
        <w:ind w:left="720" w:hanging="720"/>
        <w:rPr>
          <w:rFonts w:ascii="Times New Roman" w:hAnsi="Times New Roman" w:cs="Times New Roman"/>
          <w:noProof/>
        </w:rPr>
      </w:pPr>
      <w:r w:rsidRPr="0096017A">
        <w:rPr>
          <w:rFonts w:ascii="Times New Roman" w:hAnsi="Times New Roman" w:cs="Times New Roman"/>
          <w:noProof/>
        </w:rPr>
        <w:t>Edinger, J. E., Duttweiler, D. W., &amp; Geyer, J. C. (1968). The Response of Water Temperatures to Meteorological Conditions. Water Resources Research, 4(5), 1137–1143. https://doi.org/10.1029/WR004i005p01137</w:t>
      </w:r>
    </w:p>
    <w:p w14:paraId="649C9F44" w14:textId="77777777" w:rsidR="008F13EB" w:rsidRPr="004F3A2F" w:rsidRDefault="008F13EB" w:rsidP="008F13EB">
      <w:pPr>
        <w:spacing w:line="240" w:lineRule="auto"/>
        <w:ind w:left="720" w:hanging="720"/>
        <w:rPr>
          <w:rFonts w:ascii="Times New Roman" w:hAnsi="Times New Roman" w:cs="Times New Roman"/>
          <w:noProof/>
        </w:rPr>
      </w:pPr>
      <w:r w:rsidRPr="004F3A2F">
        <w:rPr>
          <w:rFonts w:ascii="Times New Roman" w:hAnsi="Times New Roman" w:cs="Times New Roman"/>
          <w:noProof/>
        </w:rPr>
        <w:t>Jafarov, E.E., Marchenko, S.S. and Romanovsky, V.E., 2012. Numerical modeling of permafrost dynamics in Alaska using a high spatial resolution dataset. Cryosphere, 6(3): 613-624.</w:t>
      </w:r>
    </w:p>
    <w:p w14:paraId="6796E5D1" w14:textId="77777777" w:rsidR="008F13EB" w:rsidRPr="004F3A2F" w:rsidRDefault="008F13EB" w:rsidP="008F13EB">
      <w:pPr>
        <w:spacing w:line="240" w:lineRule="auto"/>
        <w:ind w:left="720" w:hanging="720"/>
        <w:rPr>
          <w:rFonts w:ascii="Times New Roman" w:hAnsi="Times New Roman" w:cs="Times New Roman"/>
          <w:noProof/>
        </w:rPr>
      </w:pPr>
      <w:r w:rsidRPr="004F3A2F">
        <w:rPr>
          <w:rFonts w:ascii="Times New Roman" w:hAnsi="Times New Roman" w:cs="Times New Roman"/>
          <w:noProof/>
        </w:rPr>
        <w:t>Simard, M., Pinto, N., Fisher, J.B. and Baccini, A., 2011. Mapping forest canopy height globally with spaceborne lidar. J. Geophys. Res., 116(G4): G04021.</w:t>
      </w:r>
    </w:p>
    <w:p w14:paraId="22FB7545" w14:textId="77777777" w:rsidR="008F13EB" w:rsidRPr="004F3A2F" w:rsidRDefault="008F13EB" w:rsidP="008F13EB">
      <w:pPr>
        <w:spacing w:line="240" w:lineRule="auto"/>
        <w:ind w:left="720" w:hanging="720"/>
        <w:rPr>
          <w:rFonts w:ascii="Times New Roman" w:hAnsi="Times New Roman" w:cs="Times New Roman"/>
          <w:noProof/>
        </w:rPr>
      </w:pPr>
      <w:r w:rsidRPr="004F3A2F">
        <w:rPr>
          <w:rFonts w:ascii="Times New Roman" w:hAnsi="Times New Roman" w:cs="Times New Roman"/>
          <w:noProof/>
        </w:rPr>
        <w:t>Stewart, R.J., Wollheim, W.M., Miara, A., Vörösmarty, C.J., Fekete, B., Lammers, R.B. and Rosenzweig, B., 2013. Horizontal cooling towers: riverine ecosystem services and the fate of thermoelectric heat in the contemporary Northeast US. Environmental Research Letters, 8(2): 025010.</w:t>
      </w:r>
    </w:p>
    <w:p w14:paraId="213A8BB1" w14:textId="1421D0F8" w:rsidR="0096017A" w:rsidRPr="0096017A" w:rsidRDefault="008F13EB" w:rsidP="0096017A">
      <w:pPr>
        <w:spacing w:line="240" w:lineRule="auto"/>
        <w:ind w:left="720" w:hanging="720"/>
        <w:rPr>
          <w:rFonts w:ascii="Times New Roman" w:hAnsi="Times New Roman" w:cs="Times New Roman"/>
          <w:noProof/>
        </w:rPr>
      </w:pPr>
      <w:r w:rsidRPr="004F3A2F">
        <w:rPr>
          <w:rFonts w:ascii="Times New Roman" w:hAnsi="Times New Roman" w:cs="Times New Roman"/>
          <w:noProof/>
        </w:rPr>
        <w:t>Van Wylen, G.J., Sonntag, R.E. and Borgnakke, C., 1994. Fundamentals of classical thermodynamics. Wiley, New York, xii, 852 p. pp.</w:t>
      </w:r>
    </w:p>
    <w:p w14:paraId="6ED94BB7" w14:textId="0366A703" w:rsidR="0096017A" w:rsidRPr="004F3A2F" w:rsidRDefault="0096017A" w:rsidP="0096017A">
      <w:pPr>
        <w:spacing w:line="240" w:lineRule="auto"/>
        <w:ind w:left="720" w:hanging="720"/>
        <w:rPr>
          <w:rFonts w:ascii="Times New Roman" w:hAnsi="Times New Roman" w:cs="Times New Roman"/>
          <w:noProof/>
        </w:rPr>
      </w:pPr>
      <w:r w:rsidRPr="0096017A">
        <w:rPr>
          <w:rFonts w:ascii="Times New Roman" w:hAnsi="Times New Roman" w:cs="Times New Roman"/>
          <w:noProof/>
        </w:rPr>
        <w:t>Webb, B. W., Clack, P. D., &amp; Walling, D. E. (2003). Water–air temperature relationships in a Devon river system and the role of flow. Hydrological Processes, 17(15), 3069–3084. https://doi.org/10.1002/hyp.1280</w:t>
      </w:r>
    </w:p>
    <w:p w14:paraId="46DA5903" w14:textId="77777777" w:rsidR="008F13EB" w:rsidRPr="004F3A2F" w:rsidRDefault="008F13EB" w:rsidP="008F13EB">
      <w:pPr>
        <w:spacing w:line="240" w:lineRule="auto"/>
        <w:ind w:left="720" w:hanging="720"/>
        <w:rPr>
          <w:rFonts w:ascii="Times New Roman" w:hAnsi="Times New Roman" w:cs="Times New Roman"/>
          <w:noProof/>
        </w:rPr>
      </w:pPr>
      <w:r w:rsidRPr="004F3A2F">
        <w:rPr>
          <w:rFonts w:ascii="Times New Roman" w:hAnsi="Times New Roman" w:cs="Times New Roman"/>
          <w:noProof/>
        </w:rPr>
        <w:t>Wisser, D., Marchenko, S., Talbot, J., Treat, C. and Frolking, S., 2011. Soil temperature response to 21st century global warming: the role of and some implications for peat carbon in thawing permafrost soils in North America. Earth System Dynamics, 2(1): 121-138.</w:t>
      </w:r>
    </w:p>
    <w:p w14:paraId="41959DBC" w14:textId="77777777" w:rsidR="008F13EB" w:rsidRPr="004F3A2F" w:rsidRDefault="008F13EB" w:rsidP="008F13EB">
      <w:pPr>
        <w:spacing w:line="240" w:lineRule="auto"/>
        <w:rPr>
          <w:rFonts w:ascii="Times New Roman" w:hAnsi="Times New Roman" w:cs="Times New Roman"/>
          <w:noProof/>
        </w:rPr>
      </w:pPr>
    </w:p>
    <w:p w14:paraId="23D10061" w14:textId="77777777" w:rsidR="008F13EB" w:rsidRPr="004F3A2F" w:rsidRDefault="008F13EB" w:rsidP="008F13EB">
      <w:pPr>
        <w:rPr>
          <w:rFonts w:ascii="Times New Roman" w:hAnsi="Times New Roman" w:cs="Times New Roman"/>
        </w:rPr>
      </w:pPr>
      <w:r w:rsidRPr="004F3A2F">
        <w:rPr>
          <w:rFonts w:ascii="Times New Roman" w:hAnsi="Times New Roman" w:cs="Times New Roman"/>
        </w:rPr>
        <w:fldChar w:fldCharType="end"/>
      </w:r>
    </w:p>
    <w:p w14:paraId="3484066F" w14:textId="77777777" w:rsidR="00827966" w:rsidRPr="004F3A2F" w:rsidRDefault="00827966">
      <w:pPr>
        <w:pStyle w:val="Normal1"/>
        <w:rPr>
          <w:rFonts w:ascii="Times New Roman" w:hAnsi="Times New Roman" w:cs="Times New Roman"/>
          <w:b/>
          <w:sz w:val="28"/>
          <w:szCs w:val="28"/>
        </w:rPr>
      </w:pPr>
    </w:p>
    <w:p w14:paraId="100C2C27" w14:textId="77777777" w:rsidR="008F13EB" w:rsidRPr="004F3A2F" w:rsidRDefault="008F13EB">
      <w:pPr>
        <w:rPr>
          <w:rFonts w:ascii="Times New Roman" w:hAnsi="Times New Roman" w:cs="Times New Roman"/>
          <w:b/>
          <w:sz w:val="28"/>
          <w:szCs w:val="28"/>
        </w:rPr>
      </w:pPr>
      <w:r w:rsidRPr="004F3A2F">
        <w:rPr>
          <w:rFonts w:ascii="Times New Roman" w:hAnsi="Times New Roman" w:cs="Times New Roman"/>
          <w:b/>
          <w:sz w:val="28"/>
          <w:szCs w:val="28"/>
        </w:rPr>
        <w:br w:type="page"/>
      </w:r>
    </w:p>
    <w:p w14:paraId="3D1577C6" w14:textId="7274F20F" w:rsidR="00DD7549" w:rsidRPr="004F3A2F" w:rsidRDefault="005F5421">
      <w:pPr>
        <w:pStyle w:val="Normal1"/>
        <w:rPr>
          <w:rFonts w:ascii="Times New Roman" w:hAnsi="Times New Roman" w:cs="Times New Roman"/>
          <w:b/>
          <w:sz w:val="28"/>
          <w:szCs w:val="28"/>
        </w:rPr>
      </w:pPr>
      <w:r w:rsidRPr="004F3A2F">
        <w:rPr>
          <w:rFonts w:ascii="Times New Roman" w:hAnsi="Times New Roman" w:cs="Times New Roman"/>
          <w:b/>
          <w:sz w:val="28"/>
          <w:szCs w:val="28"/>
        </w:rPr>
        <w:lastRenderedPageBreak/>
        <w:t>1</w:t>
      </w:r>
      <w:r w:rsidR="00BC0CF7">
        <w:rPr>
          <w:rFonts w:ascii="Times New Roman" w:hAnsi="Times New Roman" w:cs="Times New Roman"/>
          <w:b/>
          <w:sz w:val="28"/>
          <w:szCs w:val="28"/>
        </w:rPr>
        <w:t>7</w:t>
      </w:r>
      <w:r w:rsidRPr="004F3A2F">
        <w:rPr>
          <w:rFonts w:ascii="Times New Roman" w:hAnsi="Times New Roman" w:cs="Times New Roman"/>
          <w:b/>
          <w:sz w:val="28"/>
          <w:szCs w:val="28"/>
        </w:rPr>
        <w:t xml:space="preserve">. </w:t>
      </w:r>
      <w:r w:rsidR="00757A28" w:rsidRPr="004F3A2F">
        <w:rPr>
          <w:rFonts w:ascii="Times New Roman" w:hAnsi="Times New Roman" w:cs="Times New Roman"/>
          <w:b/>
          <w:sz w:val="28"/>
          <w:szCs w:val="28"/>
        </w:rPr>
        <w:t>Nitrogen routing</w:t>
      </w:r>
    </w:p>
    <w:p w14:paraId="31179C5A" w14:textId="5243C25E" w:rsidR="00827966" w:rsidRPr="004F3A2F" w:rsidRDefault="00827966" w:rsidP="00827966">
      <w:pPr>
        <w:pStyle w:val="NoSpacing"/>
        <w:ind w:firstLine="720"/>
        <w:rPr>
          <w:rFonts w:ascii="Times New Roman" w:hAnsi="Times New Roman"/>
        </w:rPr>
      </w:pPr>
      <w:r w:rsidRPr="004F3A2F">
        <w:rPr>
          <w:rFonts w:ascii="Times New Roman" w:hAnsi="Times New Roman"/>
        </w:rPr>
        <w:t>DIN is loaded to the river network from both point source (</w:t>
      </w:r>
      <m:oMath>
        <m:r>
          <w:rPr>
            <w:rFonts w:ascii="Cambria Math" w:hAnsi="Cambria Math"/>
          </w:rPr>
          <m:t>DI</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 </m:t>
        </m:r>
      </m:oMath>
      <w:r w:rsidRPr="004F3A2F">
        <w:rPr>
          <w:rFonts w:ascii="Times New Roman" w:eastAsiaTheme="minorEastAsia" w:hAnsi="Times New Roman"/>
        </w:rPr>
        <w:t>[kg day</w:t>
      </w:r>
      <w:r w:rsidRPr="004F3A2F">
        <w:rPr>
          <w:rFonts w:ascii="Times New Roman" w:eastAsiaTheme="minorEastAsia" w:hAnsi="Times New Roman"/>
          <w:vertAlign w:val="superscript"/>
        </w:rPr>
        <w:t>-1</w:t>
      </w:r>
      <w:r w:rsidRPr="004F3A2F">
        <w:rPr>
          <w:rFonts w:ascii="Times New Roman" w:eastAsiaTheme="minorEastAsia" w:hAnsi="Times New Roman"/>
        </w:rPr>
        <w:t>]</w:t>
      </w:r>
      <w:r w:rsidRPr="004F3A2F">
        <w:rPr>
          <w:rFonts w:ascii="Times New Roman" w:hAnsi="Times New Roman"/>
        </w:rPr>
        <w:t>) based on wastewater treatment plant effluent and non-point sources (</w:t>
      </w:r>
      <m:oMath>
        <m:r>
          <w:rPr>
            <w:rFonts w:ascii="Cambria Math" w:hAnsi="Cambria Math"/>
          </w:rPr>
          <m:t>DI</m:t>
        </m:r>
        <m:sSub>
          <m:sSubPr>
            <m:ctrlPr>
              <w:rPr>
                <w:rFonts w:ascii="Cambria Math" w:hAnsi="Cambria Math"/>
                <w:i/>
              </w:rPr>
            </m:ctrlPr>
          </m:sSubPr>
          <m:e>
            <m:r>
              <w:rPr>
                <w:rFonts w:ascii="Cambria Math" w:hAnsi="Cambria Math"/>
              </w:rPr>
              <m:t>N</m:t>
            </m:r>
          </m:e>
          <m:sub>
            <m:r>
              <w:rPr>
                <w:rFonts w:ascii="Cambria Math" w:hAnsi="Cambria Math"/>
              </w:rPr>
              <m:t>NPS</m:t>
            </m:r>
          </m:sub>
        </m:sSub>
      </m:oMath>
      <w:r w:rsidRPr="004F3A2F">
        <w:rPr>
          <w:rFonts w:ascii="Times New Roman" w:eastAsiaTheme="minorEastAsia" w:hAnsi="Times New Roman"/>
        </w:rPr>
        <w:t xml:space="preserve"> [kg day</w:t>
      </w:r>
      <w:r w:rsidRPr="004F3A2F">
        <w:rPr>
          <w:rFonts w:ascii="Times New Roman" w:eastAsiaTheme="minorEastAsia" w:hAnsi="Times New Roman"/>
          <w:vertAlign w:val="superscript"/>
        </w:rPr>
        <w:t>-1</w:t>
      </w:r>
      <w:r w:rsidRPr="004F3A2F">
        <w:rPr>
          <w:rFonts w:ascii="Times New Roman" w:eastAsiaTheme="minorEastAsia" w:hAnsi="Times New Roman"/>
        </w:rPr>
        <w:t>]</w:t>
      </w:r>
      <w:r w:rsidRPr="004F3A2F">
        <w:rPr>
          <w:rFonts w:ascii="Times New Roman" w:hAnsi="Times New Roman"/>
        </w:rPr>
        <w:t xml:space="preserve">) based on human land use. For non-point source loading, </w:t>
      </w:r>
      <w:r w:rsidR="00753C84" w:rsidRPr="004F3A2F">
        <w:rPr>
          <w:rFonts w:ascii="Times New Roman" w:hAnsi="Times New Roman"/>
        </w:rPr>
        <w:t xml:space="preserve">by default </w:t>
      </w:r>
      <w:r w:rsidRPr="004F3A2F">
        <w:rPr>
          <w:rFonts w:ascii="Times New Roman" w:hAnsi="Times New Roman"/>
        </w:rPr>
        <w:t>WBM utilizes</w:t>
      </w:r>
      <w:r w:rsidR="00CA10EF" w:rsidRPr="004F3A2F">
        <w:rPr>
          <w:rFonts w:ascii="Times New Roman" w:hAnsi="Times New Roman"/>
        </w:rPr>
        <w:t xml:space="preserve"> </w:t>
      </w:r>
      <w:r w:rsidRPr="004F3A2F">
        <w:rPr>
          <w:rFonts w:ascii="Times New Roman" w:hAnsi="Times New Roman"/>
        </w:rPr>
        <w:t>a</w:t>
      </w:r>
      <w:r w:rsidR="00753C84">
        <w:rPr>
          <w:rFonts w:ascii="Times New Roman" w:hAnsi="Times New Roman"/>
        </w:rPr>
        <w:t>n</w:t>
      </w:r>
      <w:r w:rsidRPr="004F3A2F">
        <w:rPr>
          <w:rFonts w:ascii="Times New Roman" w:hAnsi="Times New Roman"/>
        </w:rPr>
        <w:t xml:space="preserve"> empirical DIN loading function that was originally developed for the Ipswich River watershed located in northeast Massachusetts</w:t>
      </w:r>
      <w:r w:rsidR="00F8581A" w:rsidRPr="004F3A2F">
        <w:rPr>
          <w:rFonts w:ascii="Times New Roman" w:hAnsi="Times New Roman"/>
        </w:rPr>
        <w:t xml:space="preserve"> </w:t>
      </w:r>
      <w:r w:rsidR="00F8581A" w:rsidRPr="004F3A2F">
        <w:rPr>
          <w:rFonts w:ascii="Times New Roman" w:hAnsi="Times New Roman"/>
        </w:rPr>
        <w:fldChar w:fldCharType="begin"/>
      </w:r>
      <w:r w:rsidR="00F8581A" w:rsidRPr="004F3A2F">
        <w:rPr>
          <w:rFonts w:ascii="Times New Roman" w:hAnsi="Times New Roman"/>
        </w:rPr>
        <w:instrText xml:space="preserve"> ADDIN ZOTERO_ITEM CSL_CITATION {"citationID":"Wvyi7rN1","properties":{"formattedCitation":"(Wollheim et al., 2008)","plainCitation":"(Wollheim et al., 2008)","noteIndex":0},"citationItems":[{"id":1159,"uris":["http://zotero.org/users/492362/items/ZUSSGHF7"],"uri":["http://zotero.org/users/492362/items/ZUSSGHF7"],"itemData":{"id":1159,"type":"article-journal","source":"Google Scholar","title":"Dynamics of N removal over annual time periods in a suburban river network","author":[{"family":"Wollheim","given":"WM"},{"family":"Peterson","given":"B. J"},{"family":"Thomas","given":"S. M"},{"family":"Hopkinson","given":"C. S"},{"family":"Vorosmarty","given":"C. J."}],"issued":{"date-parts":[["2008"]]}}}],"schema":"https://github.com/citation-style-language/schema/raw/master/csl-citation.json"} </w:instrText>
      </w:r>
      <w:r w:rsidR="00F8581A" w:rsidRPr="004F3A2F">
        <w:rPr>
          <w:rFonts w:ascii="Times New Roman" w:hAnsi="Times New Roman"/>
        </w:rPr>
        <w:fldChar w:fldCharType="separate"/>
      </w:r>
      <w:r w:rsidR="00F8581A" w:rsidRPr="004F3A2F">
        <w:rPr>
          <w:rFonts w:ascii="Times New Roman" w:hAnsi="Times New Roman"/>
        </w:rPr>
        <w:t>(Wollheim et al., 2008)</w:t>
      </w:r>
      <w:r w:rsidR="00F8581A" w:rsidRPr="004F3A2F">
        <w:rPr>
          <w:rFonts w:ascii="Times New Roman" w:hAnsi="Times New Roman"/>
        </w:rPr>
        <w:fldChar w:fldCharType="end"/>
      </w:r>
      <w:r w:rsidRPr="004F3A2F">
        <w:rPr>
          <w:rFonts w:ascii="Times New Roman" w:hAnsi="Times New Roman"/>
        </w:rPr>
        <w:t>. This sigmoidal function relates the fraction of human land use upstream (both developed and agriculture) with the concentration of DIN in runoff (</w:t>
      </w: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NPS</m:t>
            </m:r>
          </m:sup>
        </m:sSubSup>
      </m:oMath>
      <w:r w:rsidRPr="004F3A2F">
        <w:rPr>
          <w:rFonts w:ascii="Times New Roman" w:eastAsiaTheme="minorEastAsia" w:hAnsi="Times New Roman"/>
        </w:rPr>
        <w:t>) [g L</w:t>
      </w:r>
      <w:r w:rsidRPr="004F3A2F">
        <w:rPr>
          <w:rFonts w:ascii="Times New Roman" w:eastAsiaTheme="minorEastAsia" w:hAnsi="Times New Roman"/>
          <w:vertAlign w:val="superscript"/>
        </w:rPr>
        <w:t>-1</w:t>
      </w:r>
      <w:r w:rsidRPr="004F3A2F">
        <w:rPr>
          <w:rFonts w:ascii="Times New Roman" w:eastAsiaTheme="minorEastAsia" w:hAnsi="Times New Roman"/>
        </w:rPr>
        <w:t>]</w:t>
      </w:r>
      <w:r w:rsidRPr="004F3A2F">
        <w:rPr>
          <w:rFonts w:ascii="Times New Roman" w:hAnsi="Times New Roman"/>
        </w:rPr>
        <w:t xml:space="preserve">. Specifically, </w:t>
      </w: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NPS</m:t>
            </m:r>
          </m:sup>
        </m:sSubSup>
      </m:oMath>
      <w:r w:rsidRPr="004F3A2F">
        <w:rPr>
          <w:rFonts w:ascii="Times New Roman" w:eastAsiaTheme="minorEastAsia" w:hAnsi="Times New Roman"/>
        </w:rPr>
        <w:t xml:space="preserve"> is calculated as,</w:t>
      </w:r>
    </w:p>
    <w:p w14:paraId="71D5E828" w14:textId="77777777" w:rsidR="00827966" w:rsidRPr="004F3A2F" w:rsidRDefault="00827966" w:rsidP="00827966">
      <w:pPr>
        <w:pStyle w:val="NoSpacing"/>
        <w:rPr>
          <w:rFonts w:ascii="Times New Roman" w:hAnsi="Times New Roman"/>
        </w:rPr>
      </w:pPr>
    </w:p>
    <w:p w14:paraId="363840F7" w14:textId="6D79C1EA" w:rsidR="00827966" w:rsidRPr="004F3A2F" w:rsidRDefault="00000000" w:rsidP="00827966">
      <w:pPr>
        <w:pStyle w:val="NoSpacing"/>
        <w:rPr>
          <w:rFonts w:ascii="Times New Roman" w:eastAsiaTheme="minorEastAsia" w:hAnsi="Times New Roman"/>
        </w:rPr>
      </w:pP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NPS</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Asym</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Xmid-HLU</m:t>
                        </m:r>
                      </m:e>
                    </m:d>
                  </m:num>
                  <m:den>
                    <m:r>
                      <w:rPr>
                        <w:rFonts w:ascii="Cambria Math" w:eastAsiaTheme="minorEastAsia" w:hAnsi="Cambria Math"/>
                      </w:rPr>
                      <m:t>scale</m:t>
                    </m:r>
                  </m:den>
                </m:f>
              </m:sup>
            </m:sSup>
          </m:den>
        </m:f>
      </m:oMath>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827966" w:rsidRPr="004F3A2F">
        <w:rPr>
          <w:rFonts w:ascii="Times New Roman" w:eastAsiaTheme="minorEastAsia" w:hAnsi="Times New Roman"/>
        </w:rPr>
        <w:tab/>
      </w:r>
      <w:r w:rsidR="00481908" w:rsidRPr="004F3A2F">
        <w:rPr>
          <w:rFonts w:ascii="Times New Roman" w:eastAsiaTheme="minorEastAsia" w:hAnsi="Times New Roman"/>
        </w:rPr>
        <w:tab/>
      </w:r>
      <w:r w:rsidR="00481908" w:rsidRPr="004F3A2F">
        <w:rPr>
          <w:rFonts w:ascii="Times New Roman" w:eastAsiaTheme="minorEastAsia" w:hAnsi="Times New Roman"/>
        </w:rPr>
        <w:tab/>
        <w:t>(1</w:t>
      </w:r>
      <w:r w:rsidR="00BC0CF7">
        <w:rPr>
          <w:rFonts w:ascii="Times New Roman" w:eastAsiaTheme="minorEastAsia" w:hAnsi="Times New Roman"/>
        </w:rPr>
        <w:t>7</w:t>
      </w:r>
      <w:r w:rsidR="00481908" w:rsidRPr="004F3A2F">
        <w:rPr>
          <w:rFonts w:ascii="Times New Roman" w:eastAsiaTheme="minorEastAsia" w:hAnsi="Times New Roman"/>
        </w:rPr>
        <w:t>-1)</w:t>
      </w:r>
    </w:p>
    <w:p w14:paraId="27211614" w14:textId="77777777" w:rsidR="00827966" w:rsidRPr="004F3A2F" w:rsidRDefault="00827966" w:rsidP="00827966">
      <w:pPr>
        <w:pStyle w:val="NoSpacing"/>
        <w:rPr>
          <w:rFonts w:ascii="Times New Roman" w:eastAsiaTheme="minorEastAsia" w:hAnsi="Times New Roman"/>
        </w:rPr>
      </w:pPr>
    </w:p>
    <w:p w14:paraId="3B58C8A5" w14:textId="77777777" w:rsidR="00827966" w:rsidRPr="004F3A2F" w:rsidRDefault="00827966" w:rsidP="00827966">
      <w:pPr>
        <w:pStyle w:val="NoSpacing"/>
        <w:rPr>
          <w:rFonts w:ascii="Times New Roman" w:eastAsiaTheme="minorEastAsia" w:hAnsi="Times New Roman"/>
        </w:rPr>
      </w:pPr>
      <w:r w:rsidRPr="004F3A2F">
        <w:rPr>
          <w:rFonts w:ascii="Times New Roman" w:eastAsiaTheme="minorEastAsia" w:hAnsi="Times New Roman"/>
        </w:rPr>
        <w:t xml:space="preserve">where </w:t>
      </w:r>
      <m:oMath>
        <m:r>
          <w:rPr>
            <w:rFonts w:ascii="Cambria Math" w:hAnsi="Cambria Math"/>
          </w:rPr>
          <m:t>Asym</m:t>
        </m:r>
      </m:oMath>
      <w:r w:rsidRPr="004F3A2F">
        <w:rPr>
          <w:rFonts w:ascii="Times New Roman" w:eastAsiaTheme="minorEastAsia" w:hAnsi="Times New Roman"/>
        </w:rPr>
        <w:t xml:space="preserve"> [g L</w:t>
      </w:r>
      <w:r w:rsidRPr="004F3A2F">
        <w:rPr>
          <w:rFonts w:ascii="Times New Roman" w:eastAsiaTheme="minorEastAsia" w:hAnsi="Times New Roman"/>
          <w:vertAlign w:val="superscript"/>
        </w:rPr>
        <w:t>-1</w:t>
      </w:r>
      <w:r w:rsidRPr="004F3A2F">
        <w:rPr>
          <w:rFonts w:ascii="Times New Roman" w:eastAsiaTheme="minorEastAsia" w:hAnsi="Times New Roman"/>
        </w:rPr>
        <w:t xml:space="preserve">] is the maximum concentration found in runoff, </w:t>
      </w:r>
      <m:oMath>
        <m:r>
          <w:rPr>
            <w:rFonts w:ascii="Cambria Math" w:eastAsiaTheme="minorEastAsia" w:hAnsi="Cambria Math"/>
          </w:rPr>
          <m:t>HLU</m:t>
        </m:r>
      </m:oMath>
      <w:r w:rsidRPr="004F3A2F">
        <w:rPr>
          <w:rFonts w:ascii="Times New Roman" w:eastAsiaTheme="minorEastAsia" w:hAnsi="Times New Roman"/>
        </w:rPr>
        <w:t xml:space="preserve"> [-] if the fraction of both developed and agricultural land use, </w:t>
      </w:r>
      <m:oMath>
        <m:r>
          <w:rPr>
            <w:rFonts w:ascii="Cambria Math" w:eastAsiaTheme="minorEastAsia" w:hAnsi="Cambria Math"/>
          </w:rPr>
          <m:t>scale</m:t>
        </m:r>
      </m:oMath>
      <w:r w:rsidRPr="004F3A2F">
        <w:rPr>
          <w:rFonts w:ascii="Times New Roman" w:eastAsiaTheme="minorEastAsia" w:hAnsi="Times New Roman"/>
        </w:rPr>
        <w:t xml:space="preserve"> [-] determines the range of </w:t>
      </w:r>
      <m:oMath>
        <m:r>
          <w:rPr>
            <w:rFonts w:ascii="Cambria Math" w:eastAsiaTheme="minorEastAsia" w:hAnsi="Cambria Math"/>
          </w:rPr>
          <m:t>HLU</m:t>
        </m:r>
      </m:oMath>
      <w:r w:rsidRPr="004F3A2F">
        <w:rPr>
          <w:rFonts w:ascii="Times New Roman" w:eastAsiaTheme="minorEastAsia" w:hAnsi="Times New Roman"/>
        </w:rPr>
        <w:t xml:space="preserve"> at which concentration rises, and </w:t>
      </w:r>
      <m:oMath>
        <m:r>
          <w:rPr>
            <w:rFonts w:ascii="Cambria Math" w:hAnsi="Cambria Math"/>
          </w:rPr>
          <m:t>Xmid</m:t>
        </m:r>
      </m:oMath>
      <w:r w:rsidRPr="004F3A2F">
        <w:rPr>
          <w:rFonts w:ascii="Times New Roman" w:eastAsiaTheme="minorEastAsia" w:hAnsi="Times New Roman"/>
        </w:rPr>
        <w:t xml:space="preserve"> is the inflection point of that curve.  </w:t>
      </w:r>
      <m:oMath>
        <m:r>
          <w:rPr>
            <w:rFonts w:ascii="Cambria Math" w:hAnsi="Cambria Math"/>
          </w:rPr>
          <m:t>Xmid</m:t>
        </m:r>
      </m:oMath>
      <w:r w:rsidRPr="004F3A2F">
        <w:rPr>
          <w:rFonts w:ascii="Times New Roman" w:eastAsiaTheme="minorEastAsia" w:hAnsi="Times New Roman"/>
        </w:rPr>
        <w:t xml:space="preserve"> depends on runoff (</w:t>
      </w:r>
      <m:oMath>
        <m:r>
          <w:rPr>
            <w:rFonts w:ascii="Cambria Math" w:eastAsiaTheme="minorEastAsia" w:hAnsi="Cambria Math"/>
          </w:rPr>
          <m:t>runoff</m:t>
        </m:r>
      </m:oMath>
      <w:r w:rsidRPr="004F3A2F">
        <w:rPr>
          <w:rFonts w:ascii="Times New Roman" w:eastAsiaTheme="minorEastAsia" w:hAnsi="Times New Roman"/>
        </w:rPr>
        <w:t>) and has an intercept (</w:t>
      </w:r>
      <m:oMath>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sidRPr="004F3A2F">
        <w:rPr>
          <w:rFonts w:ascii="Times New Roman" w:eastAsiaTheme="minorEastAsia" w:hAnsi="Times New Roman"/>
        </w:rPr>
        <w:t>) and a slope (</w:t>
      </w:r>
      <m:oMath>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r w:rsidRPr="004F3A2F">
        <w:rPr>
          <w:rFonts w:ascii="Times New Roman" w:eastAsiaTheme="minorEastAsia" w:hAnsi="Times New Roman"/>
        </w:rPr>
        <w:t>).</w:t>
      </w:r>
    </w:p>
    <w:p w14:paraId="58163170" w14:textId="77777777" w:rsidR="00827966" w:rsidRPr="004F3A2F" w:rsidRDefault="00827966" w:rsidP="00827966">
      <w:pPr>
        <w:pStyle w:val="NoSpacing"/>
        <w:rPr>
          <w:rFonts w:ascii="Times New Roman" w:hAnsi="Times New Roman"/>
        </w:rPr>
      </w:pPr>
    </w:p>
    <w:p w14:paraId="388F12BC" w14:textId="51CEF3BF" w:rsidR="00481908" w:rsidRPr="004F3A2F" w:rsidRDefault="00827966" w:rsidP="00481908">
      <w:pPr>
        <w:pStyle w:val="NoSpacing"/>
        <w:rPr>
          <w:rFonts w:ascii="Times New Roman" w:eastAsiaTheme="minorEastAsia" w:hAnsi="Times New Roman"/>
        </w:rPr>
      </w:pPr>
      <w:r w:rsidRPr="004F3A2F">
        <w:rPr>
          <w:rFonts w:ascii="Times New Roman" w:eastAsiaTheme="minorEastAsia" w:hAnsi="Times New Roman"/>
        </w:rPr>
        <w:t xml:space="preserve"> </w:t>
      </w:r>
      <m:oMath>
        <m:r>
          <w:rPr>
            <w:rFonts w:ascii="Cambria Math" w:hAnsi="Cambria Math"/>
          </w:rPr>
          <m:t>Xmid</m:t>
        </m:r>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runoff</m:t>
                </m:r>
              </m:e>
            </m:d>
          </m:e>
        </m:func>
      </m:oMath>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00481908" w:rsidRPr="004F3A2F">
        <w:rPr>
          <w:rFonts w:ascii="Times New Roman" w:eastAsiaTheme="minorEastAsia" w:hAnsi="Times New Roman"/>
        </w:rPr>
        <w:tab/>
        <w:t>(1</w:t>
      </w:r>
      <w:r w:rsidR="00BC0CF7">
        <w:rPr>
          <w:rFonts w:ascii="Times New Roman" w:eastAsiaTheme="minorEastAsia" w:hAnsi="Times New Roman"/>
        </w:rPr>
        <w:t>7</w:t>
      </w:r>
      <w:r w:rsidR="00481908" w:rsidRPr="004F3A2F">
        <w:rPr>
          <w:rFonts w:ascii="Times New Roman" w:eastAsiaTheme="minorEastAsia" w:hAnsi="Times New Roman"/>
        </w:rPr>
        <w:t>-2)</w:t>
      </w:r>
    </w:p>
    <w:p w14:paraId="79AF0FFE" w14:textId="63CE8E56" w:rsidR="00827966" w:rsidRPr="004F3A2F" w:rsidRDefault="009A62B1" w:rsidP="00827966">
      <w:pPr>
        <w:pStyle w:val="NoSpacing"/>
        <w:rPr>
          <w:rFonts w:ascii="Times New Roman" w:eastAsiaTheme="minorEastAsia" w:hAnsi="Times New Roman"/>
        </w:rPr>
      </w:pPr>
      <w:r w:rsidRPr="004F3A2F">
        <w:rPr>
          <w:rFonts w:ascii="Times New Roman" w:eastAsiaTheme="minorEastAsia" w:hAnsi="Times New Roman"/>
        </w:rPr>
        <w:t xml:space="preserve">Parameters </w:t>
      </w:r>
      <m:oMath>
        <m:r>
          <w:rPr>
            <w:rFonts w:ascii="Cambria Math" w:eastAsiaTheme="minorEastAsia" w:hAnsi="Cambria Math"/>
          </w:rPr>
          <m:t>Asym</m:t>
        </m:r>
      </m:oMath>
      <w:r w:rsidRPr="004F3A2F">
        <w:rPr>
          <w:rFonts w:ascii="Times New Roman" w:eastAsiaTheme="minorEastAsia" w:hAnsi="Times New Roman"/>
        </w:rPr>
        <w:t xml:space="preserve">, </w:t>
      </w:r>
      <m:oMath>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sidRPr="004F3A2F">
        <w:rPr>
          <w:rFonts w:ascii="Times New Roman" w:eastAsiaTheme="minorEastAsia" w:hAnsi="Times New Roman"/>
        </w:rPr>
        <w:t xml:space="preserve">, and </w:t>
      </w:r>
      <m:oMath>
        <m:r>
          <w:rPr>
            <w:rFonts w:ascii="Cambria Math" w:eastAsiaTheme="minorEastAsia" w:hAnsi="Cambria Math"/>
          </w:rPr>
          <m:t>Xmi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r w:rsidRPr="004F3A2F">
        <w:rPr>
          <w:rFonts w:ascii="Times New Roman" w:eastAsiaTheme="minorEastAsia" w:hAnsi="Times New Roman"/>
        </w:rPr>
        <w:t xml:space="preserve"> default to values reported in Wollheim et al. (2008), but are accepted as input parameters when locally available information is available, or for the purposes of model calibration.</w:t>
      </w:r>
    </w:p>
    <w:p w14:paraId="6C5B35D4" w14:textId="4C79437D" w:rsidR="00827966" w:rsidRPr="004F3A2F" w:rsidRDefault="00827966" w:rsidP="009A62B1">
      <w:pPr>
        <w:pStyle w:val="NoSpacing"/>
        <w:ind w:firstLine="720"/>
        <w:rPr>
          <w:rFonts w:ascii="Times New Roman" w:hAnsi="Times New Roman"/>
        </w:rPr>
      </w:pPr>
      <w:r w:rsidRPr="004F3A2F">
        <w:rPr>
          <w:rFonts w:ascii="Times New Roman" w:hAnsi="Times New Roman"/>
        </w:rPr>
        <w:t>Grid cells containing a wastewater treatment plant</w:t>
      </w:r>
      <w:r w:rsidR="003D2E76" w:rsidRPr="004F3A2F">
        <w:rPr>
          <w:rFonts w:ascii="Times New Roman" w:hAnsi="Times New Roman"/>
        </w:rPr>
        <w:t>s (WWTP)</w:t>
      </w:r>
      <w:r w:rsidRPr="004F3A2F">
        <w:rPr>
          <w:rFonts w:ascii="Times New Roman" w:hAnsi="Times New Roman"/>
        </w:rPr>
        <w:t xml:space="preserve"> receive DIN loading as,</w:t>
      </w:r>
    </w:p>
    <w:p w14:paraId="022CEBD9" w14:textId="77777777" w:rsidR="00827966" w:rsidRPr="004F3A2F" w:rsidRDefault="00827966" w:rsidP="00827966">
      <w:pPr>
        <w:pStyle w:val="NoSpacing"/>
        <w:rPr>
          <w:rFonts w:ascii="Times New Roman" w:hAnsi="Times New Roman"/>
        </w:rPr>
      </w:pPr>
    </w:p>
    <w:commentRangeStart w:id="386"/>
    <w:p w14:paraId="06A4D3A8" w14:textId="4E00746B" w:rsidR="00481908" w:rsidRPr="004F3A2F" w:rsidRDefault="00000000" w:rsidP="00481908">
      <w:pPr>
        <w:pStyle w:val="NoSpacing"/>
        <w:rPr>
          <w:rFonts w:ascii="Times New Roman" w:eastAsiaTheme="minorEastAsia" w:hAnsi="Times New Roman"/>
        </w:rPr>
      </w:pPr>
      <m:oMath>
        <m:sSubSup>
          <m:sSubSupPr>
            <m:ctrlPr>
              <w:rPr>
                <w:rFonts w:ascii="Cambria Math" w:hAnsi="Cambria Math"/>
                <w:i/>
              </w:rPr>
            </m:ctrlPr>
          </m:sSubSupPr>
          <m:e>
            <m:r>
              <w:rPr>
                <w:rFonts w:ascii="Cambria Math" w:hAnsi="Cambria Math"/>
              </w:rPr>
              <m:t>L</m:t>
            </m:r>
          </m:e>
          <m:sub>
            <m:r>
              <w:rPr>
                <w:rFonts w:ascii="Cambria Math" w:hAnsi="Cambria Math"/>
              </w:rPr>
              <m:t>DIN</m:t>
            </m:r>
          </m:sub>
          <m:sup>
            <m:r>
              <w:rPr>
                <w:rFonts w:ascii="Cambria Math" w:hAnsi="Cambria Math"/>
              </w:rPr>
              <m:t>WWTP</m:t>
            </m:r>
          </m:sup>
        </m:sSubSup>
        <w:commentRangeEnd w:id="386"/>
        <m:r>
          <m:rPr>
            <m:sty m:val="p"/>
          </m:rPr>
          <w:rPr>
            <w:rStyle w:val="CommentReference"/>
            <w:rFonts w:ascii="Cambria Math" w:eastAsia="Arial" w:hAnsi="Cambria Math"/>
            <w:kern w:val="0"/>
            <w:lang w:val="en" w:eastAsia="en-US"/>
          </w:rPr>
          <w:commentReference w:id="386"/>
        </m:r>
        <m:r>
          <w:rPr>
            <w:rFonts w:ascii="Cambria Math" w:hAnsi="Cambria Math"/>
          </w:rPr>
          <m:t>=WWT</m:t>
        </m:r>
        <m:sSub>
          <m:sSubPr>
            <m:ctrlPr>
              <w:rPr>
                <w:rFonts w:ascii="Cambria Math" w:hAnsi="Cambria Math"/>
                <w:i/>
              </w:rPr>
            </m:ctrlPr>
          </m:sSubPr>
          <m:e>
            <m:r>
              <w:rPr>
                <w:rFonts w:ascii="Cambria Math" w:hAnsi="Cambria Math"/>
              </w:rPr>
              <m:t>P</m:t>
            </m:r>
          </m:e>
          <m:sub>
            <m:r>
              <w:rPr>
                <w:rFonts w:ascii="Cambria Math" w:hAnsi="Cambria Math"/>
              </w:rPr>
              <m:t>loadRate</m:t>
            </m:r>
          </m:sub>
        </m:sSub>
        <m:r>
          <w:rPr>
            <w:rFonts w:ascii="Cambria Math" w:hAnsi="Cambria Math"/>
          </w:rPr>
          <m:t>*Po</m:t>
        </m:r>
        <m:sSub>
          <m:sSubPr>
            <m:ctrlPr>
              <w:rPr>
                <w:rFonts w:ascii="Cambria Math" w:hAnsi="Cambria Math"/>
                <w:i/>
              </w:rPr>
            </m:ctrlPr>
          </m:sSubPr>
          <m:e>
            <m:r>
              <w:rPr>
                <w:rFonts w:ascii="Cambria Math" w:hAnsi="Cambria Math"/>
              </w:rPr>
              <m:t>p</m:t>
            </m:r>
          </m:e>
          <m:sub>
            <m:r>
              <w:rPr>
                <w:rFonts w:ascii="Cambria Math" w:hAnsi="Cambria Math"/>
              </w:rPr>
              <m:t>WWTP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Trmt</m:t>
                </m:r>
              </m:sub>
            </m:sSub>
          </m:e>
        </m:d>
      </m:oMath>
      <w:r w:rsidR="00C214DC" w:rsidRPr="004F3A2F">
        <w:rPr>
          <w:rFonts w:ascii="Times New Roman" w:eastAsiaTheme="minorEastAsia" w:hAnsi="Times New Roman"/>
        </w:rPr>
        <w:tab/>
      </w:r>
      <w:r w:rsidR="0002026F">
        <w:rPr>
          <w:rFonts w:ascii="Times New Roman" w:eastAsiaTheme="minorEastAsia" w:hAnsi="Times New Roman"/>
        </w:rPr>
        <w:t>[kg/d]</w:t>
      </w:r>
      <w:r w:rsidR="00C214DC" w:rsidRPr="004F3A2F">
        <w:rPr>
          <w:rFonts w:ascii="Times New Roman" w:eastAsiaTheme="minorEastAsia" w:hAnsi="Times New Roman"/>
        </w:rPr>
        <w:tab/>
      </w:r>
      <w:r w:rsidR="00C214DC" w:rsidRPr="004F3A2F">
        <w:rPr>
          <w:rFonts w:ascii="Times New Roman" w:eastAsiaTheme="minorEastAsia" w:hAnsi="Times New Roman"/>
        </w:rPr>
        <w:tab/>
      </w:r>
      <w:r w:rsidR="00C214DC" w:rsidRPr="004F3A2F">
        <w:rPr>
          <w:rFonts w:ascii="Times New Roman" w:eastAsiaTheme="minorEastAsia" w:hAnsi="Times New Roman"/>
        </w:rPr>
        <w:tab/>
      </w:r>
      <w:r w:rsidR="00C214DC" w:rsidRPr="004F3A2F">
        <w:rPr>
          <w:rFonts w:ascii="Times New Roman" w:eastAsiaTheme="minorEastAsia" w:hAnsi="Times New Roman"/>
        </w:rPr>
        <w:tab/>
      </w:r>
      <w:r w:rsidR="00481908" w:rsidRPr="004F3A2F">
        <w:rPr>
          <w:rFonts w:ascii="Times New Roman" w:eastAsiaTheme="minorEastAsia" w:hAnsi="Times New Roman"/>
        </w:rPr>
        <w:tab/>
        <w:t>(1</w:t>
      </w:r>
      <w:r w:rsidR="00BC0CF7">
        <w:rPr>
          <w:rFonts w:ascii="Times New Roman" w:eastAsiaTheme="minorEastAsia" w:hAnsi="Times New Roman"/>
        </w:rPr>
        <w:t>7</w:t>
      </w:r>
      <w:r w:rsidR="00481908" w:rsidRPr="004F3A2F">
        <w:rPr>
          <w:rFonts w:ascii="Times New Roman" w:eastAsiaTheme="minorEastAsia" w:hAnsi="Times New Roman"/>
        </w:rPr>
        <w:t>-3)</w:t>
      </w:r>
    </w:p>
    <w:p w14:paraId="63BF0D33" w14:textId="7C58881A" w:rsidR="00827966" w:rsidRPr="004F3A2F" w:rsidRDefault="00827966" w:rsidP="00827966">
      <w:pPr>
        <w:pStyle w:val="NoSpacing"/>
        <w:rPr>
          <w:rFonts w:ascii="Times New Roman" w:eastAsiaTheme="minorEastAsia" w:hAnsi="Times New Roman"/>
        </w:rPr>
      </w:pPr>
    </w:p>
    <w:p w14:paraId="749F56F8" w14:textId="312A021F" w:rsidR="005A20C6" w:rsidRPr="004F3A2F" w:rsidRDefault="00827966" w:rsidP="00827966">
      <w:pPr>
        <w:pStyle w:val="NoSpacing"/>
        <w:rPr>
          <w:rFonts w:ascii="Times New Roman" w:hAnsi="Times New Roman"/>
        </w:rPr>
      </w:pPr>
      <w:r w:rsidRPr="004F3A2F">
        <w:rPr>
          <w:rFonts w:ascii="Times New Roman" w:hAnsi="Times New Roman"/>
        </w:rPr>
        <w:t xml:space="preserve">where daily nitrogen load </w:t>
      </w:r>
      <w:r w:rsidR="0002026F">
        <w:rPr>
          <w:rFonts w:ascii="Times New Roman" w:hAnsi="Times New Roman"/>
        </w:rPr>
        <w:t xml:space="preserve">influent to the treatment plant </w:t>
      </w:r>
      <w:r w:rsidRPr="004F3A2F">
        <w:rPr>
          <w:rFonts w:ascii="Times New Roman" w:hAnsi="Times New Roman"/>
        </w:rPr>
        <w:t>(</w:t>
      </w:r>
      <m:oMath>
        <m:r>
          <w:rPr>
            <w:rFonts w:ascii="Cambria Math" w:hAnsi="Cambria Math"/>
          </w:rPr>
          <m:t>WWT</m:t>
        </m:r>
        <m:sSub>
          <m:sSubPr>
            <m:ctrlPr>
              <w:rPr>
                <w:rFonts w:ascii="Cambria Math" w:hAnsi="Cambria Math"/>
                <w:i/>
              </w:rPr>
            </m:ctrlPr>
          </m:sSubPr>
          <m:e>
            <m:r>
              <w:rPr>
                <w:rFonts w:ascii="Cambria Math" w:hAnsi="Cambria Math"/>
              </w:rPr>
              <m:t>P</m:t>
            </m:r>
          </m:e>
          <m:sub>
            <m:r>
              <w:rPr>
                <w:rFonts w:ascii="Cambria Math" w:hAnsi="Cambria Math"/>
              </w:rPr>
              <m:t>loadRate</m:t>
            </m:r>
          </m:sub>
        </m:sSub>
      </m:oMath>
      <w:r w:rsidRPr="004F3A2F">
        <w:rPr>
          <w:rFonts w:ascii="Times New Roman" w:eastAsiaTheme="minorEastAsia" w:hAnsi="Times New Roman"/>
        </w:rPr>
        <w:t>) [kg</w:t>
      </w:r>
      <w:r w:rsidR="005A20C6" w:rsidRPr="004F3A2F">
        <w:rPr>
          <w:rFonts w:ascii="Times New Roman" w:eastAsiaTheme="minorEastAsia" w:hAnsi="Times New Roman"/>
        </w:rPr>
        <w:t>/P</w:t>
      </w:r>
      <w:r w:rsidR="00CA10EF" w:rsidRPr="004F3A2F">
        <w:rPr>
          <w:rFonts w:ascii="Times New Roman" w:eastAsiaTheme="minorEastAsia" w:hAnsi="Times New Roman"/>
        </w:rPr>
        <w:t>erson</w:t>
      </w:r>
      <w:r w:rsidR="005A20C6" w:rsidRPr="004F3A2F">
        <w:rPr>
          <w:rFonts w:ascii="Times New Roman" w:eastAsiaTheme="minorEastAsia" w:hAnsi="Times New Roman"/>
        </w:rPr>
        <w:t>/d</w:t>
      </w:r>
      <w:r w:rsidRPr="004F3A2F">
        <w:rPr>
          <w:rFonts w:ascii="Times New Roman" w:eastAsiaTheme="minorEastAsia" w:hAnsi="Times New Roman"/>
        </w:rPr>
        <w:t>]</w:t>
      </w:r>
      <w:r w:rsidR="005A20C6" w:rsidRPr="004F3A2F">
        <w:rPr>
          <w:rFonts w:ascii="Times New Roman" w:hAnsi="Times New Roman"/>
        </w:rPr>
        <w:t>, population served by each plant (</w:t>
      </w:r>
      <m:oMath>
        <m:r>
          <w:rPr>
            <w:rFonts w:ascii="Cambria Math" w:hAnsi="Cambria Math"/>
          </w:rPr>
          <m:t>Po</m:t>
        </m:r>
        <m:sSub>
          <m:sSubPr>
            <m:ctrlPr>
              <w:rPr>
                <w:rFonts w:ascii="Cambria Math" w:hAnsi="Cambria Math"/>
                <w:i/>
              </w:rPr>
            </m:ctrlPr>
          </m:sSubPr>
          <m:e>
            <m:r>
              <w:rPr>
                <w:rFonts w:ascii="Cambria Math" w:hAnsi="Cambria Math"/>
              </w:rPr>
              <m:t>p</m:t>
            </m:r>
          </m:e>
          <m:sub>
            <m:r>
              <w:rPr>
                <w:rFonts w:ascii="Cambria Math" w:hAnsi="Cambria Math"/>
              </w:rPr>
              <m:t>WWTP</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P</m:t>
            </m:r>
          </m:e>
        </m:d>
      </m:oMath>
      <w:r w:rsidR="005A20C6" w:rsidRPr="004F3A2F">
        <w:rPr>
          <w:rFonts w:ascii="Times New Roman" w:hAnsi="Times New Roman"/>
        </w:rPr>
        <w:t>)</w:t>
      </w:r>
      <w:r w:rsidR="00025E38" w:rsidRPr="004F3A2F">
        <w:rPr>
          <w:rFonts w:ascii="Times New Roman" w:hAnsi="Times New Roman"/>
        </w:rPr>
        <w:t xml:space="preserve"> for each treatment plant is read into the model</w:t>
      </w:r>
      <w:r w:rsidR="005A20C6" w:rsidRPr="004F3A2F">
        <w:rPr>
          <w:rFonts w:ascii="Times New Roman" w:hAnsi="Times New Roman"/>
        </w:rPr>
        <w:t xml:space="preserve"> </w:t>
      </w:r>
      <w:r w:rsidR="00025E38" w:rsidRPr="004F3A2F">
        <w:rPr>
          <w:rFonts w:ascii="Times New Roman" w:hAnsi="Times New Roman"/>
        </w:rPr>
        <w:t xml:space="preserve">and </w:t>
      </w:r>
      <w:r w:rsidR="005A20C6" w:rsidRPr="004F3A2F">
        <w:rPr>
          <w:rFonts w:ascii="Times New Roman" w:hAnsi="Times New Roman"/>
        </w:rPr>
        <w:t>interpolated linearly between years of known service popul</w:t>
      </w:r>
      <w:r w:rsidR="00C214DC" w:rsidRPr="004F3A2F">
        <w:rPr>
          <w:rFonts w:ascii="Times New Roman" w:hAnsi="Times New Roman"/>
        </w:rPr>
        <w:t>a</w:t>
      </w:r>
      <w:r w:rsidR="005A20C6" w:rsidRPr="004F3A2F">
        <w:rPr>
          <w:rFonts w:ascii="Times New Roman" w:hAnsi="Times New Roman"/>
        </w:rPr>
        <w:t>tion</w:t>
      </w:r>
      <w:r w:rsidRPr="004F3A2F">
        <w:rPr>
          <w:rFonts w:ascii="Times New Roman" w:hAnsi="Times New Roman"/>
        </w:rPr>
        <w:t>.</w:t>
      </w:r>
      <w:r w:rsidR="005A20C6" w:rsidRPr="004F3A2F">
        <w:rPr>
          <w:rFonts w:ascii="Times New Roman" w:hAnsi="Times New Roman"/>
        </w:rPr>
        <w:t xml:space="preserve"> </w:t>
      </w:r>
      <w:r w:rsidR="00025E38" w:rsidRPr="004F3A2F">
        <w:rPr>
          <w:rFonts w:ascii="Times New Roman" w:hAnsi="Times New Roman"/>
        </w:rPr>
        <w:t xml:space="preserve"> Nitrogen removal </w:t>
      </w:r>
      <w:r w:rsidR="0002026F">
        <w:rPr>
          <w:rFonts w:ascii="Times New Roman" w:hAnsi="Times New Roman"/>
        </w:rPr>
        <w:t xml:space="preserve">for </w:t>
      </w:r>
      <w:r w:rsidR="00025E38" w:rsidRPr="004F3A2F">
        <w:rPr>
          <w:rFonts w:ascii="Times New Roman" w:hAnsi="Times New Roman"/>
        </w:rPr>
        <w:t>treatment</w:t>
      </w:r>
      <w:r w:rsidRPr="004F3A2F">
        <w:rPr>
          <w:rFonts w:ascii="Times New Roman" w:hAnsi="Times New Roman"/>
        </w:rPr>
        <w:t xml:space="preserve"> </w:t>
      </w:r>
      <w:r w:rsidR="0002026F">
        <w:rPr>
          <w:rFonts w:ascii="Times New Roman" w:hAnsi="Times New Roman"/>
        </w:rPr>
        <w:t xml:space="preserve">plants </w:t>
      </w:r>
      <w:r w:rsidR="00025E38" w:rsidRPr="004F3A2F">
        <w:rPr>
          <w:rFonts w:ascii="Times New Roman" w:hAnsi="Times New Roman"/>
        </w:rPr>
        <w:t>(</w:t>
      </w:r>
      <m:oMath>
        <m:sSub>
          <m:sSubPr>
            <m:ctrlPr>
              <w:rPr>
                <w:rFonts w:ascii="Cambria Math" w:hAnsi="Cambria Math"/>
                <w:i/>
              </w:rPr>
            </m:ctrlPr>
          </m:sSubPr>
          <m:e>
            <m:r>
              <w:rPr>
                <w:rFonts w:ascii="Cambria Math" w:hAnsi="Cambria Math"/>
              </w:rPr>
              <m:t>R</m:t>
            </m:r>
          </m:e>
          <m:sub>
            <m:r>
              <w:rPr>
                <w:rFonts w:ascii="Cambria Math" w:hAnsi="Cambria Math"/>
              </w:rPr>
              <m:t>Trmt</m:t>
            </m:r>
          </m:sub>
        </m:sSub>
      </m:oMath>
      <w:r w:rsidR="00025E38" w:rsidRPr="004F3A2F">
        <w:rPr>
          <w:rFonts w:ascii="Times New Roman" w:hAnsi="Times New Roman"/>
        </w:rPr>
        <w:t xml:space="preserve">) are </w:t>
      </w:r>
      <w:r w:rsidR="0002026F">
        <w:rPr>
          <w:rFonts w:ascii="Times New Roman" w:hAnsi="Times New Roman"/>
        </w:rPr>
        <w:t xml:space="preserve">values input </w:t>
      </w:r>
      <w:r w:rsidR="00025E38" w:rsidRPr="004F3A2F">
        <w:rPr>
          <w:rFonts w:ascii="Times New Roman" w:hAnsi="Times New Roman"/>
        </w:rPr>
        <w:t>from a lookup-table relating removal rate to treatment type (Table 1</w:t>
      </w:r>
      <w:r w:rsidR="00BC0CF7">
        <w:rPr>
          <w:rFonts w:ascii="Times New Roman" w:hAnsi="Times New Roman"/>
        </w:rPr>
        <w:t>7</w:t>
      </w:r>
      <w:r w:rsidR="00025E38" w:rsidRPr="004F3A2F">
        <w:rPr>
          <w:rFonts w:ascii="Times New Roman" w:hAnsi="Times New Roman"/>
        </w:rPr>
        <w:t xml:space="preserve">-1).  </w:t>
      </w:r>
      <w:r w:rsidR="009A62B1" w:rsidRPr="004F3A2F">
        <w:rPr>
          <w:rFonts w:ascii="Times New Roman" w:hAnsi="Times New Roman"/>
        </w:rPr>
        <w:t xml:space="preserve">The data used for waste water treatment plants in the USA is </w:t>
      </w:r>
      <w:r w:rsidR="0002026F">
        <w:rPr>
          <w:rFonts w:ascii="Times New Roman" w:hAnsi="Times New Roman"/>
        </w:rPr>
        <w:t>available through</w:t>
      </w:r>
      <w:r w:rsidR="009A62B1" w:rsidRPr="004F3A2F">
        <w:rPr>
          <w:rFonts w:ascii="Times New Roman" w:hAnsi="Times New Roman"/>
        </w:rPr>
        <w:t xml:space="preserve"> </w:t>
      </w:r>
      <w:r w:rsidR="0002026F">
        <w:rPr>
          <w:rFonts w:ascii="Times New Roman" w:hAnsi="Times New Roman"/>
        </w:rPr>
        <w:t xml:space="preserve">the </w:t>
      </w:r>
      <w:commentRangeStart w:id="387"/>
      <w:r w:rsidR="009A62B1" w:rsidRPr="004F3A2F">
        <w:rPr>
          <w:rFonts w:ascii="Times New Roman" w:hAnsi="Times New Roman"/>
        </w:rPr>
        <w:t xml:space="preserve">US Environmental Protection Agency Clean Water Needs Survey (CWNS) data </w:t>
      </w:r>
      <w:r w:rsidR="009A62B1" w:rsidRPr="004F3A2F">
        <w:rPr>
          <w:rFonts w:ascii="Times New Roman" w:hAnsi="Times New Roman"/>
        </w:rPr>
        <w:fldChar w:fldCharType="begin"/>
      </w:r>
      <w:r w:rsidR="009A62B1" w:rsidRPr="004F3A2F">
        <w:rPr>
          <w:rFonts w:ascii="Times New Roman" w:hAnsi="Times New Roman"/>
        </w:rPr>
        <w:instrText xml:space="preserve"> ADDIN ZOTERO_ITEM CSL_CITATION {"citationID":"Ed2YTCtw","properties":{"formattedCitation":"(USEPA, 2016)","plainCitation":"(USEPA, 2016)","noteIndex":0},"citationItems":[{"id":3987,"uris":["http://zotero.org/users/492362/items/ICX8K6IU"],"uri":["http://zotero.org/users/492362/items/ICX8K6IU"],"itemData":{"id":3987,"type":"report","number":"EPA-830-R-15005","title":"Clean Watersheds Needs Survey 2012: Report to congress","author":[{"literal":"USEPA"}],"issued":{"date-parts":[["2016",1]]}}}],"schema":"https://github.com/citation-style-language/schema/raw/master/csl-citation.json"} </w:instrText>
      </w:r>
      <w:r w:rsidR="009A62B1" w:rsidRPr="004F3A2F">
        <w:rPr>
          <w:rFonts w:ascii="Times New Roman" w:hAnsi="Times New Roman"/>
        </w:rPr>
        <w:fldChar w:fldCharType="separate"/>
      </w:r>
      <w:r w:rsidR="009A62B1" w:rsidRPr="004F3A2F">
        <w:rPr>
          <w:rFonts w:ascii="Times New Roman" w:hAnsi="Times New Roman"/>
        </w:rPr>
        <w:t>(USEPA, 2016)</w:t>
      </w:r>
      <w:r w:rsidR="009A62B1" w:rsidRPr="004F3A2F">
        <w:rPr>
          <w:rFonts w:ascii="Times New Roman" w:hAnsi="Times New Roman"/>
        </w:rPr>
        <w:fldChar w:fldCharType="end"/>
      </w:r>
      <w:r w:rsidR="003D2E76" w:rsidRPr="004F3A2F">
        <w:rPr>
          <w:rFonts w:ascii="Times New Roman" w:hAnsi="Times New Roman"/>
        </w:rPr>
        <w:t xml:space="preserve"> and includes plant coordinates in longitude-latitude, population served, and treatment type</w:t>
      </w:r>
      <w:r w:rsidR="009A62B1" w:rsidRPr="004F3A2F">
        <w:rPr>
          <w:rFonts w:ascii="Times New Roman" w:hAnsi="Times New Roman"/>
        </w:rPr>
        <w:t>.</w:t>
      </w:r>
      <w:commentRangeEnd w:id="387"/>
      <w:r w:rsidR="00CA10EF" w:rsidRPr="004F3A2F">
        <w:rPr>
          <w:rStyle w:val="CommentReference"/>
          <w:rFonts w:ascii="Times New Roman" w:eastAsia="Arial" w:hAnsi="Times New Roman"/>
          <w:kern w:val="0"/>
          <w:lang w:val="en" w:eastAsia="en-US"/>
        </w:rPr>
        <w:commentReference w:id="387"/>
      </w:r>
    </w:p>
    <w:p w14:paraId="79552711" w14:textId="758F5FAE" w:rsidR="00025E38" w:rsidRPr="004F3A2F" w:rsidRDefault="00025E38" w:rsidP="00827966">
      <w:pPr>
        <w:pStyle w:val="NoSpacing"/>
        <w:rPr>
          <w:rFonts w:ascii="Times New Roman" w:hAnsi="Times New Roman"/>
        </w:rPr>
      </w:pPr>
    </w:p>
    <w:p w14:paraId="18568A5A" w14:textId="65AF4A57" w:rsidR="00025E38" w:rsidRPr="004F3A2F" w:rsidRDefault="00025E38" w:rsidP="00827966">
      <w:pPr>
        <w:pStyle w:val="NoSpacing"/>
        <w:rPr>
          <w:rFonts w:ascii="Times New Roman" w:hAnsi="Times New Roman"/>
        </w:rPr>
      </w:pPr>
      <w:r w:rsidRPr="004F3A2F">
        <w:rPr>
          <w:rFonts w:ascii="Times New Roman" w:hAnsi="Times New Roman"/>
        </w:rPr>
        <w:t>Table 1</w:t>
      </w:r>
      <w:r w:rsidR="00BC0CF7">
        <w:rPr>
          <w:rFonts w:ascii="Times New Roman" w:hAnsi="Times New Roman"/>
        </w:rPr>
        <w:t>7</w:t>
      </w:r>
      <w:r w:rsidRPr="004F3A2F">
        <w:rPr>
          <w:rFonts w:ascii="Times New Roman" w:hAnsi="Times New Roman"/>
        </w:rPr>
        <w:t>-1:  Nitrogen removal fractions for each process type for waste water treatment plants</w:t>
      </w:r>
      <w:r w:rsidR="0087083D" w:rsidRPr="004F3A2F">
        <w:rPr>
          <w:rFonts w:ascii="Times New Roman" w:hAnsi="Times New Roman"/>
        </w:rPr>
        <w:t xml:space="preserve"> </w:t>
      </w:r>
      <w:commentRangeStart w:id="388"/>
      <w:r w:rsidR="0087083D" w:rsidRPr="004F3A2F">
        <w:rPr>
          <w:rFonts w:ascii="Times New Roman" w:hAnsi="Times New Roman"/>
        </w:rPr>
        <w:t>following</w:t>
      </w:r>
      <w:commentRangeEnd w:id="388"/>
      <w:r w:rsidR="0087083D" w:rsidRPr="004F3A2F">
        <w:rPr>
          <w:rStyle w:val="CommentReference"/>
          <w:rFonts w:ascii="Times New Roman" w:eastAsia="Arial" w:hAnsi="Times New Roman"/>
          <w:kern w:val="0"/>
          <w:lang w:val="en" w:eastAsia="en-US"/>
        </w:rPr>
        <w:commentReference w:id="388"/>
      </w:r>
      <w:r w:rsidR="0087083D" w:rsidRPr="004F3A2F">
        <w:rPr>
          <w:rFonts w:ascii="Times New Roman" w:hAnsi="Times New Roman"/>
        </w:rPr>
        <w:t xml:space="preserve"> </w:t>
      </w:r>
      <w:r w:rsidRPr="004F3A2F">
        <w:rPr>
          <w:rFonts w:ascii="Times New Roman" w:hAnsi="Times New Roman"/>
        </w:rPr>
        <w:t>.</w:t>
      </w:r>
    </w:p>
    <w:tbl>
      <w:tblPr>
        <w:tblStyle w:val="TableGrid"/>
        <w:tblW w:w="0" w:type="auto"/>
        <w:tblLook w:val="04A0" w:firstRow="1" w:lastRow="0" w:firstColumn="1" w:lastColumn="0" w:noHBand="0" w:noVBand="1"/>
      </w:tblPr>
      <w:tblGrid>
        <w:gridCol w:w="4675"/>
        <w:gridCol w:w="4675"/>
      </w:tblGrid>
      <w:tr w:rsidR="00025E38" w:rsidRPr="004F3A2F" w14:paraId="137C589F" w14:textId="77777777" w:rsidTr="00025E38">
        <w:tc>
          <w:tcPr>
            <w:tcW w:w="4675" w:type="dxa"/>
          </w:tcPr>
          <w:p w14:paraId="5126D7DC" w14:textId="0B29E8D6" w:rsidR="00025E38" w:rsidRPr="004F3A2F" w:rsidRDefault="00025E38" w:rsidP="00827966">
            <w:pPr>
              <w:pStyle w:val="NoSpacing"/>
              <w:rPr>
                <w:rFonts w:ascii="Times New Roman" w:hAnsi="Times New Roman"/>
              </w:rPr>
            </w:pPr>
            <w:r w:rsidRPr="004F3A2F">
              <w:rPr>
                <w:rFonts w:ascii="Times New Roman" w:hAnsi="Times New Roman"/>
              </w:rPr>
              <w:t>Process Type</w:t>
            </w:r>
          </w:p>
        </w:tc>
        <w:tc>
          <w:tcPr>
            <w:tcW w:w="4675" w:type="dxa"/>
          </w:tcPr>
          <w:p w14:paraId="5A33E245" w14:textId="55D0D08A" w:rsidR="00025E38" w:rsidRPr="004F3A2F" w:rsidRDefault="00025E38" w:rsidP="00827966">
            <w:pPr>
              <w:pStyle w:val="NoSpacing"/>
              <w:rPr>
                <w:rFonts w:ascii="Times New Roman" w:hAnsi="Times New Roman"/>
              </w:rPr>
            </w:pPr>
            <w:r w:rsidRPr="004F3A2F">
              <w:rPr>
                <w:rFonts w:ascii="Times New Roman" w:hAnsi="Times New Roman"/>
              </w:rPr>
              <w:t>Removal fraction (-)</w:t>
            </w:r>
          </w:p>
        </w:tc>
      </w:tr>
      <w:tr w:rsidR="00025E38" w:rsidRPr="004F3A2F" w14:paraId="4AE5473D" w14:textId="77777777" w:rsidTr="00025E38">
        <w:tc>
          <w:tcPr>
            <w:tcW w:w="4675" w:type="dxa"/>
          </w:tcPr>
          <w:p w14:paraId="2460804A" w14:textId="5C6299BA" w:rsidR="00025E38" w:rsidRPr="004F3A2F" w:rsidRDefault="00025E38" w:rsidP="00827966">
            <w:pPr>
              <w:pStyle w:val="NoSpacing"/>
              <w:rPr>
                <w:rFonts w:ascii="Times New Roman" w:hAnsi="Times New Roman"/>
              </w:rPr>
            </w:pPr>
            <w:r w:rsidRPr="004F3A2F">
              <w:rPr>
                <w:rFonts w:ascii="Times New Roman" w:hAnsi="Times New Roman"/>
              </w:rPr>
              <w:t>Primary</w:t>
            </w:r>
          </w:p>
        </w:tc>
        <w:tc>
          <w:tcPr>
            <w:tcW w:w="4675" w:type="dxa"/>
          </w:tcPr>
          <w:p w14:paraId="25265706" w14:textId="1442B607" w:rsidR="00025E38" w:rsidRPr="004F3A2F" w:rsidRDefault="0087083D" w:rsidP="00827966">
            <w:pPr>
              <w:pStyle w:val="NoSpacing"/>
              <w:rPr>
                <w:rFonts w:ascii="Times New Roman" w:hAnsi="Times New Roman"/>
              </w:rPr>
            </w:pPr>
            <w:r w:rsidRPr="004F3A2F">
              <w:rPr>
                <w:rFonts w:ascii="Times New Roman" w:hAnsi="Times New Roman"/>
              </w:rPr>
              <w:t>0.1</w:t>
            </w:r>
          </w:p>
        </w:tc>
      </w:tr>
      <w:tr w:rsidR="00025E38" w:rsidRPr="004F3A2F" w14:paraId="5630352B" w14:textId="77777777" w:rsidTr="00025E38">
        <w:tc>
          <w:tcPr>
            <w:tcW w:w="4675" w:type="dxa"/>
          </w:tcPr>
          <w:p w14:paraId="58EAC2A1" w14:textId="4D59E11A" w:rsidR="00025E38" w:rsidRPr="004F3A2F" w:rsidRDefault="00025E38" w:rsidP="00827966">
            <w:pPr>
              <w:pStyle w:val="NoSpacing"/>
              <w:rPr>
                <w:rFonts w:ascii="Times New Roman" w:hAnsi="Times New Roman"/>
              </w:rPr>
            </w:pPr>
            <w:r w:rsidRPr="004F3A2F">
              <w:rPr>
                <w:rFonts w:ascii="Times New Roman" w:hAnsi="Times New Roman"/>
              </w:rPr>
              <w:t>Secondary</w:t>
            </w:r>
          </w:p>
        </w:tc>
        <w:tc>
          <w:tcPr>
            <w:tcW w:w="4675" w:type="dxa"/>
          </w:tcPr>
          <w:p w14:paraId="413981AA" w14:textId="3BC57F77" w:rsidR="00025E38" w:rsidRPr="004F3A2F" w:rsidRDefault="0087083D" w:rsidP="00827966">
            <w:pPr>
              <w:pStyle w:val="NoSpacing"/>
              <w:rPr>
                <w:rFonts w:ascii="Times New Roman" w:hAnsi="Times New Roman"/>
              </w:rPr>
            </w:pPr>
            <w:r w:rsidRPr="004F3A2F">
              <w:rPr>
                <w:rFonts w:ascii="Times New Roman" w:hAnsi="Times New Roman"/>
              </w:rPr>
              <w:t>0.5</w:t>
            </w:r>
          </w:p>
        </w:tc>
      </w:tr>
      <w:tr w:rsidR="00025E38" w:rsidRPr="004F3A2F" w14:paraId="3E2143F5" w14:textId="77777777" w:rsidTr="00025E38">
        <w:tc>
          <w:tcPr>
            <w:tcW w:w="4675" w:type="dxa"/>
          </w:tcPr>
          <w:p w14:paraId="3F26EF0C" w14:textId="035F3D4D" w:rsidR="00025E38" w:rsidRPr="004F3A2F" w:rsidRDefault="00025E38" w:rsidP="00827966">
            <w:pPr>
              <w:pStyle w:val="NoSpacing"/>
              <w:rPr>
                <w:rFonts w:ascii="Times New Roman" w:hAnsi="Times New Roman"/>
              </w:rPr>
            </w:pPr>
            <w:r w:rsidRPr="004F3A2F">
              <w:rPr>
                <w:rFonts w:ascii="Times New Roman" w:hAnsi="Times New Roman"/>
              </w:rPr>
              <w:t>Secondary (Advanced) / Tertiary</w:t>
            </w:r>
          </w:p>
        </w:tc>
        <w:tc>
          <w:tcPr>
            <w:tcW w:w="4675" w:type="dxa"/>
          </w:tcPr>
          <w:p w14:paraId="53AD65A5" w14:textId="0F773220" w:rsidR="00025E38" w:rsidRPr="004F3A2F" w:rsidRDefault="0087083D" w:rsidP="00827966">
            <w:pPr>
              <w:pStyle w:val="NoSpacing"/>
              <w:rPr>
                <w:rFonts w:ascii="Times New Roman" w:hAnsi="Times New Roman"/>
              </w:rPr>
            </w:pPr>
            <w:r w:rsidRPr="004F3A2F">
              <w:rPr>
                <w:rFonts w:ascii="Times New Roman" w:hAnsi="Times New Roman"/>
              </w:rPr>
              <w:t>0.8</w:t>
            </w:r>
          </w:p>
        </w:tc>
      </w:tr>
    </w:tbl>
    <w:p w14:paraId="25B56DC9" w14:textId="77777777" w:rsidR="00025E38" w:rsidRPr="004F3A2F" w:rsidRDefault="00025E38" w:rsidP="00827966">
      <w:pPr>
        <w:pStyle w:val="NoSpacing"/>
        <w:rPr>
          <w:rFonts w:ascii="Times New Roman" w:hAnsi="Times New Roman"/>
        </w:rPr>
      </w:pPr>
    </w:p>
    <w:p w14:paraId="4CF7D3D7" w14:textId="7EDA8AC7" w:rsidR="005A20C6" w:rsidRPr="004F3A2F" w:rsidRDefault="00C214DC" w:rsidP="00827966">
      <w:pPr>
        <w:pStyle w:val="NoSpacing"/>
        <w:rPr>
          <w:rFonts w:ascii="Times New Roman" w:hAnsi="Times New Roman"/>
        </w:rPr>
      </w:pPr>
      <w:r w:rsidRPr="004F3A2F">
        <w:rPr>
          <w:rFonts w:ascii="Times New Roman" w:hAnsi="Times New Roman"/>
        </w:rPr>
        <w:t xml:space="preserve">Concentration of DIN in local </w:t>
      </w:r>
      <w:commentRangeStart w:id="389"/>
      <w:commentRangeStart w:id="390"/>
      <w:r w:rsidRPr="004F3A2F">
        <w:rPr>
          <w:rFonts w:ascii="Times New Roman" w:hAnsi="Times New Roman"/>
        </w:rPr>
        <w:t>runoff (</w:t>
      </w: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Local</m:t>
            </m:r>
          </m:sup>
        </m:sSubSup>
        <m:d>
          <m:dPr>
            <m:begChr m:val="["/>
            <m:endChr m:val="]"/>
            <m:ctrlPr>
              <w:rPr>
                <w:rFonts w:ascii="Cambria Math" w:hAnsi="Cambria Math"/>
                <w:i/>
              </w:rPr>
            </m:ctrlPr>
          </m:dPr>
          <m:e>
            <m:r>
              <w:rPr>
                <w:rFonts w:ascii="Cambria Math" w:hAnsi="Cambria Math"/>
              </w:rPr>
              <m:t xml:space="preserve">g </m:t>
            </m:r>
            <m:sSup>
              <m:sSupPr>
                <m:ctrlPr>
                  <w:rPr>
                    <w:rFonts w:ascii="Cambria Math" w:hAnsi="Cambria Math"/>
                    <w:i/>
                  </w:rPr>
                </m:ctrlPr>
              </m:sSupPr>
              <m:e>
                <m:r>
                  <w:rPr>
                    <w:rFonts w:ascii="Cambria Math" w:hAnsi="Cambria Math"/>
                  </w:rPr>
                  <m:t>L</m:t>
                </m:r>
              </m:e>
              <m:sup>
                <m:r>
                  <w:rPr>
                    <w:rFonts w:ascii="Cambria Math" w:hAnsi="Cambria Math"/>
                  </w:rPr>
                  <m:t>-1</m:t>
                </m:r>
              </m:sup>
            </m:sSup>
          </m:e>
        </m:d>
      </m:oMath>
      <w:r w:rsidRPr="004F3A2F">
        <w:rPr>
          <w:rFonts w:ascii="Times New Roman" w:hAnsi="Times New Roman"/>
        </w:rPr>
        <w:t xml:space="preserve">) entering the stream network adds the flux </w:t>
      </w:r>
      <w:r w:rsidR="009D55B6" w:rsidRPr="004F3A2F">
        <w:rPr>
          <w:rFonts w:ascii="Times New Roman" w:hAnsi="Times New Roman"/>
        </w:rPr>
        <w:t xml:space="preserve">from </w:t>
      </w:r>
      <w:r w:rsidRPr="004F3A2F">
        <w:rPr>
          <w:rFonts w:ascii="Times New Roman" w:hAnsi="Times New Roman"/>
        </w:rPr>
        <w:t xml:space="preserve">WWTP to </w:t>
      </w:r>
      <w:r w:rsidR="00F77E7D" w:rsidRPr="004F3A2F">
        <w:rPr>
          <w:rFonts w:ascii="Times New Roman" w:hAnsi="Times New Roman"/>
        </w:rPr>
        <w:t xml:space="preserve">concentration associated with </w:t>
      </w:r>
      <w:r w:rsidRPr="004F3A2F">
        <w:rPr>
          <w:rFonts w:ascii="Times New Roman" w:hAnsi="Times New Roman"/>
        </w:rPr>
        <w:t xml:space="preserve">NPS loading </w:t>
      </w:r>
      <w:commentRangeEnd w:id="389"/>
      <w:r w:rsidR="00CA10EF" w:rsidRPr="004F3A2F">
        <w:rPr>
          <w:rStyle w:val="CommentReference"/>
          <w:rFonts w:ascii="Times New Roman" w:eastAsia="Arial" w:hAnsi="Times New Roman"/>
          <w:kern w:val="0"/>
          <w:lang w:val="en" w:eastAsia="en-US"/>
        </w:rPr>
        <w:commentReference w:id="389"/>
      </w:r>
      <w:commentRangeEnd w:id="390"/>
      <w:r w:rsidR="00025E38" w:rsidRPr="004F3A2F">
        <w:rPr>
          <w:rStyle w:val="CommentReference"/>
          <w:rFonts w:ascii="Times New Roman" w:eastAsia="Arial" w:hAnsi="Times New Roman"/>
          <w:kern w:val="0"/>
          <w:lang w:val="en" w:eastAsia="en-US"/>
        </w:rPr>
        <w:commentReference w:id="390"/>
      </w:r>
      <w:r w:rsidRPr="004F3A2F">
        <w:rPr>
          <w:rFonts w:ascii="Times New Roman" w:hAnsi="Times New Roman"/>
        </w:rPr>
        <w:t xml:space="preserve">via Equation </w:t>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-4</w:t>
      </w:r>
      <w:r w:rsidRPr="004F3A2F">
        <w:rPr>
          <w:rFonts w:ascii="Times New Roman" w:hAnsi="Times New Roman"/>
        </w:rPr>
        <w:t>.</w:t>
      </w:r>
    </w:p>
    <w:p w14:paraId="534201E7" w14:textId="72CAB72B" w:rsidR="00481908" w:rsidRPr="004F3A2F" w:rsidRDefault="00000000" w:rsidP="00481908">
      <w:pPr>
        <w:pStyle w:val="NoSpacing"/>
        <w:rPr>
          <w:rFonts w:ascii="Times New Roman" w:eastAsiaTheme="minorEastAsia" w:hAnsi="Times New Roman"/>
        </w:rPr>
      </w:pP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Local</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NPS</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DIN</m:t>
                </m:r>
              </m:sub>
              <m:sup>
                <m:r>
                  <w:rPr>
                    <w:rFonts w:ascii="Cambria Math" w:hAnsi="Cambria Math"/>
                  </w:rPr>
                  <m:t>WWTP</m:t>
                </m:r>
              </m:sup>
            </m:sSubSup>
          </m:num>
          <m:den>
            <w:commentRangeStart w:id="391"/>
            <w:commentRangeStart w:id="392"/>
            <m:r>
              <w:rPr>
                <w:rFonts w:ascii="Cambria Math" w:hAnsi="Cambria Math"/>
              </w:rPr>
              <m:t>(1000 A runoff</m:t>
            </m:r>
            <w:commentRangeEnd w:id="391"/>
            <m:r>
              <m:rPr>
                <m:sty m:val="p"/>
              </m:rPr>
              <w:rPr>
                <w:rStyle w:val="CommentReference"/>
                <w:rFonts w:ascii="Cambria Math" w:eastAsia="Arial" w:hAnsi="Cambria Math"/>
                <w:kern w:val="0"/>
                <w:lang w:val="en" w:eastAsia="en-US"/>
              </w:rPr>
              <w:commentReference w:id="391"/>
            </m:r>
            <w:commentRangeEnd w:id="392"/>
            <m:r>
              <m:rPr>
                <m:sty m:val="p"/>
              </m:rPr>
              <w:rPr>
                <w:rStyle w:val="CommentReference"/>
                <w:rFonts w:ascii="Arial" w:eastAsia="Arial" w:hAnsi="Arial" w:cs="Arial"/>
                <w:kern w:val="0"/>
                <w:lang w:val="en" w:eastAsia="en-US"/>
              </w:rPr>
              <w:commentReference w:id="392"/>
            </m:r>
            <m:r>
              <w:rPr>
                <w:rFonts w:ascii="Cambria Math" w:hAnsi="Cambria Math"/>
              </w:rPr>
              <m:t>)</m:t>
            </m:r>
          </m:den>
        </m:f>
      </m:oMath>
      <w:r w:rsidR="00C214DC" w:rsidRPr="004F3A2F">
        <w:rPr>
          <w:rFonts w:ascii="Times New Roman" w:hAnsi="Times New Roman"/>
        </w:rPr>
        <w:t xml:space="preserve">  </w:t>
      </w:r>
      <w:r w:rsidR="009D55B6" w:rsidRPr="004F3A2F">
        <w:rPr>
          <w:rFonts w:ascii="Times New Roman" w:hAnsi="Times New Roman"/>
        </w:rPr>
        <w:tab/>
      </w:r>
      <w:r w:rsidR="009D55B6" w:rsidRPr="004F3A2F">
        <w:rPr>
          <w:rFonts w:ascii="Times New Roman" w:hAnsi="Times New Roman"/>
        </w:rPr>
        <w:tab/>
      </w:r>
      <w:r w:rsidR="009D55B6" w:rsidRPr="004F3A2F">
        <w:rPr>
          <w:rFonts w:ascii="Times New Roman" w:hAnsi="Times New Roman"/>
        </w:rPr>
        <w:tab/>
      </w:r>
      <w:r w:rsidR="009D55B6" w:rsidRPr="004F3A2F">
        <w:rPr>
          <w:rFonts w:ascii="Times New Roman" w:hAnsi="Times New Roman"/>
        </w:rPr>
        <w:tab/>
      </w:r>
      <w:r w:rsidR="009D55B6" w:rsidRPr="004F3A2F">
        <w:rPr>
          <w:rFonts w:ascii="Times New Roman" w:hAnsi="Times New Roman"/>
        </w:rPr>
        <w:tab/>
      </w:r>
      <w:r w:rsidR="009D55B6" w:rsidRPr="004F3A2F">
        <w:rPr>
          <w:rFonts w:ascii="Times New Roman" w:hAnsi="Times New Roman"/>
        </w:rPr>
        <w:tab/>
      </w:r>
      <w:r w:rsidR="009D55B6" w:rsidRPr="004F3A2F">
        <w:rPr>
          <w:rFonts w:ascii="Times New Roman" w:hAnsi="Times New Roman"/>
        </w:rPr>
        <w:tab/>
      </w:r>
      <w:r w:rsidR="00481908" w:rsidRPr="004F3A2F">
        <w:rPr>
          <w:rFonts w:ascii="Times New Roman" w:hAnsi="Times New Roman"/>
        </w:rPr>
        <w:tab/>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-4)</w:t>
      </w:r>
    </w:p>
    <w:p w14:paraId="22DD213D" w14:textId="264FE41F" w:rsidR="00C214DC" w:rsidRPr="004F3A2F" w:rsidRDefault="00C214DC" w:rsidP="00827966">
      <w:pPr>
        <w:pStyle w:val="NoSpacing"/>
        <w:rPr>
          <w:rFonts w:ascii="Times New Roman" w:hAnsi="Times New Roman"/>
        </w:rPr>
      </w:pPr>
    </w:p>
    <w:p w14:paraId="5A86BE90" w14:textId="35C604E6" w:rsidR="005A20C6" w:rsidRPr="004F3A2F" w:rsidRDefault="00C214DC" w:rsidP="00827966">
      <w:pPr>
        <w:pStyle w:val="NoSpacing"/>
        <w:rPr>
          <w:rFonts w:ascii="Times New Roman" w:hAnsi="Times New Roman"/>
        </w:rPr>
      </w:pPr>
      <w:r w:rsidRPr="004F3A2F">
        <w:rPr>
          <w:rFonts w:ascii="Times New Roman" w:hAnsi="Times New Roman"/>
        </w:rPr>
        <w:t xml:space="preserve">Where </w:t>
      </w:r>
      <w:r w:rsidR="009D55B6" w:rsidRPr="004F3A2F">
        <w:rPr>
          <w:rFonts w:ascii="Times New Roman" w:hAnsi="Times New Roman"/>
        </w:rPr>
        <w:t>A is pixel area in m</w:t>
      </w:r>
      <w:r w:rsidR="009D55B6" w:rsidRPr="004F3A2F">
        <w:rPr>
          <w:rFonts w:ascii="Times New Roman" w:hAnsi="Times New Roman"/>
          <w:vertAlign w:val="superscript"/>
        </w:rPr>
        <w:t>2</w:t>
      </w:r>
      <w:r w:rsidR="00FE400B" w:rsidRPr="00FE400B">
        <w:rPr>
          <w:rFonts w:ascii="Times New Roman" w:hAnsi="Times New Roman"/>
        </w:rPr>
        <w:t xml:space="preserve">, and </w:t>
      </w:r>
      <w:r w:rsidR="00FE400B">
        <w:rPr>
          <w:rFonts w:ascii="Times New Roman" w:hAnsi="Times New Roman"/>
        </w:rPr>
        <w:t>runoff has units of mm d</w:t>
      </w:r>
      <w:r w:rsidR="00FE400B">
        <w:rPr>
          <w:rFonts w:ascii="Times New Roman" w:hAnsi="Times New Roman"/>
          <w:vertAlign w:val="superscript"/>
        </w:rPr>
        <w:t>-1</w:t>
      </w:r>
      <w:r w:rsidR="009D55B6" w:rsidRPr="004F3A2F">
        <w:rPr>
          <w:rFonts w:ascii="Times New Roman" w:hAnsi="Times New Roman"/>
        </w:rPr>
        <w:t xml:space="preserve">.  </w:t>
      </w:r>
    </w:p>
    <w:p w14:paraId="674F8AFE" w14:textId="091E4202" w:rsidR="00C55876" w:rsidRPr="004F3A2F" w:rsidRDefault="00F77E7D" w:rsidP="00827966">
      <w:pPr>
        <w:pStyle w:val="NoSpacing"/>
        <w:rPr>
          <w:rFonts w:ascii="Times New Roman" w:hAnsi="Times New Roman"/>
        </w:rPr>
      </w:pPr>
      <w:r w:rsidRPr="004F3A2F">
        <w:rPr>
          <w:rFonts w:ascii="Times New Roman" w:hAnsi="Times New Roman"/>
        </w:rPr>
        <w:tab/>
      </w:r>
      <w:r w:rsidR="00DA0695" w:rsidRPr="004F3A2F">
        <w:rPr>
          <w:rFonts w:ascii="Times New Roman" w:hAnsi="Times New Roman"/>
        </w:rPr>
        <w:t xml:space="preserve">Stream nitrate concentration is calculated in two steps.  </w:t>
      </w:r>
      <w:r w:rsidRPr="004F3A2F">
        <w:rPr>
          <w:rFonts w:ascii="Times New Roman" w:hAnsi="Times New Roman"/>
        </w:rPr>
        <w:t xml:space="preserve">Prior to calculating the concentration in the stream during the current time-step, </w:t>
      </w:r>
      <w:r w:rsidR="00C55876" w:rsidRPr="004F3A2F">
        <w:rPr>
          <w:rFonts w:ascii="Times New Roman" w:hAnsi="Times New Roman"/>
        </w:rPr>
        <w:t xml:space="preserve">evapoconcentration of </w:t>
      </w:r>
      <w:r w:rsidRPr="004F3A2F">
        <w:rPr>
          <w:rFonts w:ascii="Times New Roman" w:hAnsi="Times New Roman"/>
        </w:rPr>
        <w:t xml:space="preserve">DIN </w:t>
      </w:r>
      <w:r w:rsidR="00C55876" w:rsidRPr="004F3A2F">
        <w:rPr>
          <w:rFonts w:ascii="Times New Roman" w:hAnsi="Times New Roman"/>
        </w:rPr>
        <w:t xml:space="preserve">from </w:t>
      </w:r>
      <w:r w:rsidRPr="004F3A2F">
        <w:rPr>
          <w:rFonts w:ascii="Times New Roman" w:hAnsi="Times New Roman"/>
        </w:rPr>
        <w:t xml:space="preserve">evaporation </w:t>
      </w:r>
      <w:r w:rsidR="00C55876" w:rsidRPr="004F3A2F">
        <w:rPr>
          <w:rFonts w:ascii="Times New Roman" w:hAnsi="Times New Roman"/>
        </w:rPr>
        <w:t xml:space="preserve">from the river network is calculated.  Stream concentration from the prior timestep </w:t>
      </w:r>
      <m:oMath>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t-1</m:t>
                    </m:r>
                  </m:sup>
                </m:sSup>
              </m:e>
              <m:sup>
                <m:r>
                  <w:rPr>
                    <w:rFonts w:ascii="Cambria Math" w:hAnsi="Cambria Math"/>
                  </w:rPr>
                  <m:t xml:space="preserve"> </m:t>
                </m:r>
              </m:sup>
            </m:sSup>
          </m:e>
        </m:d>
      </m:oMath>
      <w:r w:rsidR="00C55876" w:rsidRPr="004F3A2F">
        <w:rPr>
          <w:rFonts w:ascii="Times New Roman" w:hAnsi="Times New Roman"/>
        </w:rPr>
        <w:t xml:space="preserve"> is scaled upwards by the flux of network evaporation by Equation B.54.</w:t>
      </w:r>
    </w:p>
    <w:p w14:paraId="5BA0D82A" w14:textId="50EDA2AB" w:rsidR="00C55876" w:rsidRPr="004F3A2F" w:rsidRDefault="00000000" w:rsidP="00827966">
      <w:pPr>
        <w:pStyle w:val="NoSpacing"/>
        <w:rPr>
          <w:rFonts w:ascii="Times New Roman" w:hAnsi="Times New Roman"/>
        </w:rPr>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1</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t-1</m:t>
            </m:r>
          </m:sup>
        </m:sSup>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stream</m:t>
                    </m:r>
                  </m:sup>
                </m:sSup>
                <m:sSup>
                  <m:sSupPr>
                    <m:ctrlPr>
                      <w:rPr>
                        <w:rFonts w:ascii="Cambria Math" w:hAnsi="Cambria Math"/>
                        <w:i/>
                      </w:rPr>
                    </m:ctrlPr>
                  </m:sSupPr>
                  <m:e>
                    <m:r>
                      <w:rPr>
                        <w:rFonts w:ascii="Cambria Math" w:hAnsi="Cambria Math"/>
                      </w:rPr>
                      <m:t>E</m:t>
                    </m:r>
                  </m:e>
                  <m:sup>
                    <m:r>
                      <w:rPr>
                        <w:rFonts w:ascii="Cambria Math" w:hAnsi="Cambria Math"/>
                      </w:rPr>
                      <m:t>stream</m:t>
                    </m:r>
                  </m:sup>
                </m:sSup>
                <m:r>
                  <w:rPr>
                    <w:rFonts w:ascii="Cambria Math" w:hAnsi="Cambria Math"/>
                  </w:rPr>
                  <m:t>dt+S</m:t>
                </m:r>
              </m:num>
              <m:den>
                <m:r>
                  <w:rPr>
                    <w:rFonts w:ascii="Cambria Math" w:hAnsi="Cambria Math"/>
                  </w:rPr>
                  <m:t>S</m:t>
                </m:r>
              </m:den>
            </m:f>
          </m:e>
        </m:d>
      </m:oMath>
      <w:r w:rsidR="00AB7D7E" w:rsidRPr="004F3A2F">
        <w:rPr>
          <w:rFonts w:ascii="Times New Roman" w:hAnsi="Times New Roman"/>
        </w:rPr>
        <w:tab/>
      </w:r>
      <w:r w:rsidR="00AB7D7E" w:rsidRPr="004F3A2F">
        <w:rPr>
          <w:rFonts w:ascii="Times New Roman" w:hAnsi="Times New Roman"/>
        </w:rPr>
        <w:tab/>
      </w:r>
      <w:r w:rsidR="00AB7D7E" w:rsidRPr="004F3A2F">
        <w:rPr>
          <w:rFonts w:ascii="Times New Roman" w:hAnsi="Times New Roman"/>
        </w:rPr>
        <w:tab/>
      </w:r>
      <w:r w:rsidR="00AB7D7E" w:rsidRPr="004F3A2F">
        <w:rPr>
          <w:rFonts w:ascii="Times New Roman" w:hAnsi="Times New Roman"/>
        </w:rPr>
        <w:tab/>
      </w:r>
      <w:r w:rsidR="00AB7D7E" w:rsidRPr="004F3A2F">
        <w:rPr>
          <w:rFonts w:ascii="Times New Roman" w:hAnsi="Times New Roman"/>
        </w:rPr>
        <w:tab/>
      </w:r>
      <w:r w:rsidR="00AB7D7E" w:rsidRPr="004F3A2F">
        <w:rPr>
          <w:rFonts w:ascii="Times New Roman" w:hAnsi="Times New Roman"/>
        </w:rPr>
        <w:tab/>
      </w:r>
      <w:r w:rsidR="00481908" w:rsidRPr="004F3A2F">
        <w:rPr>
          <w:rFonts w:ascii="Times New Roman" w:hAnsi="Times New Roman"/>
        </w:rPr>
        <w:tab/>
        <w:t>(</w:t>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-5)</w:t>
      </w:r>
    </w:p>
    <w:p w14:paraId="0A502F74" w14:textId="57129D3F" w:rsidR="00F77E7D" w:rsidRPr="004F3A2F" w:rsidRDefault="00C55876" w:rsidP="00827966">
      <w:pPr>
        <w:pStyle w:val="NoSpacing"/>
        <w:rPr>
          <w:rFonts w:ascii="Times New Roman" w:hAnsi="Times New Roman"/>
        </w:rPr>
      </w:pPr>
      <w:r w:rsidRPr="004F3A2F">
        <w:rPr>
          <w:rFonts w:ascii="Times New Roman" w:hAnsi="Times New Roman"/>
        </w:rPr>
        <w:lastRenderedPageBreak/>
        <w:t xml:space="preserve">In </w:t>
      </w:r>
      <w:commentRangeStart w:id="393"/>
      <w:r w:rsidRPr="004F3A2F">
        <w:rPr>
          <w:rFonts w:ascii="Times New Roman" w:hAnsi="Times New Roman"/>
        </w:rPr>
        <w:t xml:space="preserve">Equation </w:t>
      </w:r>
      <w:r w:rsidR="00FE400B">
        <w:rPr>
          <w:rFonts w:ascii="Times New Roman" w:hAnsi="Times New Roman"/>
        </w:rPr>
        <w:t>1</w:t>
      </w:r>
      <w:r w:rsidR="00BC0CF7">
        <w:rPr>
          <w:rFonts w:ascii="Times New Roman" w:hAnsi="Times New Roman"/>
        </w:rPr>
        <w:t>7</w:t>
      </w:r>
      <w:r w:rsidR="00FE400B">
        <w:rPr>
          <w:rFonts w:ascii="Times New Roman" w:hAnsi="Times New Roman"/>
        </w:rPr>
        <w:t>-5</w:t>
      </w:r>
      <w:r w:rsidRPr="004F3A2F">
        <w:rPr>
          <w:rFonts w:ascii="Times New Roman" w:hAnsi="Times New Roman"/>
        </w:rPr>
        <w:t>,</w:t>
      </w:r>
      <w:commentRangeEnd w:id="393"/>
      <w:r w:rsidR="004C3E1A" w:rsidRPr="004F3A2F">
        <w:rPr>
          <w:rStyle w:val="CommentReference"/>
          <w:rFonts w:ascii="Times New Roman" w:eastAsia="Arial" w:hAnsi="Times New Roman"/>
          <w:kern w:val="0"/>
          <w:lang w:val="en" w:eastAsia="en-US"/>
        </w:rPr>
        <w:commentReference w:id="393"/>
      </w:r>
      <w:r w:rsidRPr="004F3A2F">
        <w:rPr>
          <w:rFonts w:ascii="Times New Roman" w:hAnsi="Times New Roman"/>
        </w:rPr>
        <w:t xml:space="preserve"> </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1</m:t>
            </m:r>
          </m:sup>
        </m:sSup>
      </m:oMath>
      <w:r w:rsidR="00DA0695" w:rsidRPr="004F3A2F">
        <w:rPr>
          <w:rFonts w:ascii="Times New Roman" w:hAnsi="Times New Roman"/>
        </w:rPr>
        <w:t xml:space="preserve"> is an intermediate solution of stream DIN concentration prior to the routing, </w:t>
      </w:r>
      <m:oMath>
        <m:sSup>
          <m:sSupPr>
            <m:ctrlPr>
              <w:rPr>
                <w:rFonts w:ascii="Cambria Math" w:hAnsi="Cambria Math"/>
                <w:i/>
              </w:rPr>
            </m:ctrlPr>
          </m:sSupPr>
          <m:e>
            <m:r>
              <w:rPr>
                <w:rFonts w:ascii="Cambria Math" w:hAnsi="Cambria Math"/>
              </w:rPr>
              <m:t>A</m:t>
            </m:r>
          </m:e>
          <m:sup>
            <m:r>
              <w:rPr>
                <w:rFonts w:ascii="Cambria Math" w:hAnsi="Cambria Math"/>
              </w:rPr>
              <m:t>stream</m:t>
            </m:r>
          </m:sup>
        </m:sSup>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DA0695" w:rsidRPr="004F3A2F">
        <w:rPr>
          <w:rFonts w:ascii="Times New Roman" w:hAnsi="Times New Roman"/>
        </w:rPr>
        <w:t xml:space="preserve"> is the surface area of open water, </w:t>
      </w:r>
      <m:oMath>
        <m:sSup>
          <m:sSupPr>
            <m:ctrlPr>
              <w:rPr>
                <w:rFonts w:ascii="Cambria Math" w:hAnsi="Cambria Math"/>
                <w:i/>
              </w:rPr>
            </m:ctrlPr>
          </m:sSupPr>
          <m:e>
            <m:r>
              <w:rPr>
                <w:rFonts w:ascii="Cambria Math" w:hAnsi="Cambria Math"/>
              </w:rPr>
              <m:t>E</m:t>
            </m:r>
          </m:e>
          <m:sup>
            <m:r>
              <w:rPr>
                <w:rFonts w:ascii="Cambria Math" w:hAnsi="Cambria Math"/>
              </w:rPr>
              <m:t>stream</m:t>
            </m:r>
          </m:sup>
        </m:sSup>
      </m:oMath>
      <w:r w:rsidR="00DA0695" w:rsidRPr="004F3A2F">
        <w:rPr>
          <w:rFonts w:ascii="Times New Roman" w:hAnsi="Times New Roman"/>
        </w:rPr>
        <w:t xml:space="preserve"> [</w:t>
      </w:r>
      <m:oMath>
        <m:r>
          <w:rPr>
            <w:rFonts w:ascii="Cambria Math" w:hAnsi="Cambria Math"/>
          </w:rPr>
          <m:t xml:space="preserve">m </m:t>
        </m:r>
        <m:sSup>
          <m:sSupPr>
            <m:ctrlPr>
              <w:rPr>
                <w:rFonts w:ascii="Cambria Math" w:hAnsi="Cambria Math"/>
                <w:i/>
              </w:rPr>
            </m:ctrlPr>
          </m:sSupPr>
          <m:e>
            <m:r>
              <w:rPr>
                <w:rFonts w:ascii="Cambria Math" w:hAnsi="Cambria Math"/>
              </w:rPr>
              <m:t>d</m:t>
            </m:r>
          </m:e>
          <m:sup>
            <m:r>
              <w:rPr>
                <w:rFonts w:ascii="Cambria Math" w:hAnsi="Cambria Math"/>
              </w:rPr>
              <m:t>-1</m:t>
            </m:r>
          </m:sup>
        </m:sSup>
      </m:oMath>
      <w:r w:rsidR="00DA0695" w:rsidRPr="004F3A2F">
        <w:rPr>
          <w:rFonts w:ascii="Times New Roman" w:hAnsi="Times New Roman"/>
        </w:rPr>
        <w:t xml:space="preserve">] is the evaporation rate from open water surfaces, and </w:t>
      </w:r>
      <m:oMath>
        <m:r>
          <w:rPr>
            <w:rFonts w:ascii="Cambria Math" w:hAnsi="Cambria Math"/>
          </w:rPr>
          <m:t>S</m:t>
        </m:r>
        <w:commentRangeStart w:id="394"/>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e>
        </m:d>
      </m:oMath>
      <w:r w:rsidR="00DA0695" w:rsidRPr="004F3A2F">
        <w:rPr>
          <w:rFonts w:ascii="Times New Roman" w:hAnsi="Times New Roman"/>
        </w:rPr>
        <w:t xml:space="preserve"> is the flow storage of unrouted streamwater</w:t>
      </w:r>
      <w:commentRangeEnd w:id="394"/>
      <w:r w:rsidR="00AB7D7E" w:rsidRPr="004F3A2F">
        <w:rPr>
          <w:rStyle w:val="CommentReference"/>
          <w:rFonts w:ascii="Times New Roman" w:eastAsia="Arial" w:hAnsi="Times New Roman"/>
          <w:kern w:val="0"/>
          <w:lang w:val="en" w:eastAsia="en-US"/>
        </w:rPr>
        <w:commentReference w:id="394"/>
      </w:r>
      <w:r w:rsidR="00DA0695" w:rsidRPr="004F3A2F">
        <w:rPr>
          <w:rFonts w:ascii="Times New Roman" w:hAnsi="Times New Roman"/>
        </w:rPr>
        <w:t xml:space="preserve">.  </w:t>
      </w:r>
      <w:commentRangeStart w:id="395"/>
      <w:commentRangeStart w:id="396"/>
      <w:r w:rsidR="00DA0695" w:rsidRPr="004F3A2F">
        <w:rPr>
          <w:rFonts w:ascii="Times New Roman" w:hAnsi="Times New Roman"/>
        </w:rPr>
        <w:t xml:space="preserve">During this step, the mass of DIN that is removed from the surface network from </w:t>
      </w:r>
      <w:r w:rsidR="00FE400B">
        <w:rPr>
          <w:rFonts w:ascii="Times New Roman" w:hAnsi="Times New Roman"/>
        </w:rPr>
        <w:t xml:space="preserve">abstraction for </w:t>
      </w:r>
      <w:r w:rsidR="00DA0695" w:rsidRPr="004F3A2F">
        <w:rPr>
          <w:rFonts w:ascii="Times New Roman" w:hAnsi="Times New Roman"/>
        </w:rPr>
        <w:t>human uses is calculated for verifying whole basin DIN mass balance.</w:t>
      </w:r>
      <w:commentRangeEnd w:id="395"/>
      <w:r w:rsidR="004C3E1A" w:rsidRPr="004F3A2F">
        <w:rPr>
          <w:rStyle w:val="CommentReference"/>
          <w:rFonts w:ascii="Times New Roman" w:eastAsia="Arial" w:hAnsi="Times New Roman"/>
          <w:kern w:val="0"/>
          <w:lang w:val="en" w:eastAsia="en-US"/>
        </w:rPr>
        <w:commentReference w:id="395"/>
      </w:r>
      <w:commentRangeEnd w:id="396"/>
      <w:r w:rsidR="00FE400B">
        <w:rPr>
          <w:rStyle w:val="CommentReference"/>
          <w:rFonts w:ascii="Arial" w:eastAsia="Arial" w:hAnsi="Arial" w:cs="Arial"/>
          <w:kern w:val="0"/>
          <w:lang w:val="en" w:eastAsia="en-US"/>
        </w:rPr>
        <w:commentReference w:id="396"/>
      </w:r>
    </w:p>
    <w:p w14:paraId="2FB98588" w14:textId="702A6DDC" w:rsidR="00481908" w:rsidRPr="004F3A2F" w:rsidRDefault="00DA0695" w:rsidP="0069437D">
      <w:pPr>
        <w:pStyle w:val="NoSpacing"/>
        <w:ind w:firstLine="720"/>
        <w:rPr>
          <w:rFonts w:ascii="Times New Roman" w:hAnsi="Times New Roman"/>
        </w:rPr>
      </w:pPr>
      <w:r w:rsidRPr="004F3A2F">
        <w:rPr>
          <w:rFonts w:ascii="Times New Roman" w:eastAsiaTheme="minorEastAsia" w:hAnsi="Times New Roman"/>
        </w:rPr>
        <w:t xml:space="preserve">Stream DIN concentration is then advanced during routing </w:t>
      </w:r>
      <w:r w:rsidR="004947A1" w:rsidRPr="004F3A2F">
        <w:rPr>
          <w:rFonts w:ascii="Times New Roman" w:eastAsiaTheme="minorEastAsia" w:hAnsi="Times New Roman"/>
        </w:rPr>
        <w:t>in two steps that account for 1) new inputs to the network</w:t>
      </w:r>
      <w:r w:rsidR="004C3E1A" w:rsidRPr="004F3A2F">
        <w:rPr>
          <w:rFonts w:ascii="Times New Roman" w:eastAsiaTheme="minorEastAsia" w:hAnsi="Times New Roman"/>
        </w:rPr>
        <w:t xml:space="preserve"> (Equation </w:t>
      </w:r>
      <w:r w:rsidR="00C92213">
        <w:rPr>
          <w:rFonts w:ascii="Times New Roman" w:eastAsiaTheme="minorEastAsia" w:hAnsi="Times New Roman"/>
        </w:rPr>
        <w:t>1</w:t>
      </w:r>
      <w:r w:rsidR="00BC0CF7">
        <w:rPr>
          <w:rFonts w:ascii="Times New Roman" w:eastAsiaTheme="minorEastAsia" w:hAnsi="Times New Roman"/>
        </w:rPr>
        <w:t>7</w:t>
      </w:r>
      <w:r w:rsidR="00C92213">
        <w:rPr>
          <w:rFonts w:ascii="Times New Roman" w:eastAsiaTheme="minorEastAsia" w:hAnsi="Times New Roman"/>
        </w:rPr>
        <w:t>-6</w:t>
      </w:r>
      <w:r w:rsidR="004C3E1A" w:rsidRPr="004F3A2F">
        <w:rPr>
          <w:rFonts w:ascii="Times New Roman" w:eastAsiaTheme="minorEastAsia" w:hAnsi="Times New Roman"/>
        </w:rPr>
        <w:t>)</w:t>
      </w:r>
      <w:r w:rsidR="004947A1" w:rsidRPr="004F3A2F">
        <w:rPr>
          <w:rFonts w:ascii="Times New Roman" w:eastAsiaTheme="minorEastAsia" w:hAnsi="Times New Roman"/>
        </w:rPr>
        <w:t xml:space="preserve">, and 2) </w:t>
      </w:r>
      <w:r w:rsidRPr="004F3A2F">
        <w:rPr>
          <w:rFonts w:ascii="Times New Roman" w:eastAsiaTheme="minorEastAsia" w:hAnsi="Times New Roman"/>
        </w:rPr>
        <w:t xml:space="preserve">in-stream </w:t>
      </w:r>
      <w:r w:rsidR="004947A1" w:rsidRPr="004F3A2F">
        <w:rPr>
          <w:rFonts w:ascii="Times New Roman" w:eastAsiaTheme="minorEastAsia" w:hAnsi="Times New Roman"/>
        </w:rPr>
        <w:t xml:space="preserve">DIN </w:t>
      </w:r>
      <w:r w:rsidRPr="004F3A2F">
        <w:rPr>
          <w:rFonts w:ascii="Times New Roman" w:eastAsiaTheme="minorEastAsia" w:hAnsi="Times New Roman"/>
        </w:rPr>
        <w:t xml:space="preserve">removal.  Stream </w:t>
      </w:r>
      <w:r w:rsidR="00827966" w:rsidRPr="004F3A2F">
        <w:rPr>
          <w:rFonts w:ascii="Times New Roman" w:eastAsiaTheme="minorEastAsia" w:hAnsi="Times New Roman"/>
        </w:rPr>
        <w:t xml:space="preserve">DIN </w:t>
      </w:r>
      <w:r w:rsidR="004947A1" w:rsidRPr="004F3A2F">
        <w:rPr>
          <w:rFonts w:ascii="Times New Roman" w:eastAsiaTheme="minorEastAsia" w:hAnsi="Times New Roman"/>
        </w:rPr>
        <w:t xml:space="preserve">concentration after adding local inputs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DIN</m:t>
                </m:r>
              </m:sub>
              <m:sup>
                <m:r>
                  <w:rPr>
                    <w:rFonts w:ascii="Cambria Math" w:eastAsiaTheme="minorEastAsia" w:hAnsi="Cambria Math"/>
                  </w:rPr>
                  <m:t>strea</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up>
            </m:sSub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g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e>
            </m:d>
          </m:e>
        </m:d>
      </m:oMath>
      <w:r w:rsidR="004947A1" w:rsidRPr="004F3A2F">
        <w:rPr>
          <w:rFonts w:ascii="Times New Roman" w:eastAsiaTheme="minorEastAsia" w:hAnsi="Times New Roman"/>
        </w:rPr>
        <w:t xml:space="preserve"> </w:t>
      </w:r>
      <w:r w:rsidR="0086664F">
        <w:rPr>
          <w:rFonts w:ascii="Times New Roman" w:eastAsiaTheme="minorEastAsia" w:hAnsi="Times New Roman"/>
        </w:rPr>
        <w:t>is given by equation 1</w:t>
      </w:r>
      <w:r w:rsidR="00BC0CF7">
        <w:rPr>
          <w:rFonts w:ascii="Times New Roman" w:eastAsiaTheme="minorEastAsia" w:hAnsi="Times New Roman"/>
        </w:rPr>
        <w:t>7</w:t>
      </w:r>
      <w:r w:rsidR="0086664F">
        <w:rPr>
          <w:rFonts w:ascii="Times New Roman" w:eastAsiaTheme="minorEastAsia" w:hAnsi="Times New Roman"/>
        </w:rPr>
        <w:t>-6.</w:t>
      </w:r>
    </w:p>
    <w:p w14:paraId="054BA496" w14:textId="16595ADF" w:rsidR="00481908" w:rsidRPr="004F3A2F" w:rsidRDefault="00000000" w:rsidP="00481908">
      <w:pPr>
        <w:pStyle w:val="NoSpacing"/>
        <w:rPr>
          <w:rFonts w:ascii="Times New Roman" w:hAnsi="Times New Roman"/>
        </w:rPr>
      </w:pPr>
      <m:oMath>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DIN</m:t>
                </m:r>
              </m:sub>
              <m:sup>
                <m:r>
                  <w:rPr>
                    <w:rFonts w:ascii="Cambria Math" w:eastAsiaTheme="minorEastAsia" w:hAnsi="Cambria Math"/>
                  </w:rPr>
                  <m:t>stream</m:t>
                </m:r>
              </m:sup>
            </m:sSubSup>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j</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DIN</m:t>
                    </m:r>
                  </m:sub>
                  <m:sup>
                    <m:r>
                      <w:rPr>
                        <w:rFonts w:ascii="Cambria Math" w:eastAsiaTheme="minorEastAsia" w:hAnsi="Cambria Math"/>
                      </w:rPr>
                      <m:t>strea</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up>
                </m:sSub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1000 A runoff dt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DIN</m:t>
                </m:r>
              </m:sub>
              <m:sup>
                <m:r>
                  <w:rPr>
                    <w:rFonts w:ascii="Cambria Math" w:eastAsiaTheme="minorEastAsia" w:hAnsi="Cambria Math"/>
                  </w:rPr>
                  <m:t>Local</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stream</m:t>
                    </m:r>
                  </m:sub>
                </m:sSub>
              </m:num>
              <m:den>
                <m:r>
                  <w:rPr>
                    <w:rFonts w:ascii="Cambria Math" w:eastAsiaTheme="minorEastAsia" w:hAnsi="Cambria Math"/>
                  </w:rPr>
                  <m:t>dt</m:t>
                </m:r>
              </m:den>
            </m:f>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DIN</m:t>
                </m:r>
              </m:sub>
              <m:sup>
                <m:r>
                  <w:rPr>
                    <w:rFonts w:ascii="Cambria Math" w:eastAsiaTheme="minorEastAsia" w:hAnsi="Cambria Math"/>
                  </w:rPr>
                  <m:t>strea</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sup>
            </m:sSubSup>
          </m:e>
        </m:d>
      </m:oMath>
      <w:r w:rsidR="00481908" w:rsidRPr="004F3A2F">
        <w:rPr>
          <w:rFonts w:ascii="Times New Roman" w:eastAsiaTheme="minorEastAsia" w:hAnsi="Times New Roman"/>
        </w:rPr>
        <w:tab/>
      </w:r>
      <w:r w:rsidR="00481908" w:rsidRPr="004F3A2F">
        <w:rPr>
          <w:rFonts w:ascii="Times New Roman" w:hAnsi="Times New Roman"/>
        </w:rPr>
        <w:t>(</w:t>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-6)</w:t>
      </w:r>
    </w:p>
    <w:p w14:paraId="7998BE60" w14:textId="318F2D80" w:rsidR="004947A1" w:rsidRPr="0086664F" w:rsidRDefault="0087191F" w:rsidP="0087191F">
      <w:pPr>
        <w:pStyle w:val="NoSpacing"/>
        <w:rPr>
          <w:rFonts w:ascii="Times New Roman" w:eastAsiaTheme="minorEastAsia" w:hAnsi="Times New Roman"/>
        </w:rPr>
      </w:pPr>
      <w:r>
        <w:rPr>
          <w:rFonts w:ascii="Times New Roman" w:eastAsiaTheme="minorEastAsia" w:hAnsi="Times New Roman"/>
        </w:rPr>
        <w:t xml:space="preserve">where </w:t>
      </w:r>
      <w:r w:rsidRPr="0086664F">
        <w:rPr>
          <w:rFonts w:ascii="Times New Roman" w:eastAsiaTheme="minorEastAsia" w:hAnsi="Times New Roman"/>
          <w:i/>
          <w:iCs/>
        </w:rPr>
        <w:t>Q</w:t>
      </w:r>
      <w:r>
        <w:rPr>
          <w:rFonts w:ascii="Times New Roman" w:eastAsiaTheme="minorEastAsia" w:hAnsi="Times New Roman"/>
        </w:rPr>
        <w:t xml:space="preserve"> is discharge within the reach during the time-step, and </w:t>
      </w:r>
      <w:r w:rsidR="0086664F" w:rsidRPr="0086664F">
        <w:rPr>
          <w:rFonts w:ascii="Times New Roman" w:eastAsiaTheme="minorEastAsia" w:hAnsi="Times New Roman"/>
          <w:i/>
          <w:iCs/>
        </w:rPr>
        <w:t>Q</w:t>
      </w:r>
      <w:r w:rsidR="0086664F">
        <w:rPr>
          <w:rFonts w:ascii="Times New Roman" w:eastAsiaTheme="minorEastAsia" w:hAnsi="Times New Roman"/>
          <w:i/>
          <w:iCs/>
          <w:vertAlign w:val="superscript"/>
        </w:rPr>
        <w:t>j</w:t>
      </w:r>
      <w:r w:rsidR="0086664F">
        <w:rPr>
          <w:rFonts w:ascii="Times New Roman" w:eastAsiaTheme="minorEastAsia" w:hAnsi="Times New Roman"/>
        </w:rPr>
        <w:t xml:space="preserve"> is the discharge from the </w:t>
      </w:r>
      <w:r w:rsidR="0086664F">
        <w:rPr>
          <w:rFonts w:ascii="Times New Roman" w:eastAsiaTheme="minorEastAsia" w:hAnsi="Times New Roman"/>
          <w:i/>
          <w:iCs/>
        </w:rPr>
        <w:t>n</w:t>
      </w:r>
      <w:r w:rsidR="0086664F">
        <w:rPr>
          <w:rFonts w:ascii="Times New Roman" w:eastAsiaTheme="minorEastAsia" w:hAnsi="Times New Roman"/>
        </w:rPr>
        <w:t xml:space="preserve"> reaches upstream draining to the respective pixel.  </w:t>
      </w:r>
    </w:p>
    <w:p w14:paraId="1E014211" w14:textId="77777777" w:rsidR="0087083D" w:rsidRPr="004F3A2F" w:rsidRDefault="0087083D" w:rsidP="00827966">
      <w:pPr>
        <w:pStyle w:val="NoSpacing"/>
        <w:rPr>
          <w:rFonts w:ascii="Times New Roman" w:eastAsiaTheme="minorEastAsia" w:hAnsi="Times New Roman"/>
        </w:rPr>
      </w:pPr>
    </w:p>
    <w:p w14:paraId="112D9108" w14:textId="67CB7F2D" w:rsidR="00827966" w:rsidRPr="004F3A2F" w:rsidRDefault="00AB7D7E" w:rsidP="00827966">
      <w:pPr>
        <w:pStyle w:val="NoSpacing"/>
        <w:rPr>
          <w:rFonts w:ascii="Times New Roman" w:eastAsiaTheme="minorEastAsia" w:hAnsi="Times New Roman"/>
        </w:rPr>
      </w:pPr>
      <w:r w:rsidRPr="004F3A2F">
        <w:rPr>
          <w:rFonts w:ascii="Times New Roman" w:eastAsiaTheme="minorEastAsia" w:hAnsi="Times New Roman"/>
        </w:rPr>
        <w:t xml:space="preserve">Then stream DIN concentration at the end of the time-step is calculated in Equation </w:t>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-7</w:t>
      </w:r>
      <w:r w:rsidRPr="004F3A2F">
        <w:rPr>
          <w:rFonts w:ascii="Times New Roman" w:eastAsiaTheme="minorEastAsia" w:hAnsi="Times New Roman"/>
        </w:rPr>
        <w:t>.</w:t>
      </w:r>
    </w:p>
    <w:p w14:paraId="0663AA3F" w14:textId="2BF4F7B9" w:rsidR="00481908" w:rsidRPr="004F3A2F" w:rsidRDefault="00827966" w:rsidP="00481908">
      <w:pPr>
        <w:pStyle w:val="NoSpacing"/>
        <w:rPr>
          <w:rFonts w:ascii="Times New Roman" w:hAnsi="Times New Roman"/>
        </w:rPr>
      </w:pPr>
      <w:r w:rsidRPr="004F3A2F">
        <w:rPr>
          <w:rFonts w:ascii="Times New Roman" w:eastAsiaTheme="minorEastAsia" w:hAnsi="Times New Roman"/>
        </w:rP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2</m:t>
            </m:r>
          </m:sup>
        </m:sSup>
        <m:d>
          <m:dPr>
            <m:ctrlPr>
              <w:rPr>
                <w:rFonts w:ascii="Cambria Math" w:hAnsi="Cambria Math"/>
                <w:i/>
              </w:rPr>
            </m:ctrlPr>
          </m:dPr>
          <m:e>
            <m:r>
              <w:rPr>
                <w:rFonts w:ascii="Cambria Math" w:hAnsi="Cambria Math"/>
              </w:rPr>
              <m:t>1-R</m:t>
            </m:r>
          </m:e>
        </m:d>
      </m:oMath>
      <w:r w:rsidRPr="004F3A2F">
        <w:rPr>
          <w:rFonts w:ascii="Times New Roman" w:eastAsiaTheme="minorEastAsia" w:hAnsi="Times New Roman"/>
        </w:rPr>
        <w:tab/>
      </w:r>
      <w:r w:rsidR="00AB7D7E" w:rsidRPr="004F3A2F">
        <w:rPr>
          <w:rFonts w:ascii="Times New Roman" w:eastAsiaTheme="minorEastAsia" w:hAnsi="Times New Roman"/>
        </w:rPr>
        <w:tab/>
      </w:r>
      <w:r w:rsidR="00AB7D7E"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00AB7D7E" w:rsidRPr="004F3A2F">
        <w:rPr>
          <w:rFonts w:ascii="Times New Roman" w:eastAsiaTheme="minorEastAsia" w:hAnsi="Times New Roman"/>
        </w:rPr>
        <w:tab/>
      </w:r>
      <w:r w:rsidR="00AB7D7E" w:rsidRPr="004F3A2F">
        <w:rPr>
          <w:rFonts w:ascii="Times New Roman" w:eastAsiaTheme="minorEastAsia" w:hAnsi="Times New Roman"/>
        </w:rPr>
        <w:tab/>
      </w:r>
      <w:r w:rsidRPr="004F3A2F">
        <w:rPr>
          <w:rFonts w:ascii="Times New Roman" w:eastAsiaTheme="minorEastAsia" w:hAnsi="Times New Roman"/>
        </w:rPr>
        <w:tab/>
      </w:r>
      <w:r w:rsidR="00481908" w:rsidRPr="004F3A2F">
        <w:rPr>
          <w:rFonts w:ascii="Times New Roman" w:eastAsiaTheme="minorEastAsia" w:hAnsi="Times New Roman"/>
        </w:rPr>
        <w:tab/>
      </w:r>
      <w:r w:rsidR="00481908" w:rsidRPr="004F3A2F">
        <w:rPr>
          <w:rFonts w:ascii="Times New Roman" w:hAnsi="Times New Roman"/>
        </w:rPr>
        <w:t>(</w:t>
      </w:r>
      <w:r w:rsidR="00481908" w:rsidRPr="004F3A2F">
        <w:rPr>
          <w:rFonts w:ascii="Times New Roman" w:eastAsiaTheme="minorEastAsia" w:hAnsi="Times New Roman"/>
        </w:rPr>
        <w:t>1</w:t>
      </w:r>
      <w:r w:rsidR="00BC0CF7">
        <w:rPr>
          <w:rFonts w:ascii="Times New Roman" w:eastAsiaTheme="minorEastAsia" w:hAnsi="Times New Roman"/>
        </w:rPr>
        <w:t>7</w:t>
      </w:r>
      <w:r w:rsidR="00481908" w:rsidRPr="004F3A2F">
        <w:rPr>
          <w:rFonts w:ascii="Times New Roman" w:eastAsiaTheme="minorEastAsia" w:hAnsi="Times New Roman"/>
        </w:rPr>
        <w:t>-7)</w:t>
      </w:r>
    </w:p>
    <w:p w14:paraId="1C21AB96" w14:textId="3886EB15" w:rsidR="00827966" w:rsidRPr="004F3A2F" w:rsidRDefault="00827966" w:rsidP="00827966">
      <w:pPr>
        <w:pStyle w:val="NoSpacing"/>
        <w:rPr>
          <w:rFonts w:ascii="Times New Roman" w:eastAsiaTheme="minorEastAsia" w:hAnsi="Times New Roman"/>
        </w:rPr>
      </w:pPr>
    </w:p>
    <w:p w14:paraId="3F9608F0" w14:textId="4D4D27F7" w:rsidR="0087083D" w:rsidRPr="004F3A2F" w:rsidRDefault="00AB7D7E" w:rsidP="0087083D">
      <w:pPr>
        <w:pStyle w:val="NoSpacing"/>
        <w:rPr>
          <w:rFonts w:ascii="Times New Roman" w:eastAsiaTheme="minorEastAsia" w:hAnsi="Times New Roman"/>
        </w:rPr>
      </w:pPr>
      <w:r w:rsidRPr="004F3A2F">
        <w:rPr>
          <w:rFonts w:ascii="Times New Roman" w:eastAsiaTheme="minorEastAsia" w:hAnsi="Times New Roman"/>
        </w:rPr>
        <w:t xml:space="preserve">The </w:t>
      </w:r>
      <w:r w:rsidRPr="004F3A2F">
        <w:rPr>
          <w:rFonts w:ascii="Times New Roman" w:hAnsi="Times New Roman"/>
        </w:rPr>
        <w:t xml:space="preserve">proportion of DIN removed within each grid cell </w:t>
      </w:r>
      <w:r w:rsidRPr="004F3A2F">
        <w:rPr>
          <w:rFonts w:ascii="Times New Roman" w:eastAsiaTheme="minorEastAsia" w:hAnsi="Times New Roman"/>
        </w:rPr>
        <w:t xml:space="preserve">by </w:t>
      </w:r>
      <w:r w:rsidRPr="004F3A2F">
        <w:rPr>
          <w:rFonts w:ascii="Times New Roman" w:hAnsi="Times New Roman"/>
        </w:rPr>
        <w:t>physical and biogeochemical processes (</w:t>
      </w:r>
      <m:oMath>
        <m:r>
          <w:rPr>
            <w:rFonts w:ascii="Cambria Math" w:hAnsi="Cambria Math"/>
          </w:rPr>
          <m:t xml:space="preserve">R </m:t>
        </m:r>
      </m:oMath>
      <w:r w:rsidR="00827966" w:rsidRPr="004F3A2F">
        <w:rPr>
          <w:rFonts w:ascii="Times New Roman" w:eastAsiaTheme="minorEastAsia" w:hAnsi="Times New Roman"/>
        </w:rPr>
        <w:t>[-]</w:t>
      </w:r>
      <w:r w:rsidRPr="004F3A2F">
        <w:rPr>
          <w:rFonts w:ascii="Times New Roman" w:eastAsiaTheme="minorEastAsia" w:hAnsi="Times New Roman"/>
        </w:rPr>
        <w:t>)</w:t>
      </w:r>
      <w:r w:rsidR="00827966" w:rsidRPr="004F3A2F">
        <w:rPr>
          <w:rFonts w:ascii="Times New Roman" w:eastAsiaTheme="minorEastAsia" w:hAnsi="Times New Roman"/>
        </w:rPr>
        <w:t xml:space="preserve"> is</w:t>
      </w:r>
      <w:r w:rsidRPr="004F3A2F">
        <w:rPr>
          <w:rFonts w:ascii="Times New Roman" w:eastAsiaTheme="minorEastAsia" w:hAnsi="Times New Roman"/>
        </w:rPr>
        <w:t xml:space="preserve"> calculated following the temperature corrected first-order uptake methods of the Stream Solute Workshop </w:t>
      </w:r>
      <w:r w:rsidRPr="004F3A2F">
        <w:rPr>
          <w:rFonts w:ascii="Times New Roman" w:eastAsiaTheme="minorEastAsia" w:hAnsi="Times New Roman"/>
        </w:rPr>
        <w:fldChar w:fldCharType="begin"/>
      </w:r>
      <w:r w:rsidRPr="004F3A2F">
        <w:rPr>
          <w:rFonts w:ascii="Times New Roman" w:eastAsiaTheme="minorEastAsia" w:hAnsi="Times New Roman"/>
        </w:rPr>
        <w:instrText xml:space="preserve"> ADDIN ZOTERO_ITEM CSL_CITATION {"citationID":"hR899RBF","properties":{"formattedCitation":"(1990)","plainCitation":"(1990)","noteIndex":0},"citationItems":[{"id":866,"uris":["http://zotero.org/users/492362/items/RED4JMZH"],"uri":["http://zotero.org/users/492362/items/RED4JMZH"],"itemData":{"id":866,"type":"article-journal","container-title":"Journal of the North American Benthological Society","page":"95–119","source":"Google Scholar","title":"Concepts and methods for assessing solute dynamics in stream ecosystems","author":[{"literal":"Stream Solute Workshop"}],"issued":{"date-parts":[["1990"]]}},"suppress-author":true}],"schema":"https://github.com/citation-style-language/schema/raw/master/csl-citation.json"} </w:instrText>
      </w:r>
      <w:r w:rsidRPr="004F3A2F">
        <w:rPr>
          <w:rFonts w:ascii="Times New Roman" w:eastAsiaTheme="minorEastAsia" w:hAnsi="Times New Roman"/>
        </w:rPr>
        <w:fldChar w:fldCharType="separate"/>
      </w:r>
      <w:r w:rsidRPr="004F3A2F">
        <w:rPr>
          <w:rFonts w:ascii="Times New Roman" w:hAnsi="Times New Roman"/>
        </w:rPr>
        <w:t>(1990)</w:t>
      </w:r>
      <w:r w:rsidRPr="004F3A2F">
        <w:rPr>
          <w:rFonts w:ascii="Times New Roman" w:eastAsiaTheme="minorEastAsia" w:hAnsi="Times New Roman"/>
        </w:rPr>
        <w:fldChar w:fldCharType="end"/>
      </w:r>
      <w:r w:rsidR="00827966" w:rsidRPr="004F3A2F">
        <w:rPr>
          <w:rFonts w:ascii="Times New Roman" w:eastAsiaTheme="minorEastAsia" w:hAnsi="Times New Roman"/>
        </w:rPr>
        <w:t xml:space="preserve">. </w:t>
      </w:r>
      <m:oMath>
        <m:r>
          <w:rPr>
            <w:rFonts w:ascii="Cambria Math" w:eastAsiaTheme="minorEastAsia" w:hAnsi="Cambria Math"/>
          </w:rPr>
          <m:t>R</m:t>
        </m:r>
      </m:oMath>
      <w:r w:rsidR="00827966" w:rsidRPr="004F3A2F">
        <w:rPr>
          <w:rFonts w:ascii="Times New Roman" w:hAnsi="Times New Roman"/>
        </w:rPr>
        <w:t xml:space="preserve"> is calculated </w:t>
      </w:r>
      <w:r w:rsidR="00BE38F2" w:rsidRPr="004F3A2F">
        <w:rPr>
          <w:rFonts w:ascii="Times New Roman" w:hAnsi="Times New Roman"/>
        </w:rPr>
        <w:t>using</w:t>
      </w:r>
      <w:r w:rsidR="00827966" w:rsidRPr="004F3A2F">
        <w:rPr>
          <w:rFonts w:ascii="Times New Roman" w:hAnsi="Times New Roman"/>
        </w:rPr>
        <w:t xml:space="preserve"> the efficiency loss model (Mulholland et al. 2008) with an uptake velocity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oMath>
      <w:r w:rsidR="00827966" w:rsidRPr="004F3A2F">
        <w:rPr>
          <w:rFonts w:ascii="Times New Roman" w:hAnsi="Times New Roman"/>
        </w:rPr>
        <w:t xml:space="preserve">) [m </w:t>
      </w:r>
      <w:r w:rsidR="00827966" w:rsidRPr="004F3A2F">
        <w:rPr>
          <w:rFonts w:ascii="Times New Roman" w:eastAsiaTheme="minorEastAsia" w:hAnsi="Times New Roman"/>
        </w:rPr>
        <w:t>day</w:t>
      </w:r>
      <w:r w:rsidR="00827966" w:rsidRPr="004F3A2F">
        <w:rPr>
          <w:rFonts w:ascii="Times New Roman" w:eastAsiaTheme="minorEastAsia" w:hAnsi="Times New Roman"/>
          <w:vertAlign w:val="superscript"/>
        </w:rPr>
        <w:t>-1</w:t>
      </w:r>
      <w:r w:rsidR="00827966" w:rsidRPr="004F3A2F">
        <w:rPr>
          <w:rFonts w:ascii="Times New Roman" w:hAnsi="Times New Roman"/>
        </w:rPr>
        <w:t>] that varies with both in-channel water temperature and DIN concentration</w:t>
      </w:r>
      <w:r w:rsidR="0087083D" w:rsidRPr="004F3A2F">
        <w:rPr>
          <w:rFonts w:ascii="Times New Roman" w:hAnsi="Times New Roman"/>
        </w:rPr>
        <w:t xml:space="preserve">.  Removal is calculated </w:t>
      </w:r>
      <w:r w:rsidR="0087083D" w:rsidRPr="004F3A2F">
        <w:rPr>
          <w:rFonts w:ascii="Times New Roman" w:eastAsiaTheme="minorEastAsia" w:hAnsi="Times New Roman"/>
        </w:rPr>
        <w:t>by Equation 1</w:t>
      </w:r>
      <w:r w:rsidR="00BC0CF7">
        <w:rPr>
          <w:rFonts w:ascii="Times New Roman" w:eastAsiaTheme="minorEastAsia" w:hAnsi="Times New Roman"/>
        </w:rPr>
        <w:t>7</w:t>
      </w:r>
      <w:r w:rsidR="0087083D" w:rsidRPr="004F3A2F">
        <w:rPr>
          <w:rFonts w:ascii="Times New Roman" w:eastAsiaTheme="minorEastAsia" w:hAnsi="Times New Roman"/>
        </w:rPr>
        <w:t xml:space="preserve">-8, </w:t>
      </w:r>
    </w:p>
    <w:p w14:paraId="79E1A94A" w14:textId="22ECDAF4" w:rsidR="0087083D" w:rsidRPr="004F3A2F" w:rsidRDefault="0087083D" w:rsidP="0087083D">
      <w:pPr>
        <w:pStyle w:val="NoSpacing"/>
        <w:ind w:firstLine="720"/>
        <w:rPr>
          <w:rFonts w:ascii="Times New Roman" w:eastAsiaTheme="minorEastAsia" w:hAnsi="Times New Roman"/>
        </w:rPr>
      </w:pPr>
      <m:oMath>
        <m:r>
          <w:rPr>
            <w:rFonts w:ascii="Cambria Math" w:eastAsiaTheme="minorEastAsia" w:hAnsi="Cambria Math"/>
          </w:rPr>
          <m:t>R=1-exp</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den>
            </m:f>
          </m:e>
        </m:d>
      </m:oMath>
      <w:r w:rsidRPr="004F3A2F">
        <w:rPr>
          <w:rFonts w:ascii="Times New Roman" w:eastAsiaTheme="minorEastAsia" w:hAnsi="Times New Roman"/>
        </w:rPr>
        <w:t xml:space="preserve"> </w:t>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t>(1</w:t>
      </w:r>
      <w:r w:rsidR="00BC0CF7">
        <w:rPr>
          <w:rFonts w:ascii="Times New Roman" w:eastAsiaTheme="minorEastAsia" w:hAnsi="Times New Roman"/>
        </w:rPr>
        <w:t>7</w:t>
      </w:r>
      <w:r w:rsidRPr="004F3A2F">
        <w:rPr>
          <w:rFonts w:ascii="Times New Roman" w:eastAsiaTheme="minorEastAsia" w:hAnsi="Times New Roman"/>
        </w:rPr>
        <w:t>-8)</w:t>
      </w:r>
    </w:p>
    <w:p w14:paraId="17041157" w14:textId="2FE04549" w:rsidR="0087083D" w:rsidRPr="004F3A2F" w:rsidRDefault="0087083D" w:rsidP="0087083D">
      <w:pPr>
        <w:pStyle w:val="NoSpacing"/>
        <w:rPr>
          <w:rFonts w:ascii="Times New Roman" w:eastAsiaTheme="minorEastAsia" w:hAnsi="Times New Roman"/>
        </w:rPr>
      </w:pPr>
      <w:r w:rsidRPr="004F3A2F">
        <w:rPr>
          <w:rFonts w:ascii="Times New Roman" w:eastAsiaTheme="minorEastAsia" w:hAnsi="Times New Roman"/>
        </w:rPr>
        <w:t xml:space="preserve">where the uptake velocity </w:t>
      </w:r>
      <w:commentRangeStart w:id="397"/>
      <w:commentRangeStart w:id="398"/>
      <w:r w:rsidRPr="004F3A2F">
        <w:rPr>
          <w:rFonts w:ascii="Times New Roman" w:eastAsiaTheme="minorEastAsia" w:hAnsi="Times New Roman"/>
        </w:rPr>
        <w:t>(</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 m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e>
        </m:d>
      </m:oMath>
      <w:r w:rsidRPr="004F3A2F">
        <w:rPr>
          <w:rFonts w:ascii="Times New Roman" w:eastAsiaTheme="minorEastAsia" w:hAnsi="Times New Roman"/>
        </w:rPr>
        <w:t>) an</w:t>
      </w:r>
      <w:commentRangeEnd w:id="397"/>
      <w:r w:rsidRPr="004F3A2F">
        <w:rPr>
          <w:rStyle w:val="CommentReference"/>
          <w:rFonts w:ascii="Times New Roman" w:eastAsia="Arial" w:hAnsi="Times New Roman"/>
          <w:kern w:val="0"/>
          <w:lang w:val="en" w:eastAsia="en-US"/>
        </w:rPr>
        <w:commentReference w:id="397"/>
      </w:r>
      <w:commentRangeEnd w:id="398"/>
      <w:r w:rsidR="00CB1252" w:rsidRPr="004F3A2F">
        <w:rPr>
          <w:rStyle w:val="CommentReference"/>
          <w:rFonts w:ascii="Times New Roman" w:eastAsia="Arial" w:hAnsi="Times New Roman"/>
          <w:kern w:val="0"/>
          <w:lang w:val="en" w:eastAsia="en-US"/>
        </w:rPr>
        <w:commentReference w:id="398"/>
      </w:r>
      <w:r w:rsidRPr="004F3A2F">
        <w:rPr>
          <w:rFonts w:ascii="Times New Roman" w:eastAsiaTheme="minorEastAsia" w:hAnsi="Times New Roman"/>
        </w:rPr>
        <w:t>d the hydraulic load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m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e>
        </m:d>
      </m:oMath>
      <w:r w:rsidRPr="004F3A2F">
        <w:rPr>
          <w:rFonts w:ascii="Times New Roman" w:eastAsiaTheme="minorEastAsia" w:hAnsi="Times New Roman"/>
        </w:rPr>
        <w:t>) are given by Equations 1</w:t>
      </w:r>
      <w:r w:rsidR="00BC0CF7">
        <w:rPr>
          <w:rFonts w:ascii="Times New Roman" w:eastAsiaTheme="minorEastAsia" w:hAnsi="Times New Roman"/>
        </w:rPr>
        <w:t>7</w:t>
      </w:r>
      <w:r w:rsidRPr="004F3A2F">
        <w:rPr>
          <w:rFonts w:ascii="Times New Roman" w:eastAsiaTheme="minorEastAsia" w:hAnsi="Times New Roman"/>
        </w:rPr>
        <w:t xml:space="preserve">-9 and 18-10. </w:t>
      </w:r>
    </w:p>
    <w:commentRangeStart w:id="399"/>
    <w:p w14:paraId="1219FBC4" w14:textId="41B819C7" w:rsidR="0087083D" w:rsidRPr="004F3A2F" w:rsidRDefault="00000000" w:rsidP="0087083D">
      <w:pPr>
        <w:pStyle w:val="NoSpacing"/>
        <w:ind w:firstLine="720"/>
        <w:rPr>
          <w:rFonts w:ascii="Times New Roman" w:eastAsiaTheme="minorEastAsia" w:hAnsi="Times New Roman"/>
        </w:rPr>
      </w:pP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p>
          <m:sSupPr>
            <m:ctrlPr>
              <w:rPr>
                <w:rFonts w:ascii="Cambria Math" w:hAnsi="Cambria Math"/>
                <w:i/>
              </w:rPr>
            </m:ctrlPr>
          </m:sSupPr>
          <m:e>
            <m:f>
              <m:fPr>
                <m:ctrlPr>
                  <w:rPr>
                    <w:rFonts w:ascii="Cambria Math" w:eastAsiaTheme="minorEastAsia" w:hAnsi="Cambria Math"/>
                    <w:i/>
                  </w:rPr>
                </m:ctrlPr>
              </m:fPr>
              <m:num>
                <m:r>
                  <w:rPr>
                    <w:rFonts w:ascii="Cambria Math" w:eastAsiaTheme="minorEastAsia" w:hAnsi="Cambria Math"/>
                  </w:rPr>
                  <m:t xml:space="preserve">86400 s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-1</m:t>
                    </m:r>
                  </m:sup>
                </m:sSup>
              </m:num>
              <m:den>
                <m:r>
                  <w:rPr>
                    <w:rFonts w:ascii="Cambria Math" w:eastAsiaTheme="minorEastAsia" w:hAnsi="Cambria Math"/>
                  </w:rPr>
                  <m:t xml:space="preserve">100 cm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den>
            </m:f>
            <m:r>
              <w:rPr>
                <w:rFonts w:ascii="Cambria Math" w:hAnsi="Cambria Math"/>
              </w:rPr>
              <m:t>10</m:t>
            </m:r>
          </m:e>
          <m:sup>
            <m:d>
              <m:dPr>
                <m:ctrlPr>
                  <w:rPr>
                    <w:rFonts w:ascii="Cambria Math" w:hAnsi="Cambria Math"/>
                    <w:i/>
                  </w:rPr>
                </m:ctrlPr>
              </m:dPr>
              <m:e>
                <m:r>
                  <w:rPr>
                    <w:rFonts w:ascii="Cambria Math" w:hAnsi="Cambria Math"/>
                  </w:rPr>
                  <m:t>int+</m:t>
                </m:r>
                <m:func>
                  <m:funcPr>
                    <m:ctrlPr>
                      <w:rPr>
                        <w:rFonts w:ascii="Cambria Math" w:hAnsi="Cambria Math"/>
                        <w:i/>
                      </w:rPr>
                    </m:ctrlPr>
                  </m:funcPr>
                  <m:fName>
                    <m:r>
                      <w:rPr>
                        <w:rFonts w:ascii="Cambria Math" w:eastAsiaTheme="minorEastAsia" w:hAnsi="Cambria Math"/>
                      </w:rPr>
                      <m:t>slope ∙ </m:t>
                    </m:r>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6</m:t>
                            </m:r>
                          </m:sup>
                        </m:sSup>
                        <m:r>
                          <w:rPr>
                            <w:rFonts w:ascii="Cambria Math" w:hAnsi="Cambria Math"/>
                          </w:rPr>
                          <m:t xml:space="preserve">μg </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DIN</m:t>
                            </m:r>
                          </m:sub>
                        </m:sSub>
                        <m:ctrlPr>
                          <w:rPr>
                            <w:rFonts w:ascii="Cambria Math" w:eastAsiaTheme="minorEastAsia" w:hAnsi="Cambria Math"/>
                            <w:i/>
                          </w:rPr>
                        </m:ctrlPr>
                      </m:e>
                    </m:d>
                  </m:e>
                </m:func>
                <m:r>
                  <w:rPr>
                    <w:rFonts w:ascii="Cambria Math" w:eastAsiaTheme="minorEastAsia" w:hAnsi="Cambria Math"/>
                  </w:rPr>
                  <m:t xml:space="preserve">  </m:t>
                </m:r>
                <m:ctrlPr>
                  <w:rPr>
                    <w:rFonts w:ascii="Cambria Math" w:eastAsiaTheme="minorEastAsia" w:hAnsi="Cambria Math"/>
                    <w:i/>
                  </w:rPr>
                </m:ctrlPr>
              </m:e>
            </m:d>
          </m:sup>
        </m:sSup>
        <w:commentRangeEnd w:id="399"/>
        <m:r>
          <m:rPr>
            <m:sty m:val="p"/>
          </m:rPr>
          <w:rPr>
            <w:rStyle w:val="CommentReference"/>
            <w:rFonts w:ascii="Cambria Math" w:eastAsia="Arial" w:hAnsi="Cambria Math"/>
            <w:kern w:val="0"/>
            <w:lang w:val="en" w:eastAsia="en-US"/>
          </w:rPr>
          <w:commentReference w:id="399"/>
        </m:r>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Χ</m:t>
            </m:r>
          </m:e>
          <m:sub>
            <m:r>
              <w:rPr>
                <w:rFonts w:ascii="Cambria Math" w:eastAsiaTheme="minorEastAsia" w:hAnsi="Cambria Math"/>
              </w:rPr>
              <m:t>Temp</m:t>
            </m:r>
          </m:sub>
        </m:sSub>
      </m:oMath>
      <w:r w:rsidR="0087083D" w:rsidRPr="004F3A2F">
        <w:rPr>
          <w:rFonts w:ascii="Times New Roman" w:eastAsiaTheme="minorEastAsia" w:hAnsi="Times New Roman"/>
        </w:rPr>
        <w:tab/>
      </w:r>
      <w:r w:rsidR="0087083D" w:rsidRPr="004F3A2F">
        <w:rPr>
          <w:rFonts w:ascii="Times New Roman" w:eastAsiaTheme="minorEastAsia" w:hAnsi="Times New Roman"/>
        </w:rPr>
        <w:tab/>
        <w:t xml:space="preserve"> </w:t>
      </w:r>
      <w:r w:rsidR="0087083D" w:rsidRPr="004F3A2F">
        <w:rPr>
          <w:rFonts w:ascii="Times New Roman" w:eastAsiaTheme="minorEastAsia" w:hAnsi="Times New Roman"/>
        </w:rPr>
        <w:tab/>
      </w:r>
      <w:r w:rsidR="0087083D" w:rsidRPr="004F3A2F">
        <w:rPr>
          <w:rFonts w:ascii="Times New Roman" w:eastAsiaTheme="minorEastAsia" w:hAnsi="Times New Roman"/>
        </w:rPr>
        <w:tab/>
        <w:t>(1</w:t>
      </w:r>
      <w:r w:rsidR="00BC0CF7">
        <w:rPr>
          <w:rFonts w:ascii="Times New Roman" w:eastAsiaTheme="minorEastAsia" w:hAnsi="Times New Roman"/>
        </w:rPr>
        <w:t>7</w:t>
      </w:r>
      <w:r w:rsidR="0087083D" w:rsidRPr="004F3A2F">
        <w:rPr>
          <w:rFonts w:ascii="Times New Roman" w:eastAsiaTheme="minorEastAsia" w:hAnsi="Times New Roman"/>
        </w:rPr>
        <w:t>-9)</w:t>
      </w:r>
    </w:p>
    <w:p w14:paraId="09DC5AC9" w14:textId="4110FC53" w:rsidR="0087083D" w:rsidRPr="004F3A2F" w:rsidRDefault="00000000" w:rsidP="0087083D">
      <w:pPr>
        <w:pStyle w:val="NoSpacing"/>
        <w:ind w:firstLine="720"/>
        <w:rPr>
          <w:rFonts w:ascii="Times New Roman" w:eastAsiaTheme="minorEastAsia" w:hAnsi="Times New Roman"/>
        </w:rPr>
      </w:p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d</m:t>
            </m:r>
          </m:num>
          <m:den>
            <m:f>
              <m:fPr>
                <m:type m:val="skw"/>
                <m:ctrlPr>
                  <w:rPr>
                    <w:rFonts w:ascii="Cambria Math" w:hAnsi="Cambria Math"/>
                    <w:i/>
                  </w:rPr>
                </m:ctrlPr>
              </m:fPr>
              <m:num>
                <m:r>
                  <m:rPr>
                    <m:sty m:val="p"/>
                  </m:rPr>
                  <w:rPr>
                    <w:rFonts w:ascii="Cambria Math" w:hAnsi="Cambria Math"/>
                  </w:rPr>
                  <m:t>Δ</m:t>
                </m:r>
                <m:r>
                  <w:rPr>
                    <w:rFonts w:ascii="Cambria Math" w:hAnsi="Cambria Math"/>
                  </w:rPr>
                  <m:t>l</m:t>
                </m:r>
              </m:num>
              <m:den>
                <m:r>
                  <w:rPr>
                    <w:rFonts w:ascii="Cambria Math" w:hAnsi="Cambria Math"/>
                  </w:rPr>
                  <m:t>u</m:t>
                </m:r>
              </m:den>
            </m:f>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A</m:t>
            </m:r>
          </m:den>
        </m:f>
      </m:oMath>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r>
      <w:r w:rsidR="0087083D" w:rsidRPr="004F3A2F">
        <w:rPr>
          <w:rFonts w:ascii="Times New Roman" w:eastAsiaTheme="minorEastAsia" w:hAnsi="Times New Roman"/>
        </w:rPr>
        <w:tab/>
        <w:t>(1</w:t>
      </w:r>
      <w:r w:rsidR="00BC0CF7">
        <w:rPr>
          <w:rFonts w:ascii="Times New Roman" w:eastAsiaTheme="minorEastAsia" w:hAnsi="Times New Roman"/>
        </w:rPr>
        <w:t>7</w:t>
      </w:r>
      <w:r w:rsidR="0087083D" w:rsidRPr="004F3A2F">
        <w:rPr>
          <w:rFonts w:ascii="Times New Roman" w:eastAsiaTheme="minorEastAsia" w:hAnsi="Times New Roman"/>
        </w:rPr>
        <w:t>-10)</w:t>
      </w:r>
    </w:p>
    <w:p w14:paraId="1B739183" w14:textId="716333BF" w:rsidR="002C6BC7" w:rsidRPr="004F3A2F" w:rsidRDefault="002C6BC7" w:rsidP="002C6BC7">
      <w:pPr>
        <w:pStyle w:val="NoSpacing"/>
        <w:rPr>
          <w:rFonts w:ascii="Times New Roman" w:eastAsiaTheme="minorEastAsia" w:hAnsi="Times New Roman"/>
        </w:rPr>
      </w:pPr>
      <w:r w:rsidRPr="004F3A2F">
        <w:rPr>
          <w:rFonts w:ascii="Times New Roman" w:eastAsiaTheme="minorEastAsia" w:hAnsi="Times New Roman"/>
        </w:rPr>
        <w:t>In Equations 1</w:t>
      </w:r>
      <w:r w:rsidR="00BC0CF7">
        <w:rPr>
          <w:rFonts w:ascii="Times New Roman" w:eastAsiaTheme="minorEastAsia" w:hAnsi="Times New Roman"/>
        </w:rPr>
        <w:t>7</w:t>
      </w:r>
      <w:r w:rsidRPr="004F3A2F">
        <w:rPr>
          <w:rFonts w:ascii="Times New Roman" w:eastAsiaTheme="minorEastAsia" w:hAnsi="Times New Roman"/>
        </w:rPr>
        <w:t xml:space="preserve">-9, </w:t>
      </w:r>
      <m:oMath>
        <m:r>
          <w:rPr>
            <w:rFonts w:ascii="Cambria Math" w:hAnsi="Cambria Math"/>
          </w:rPr>
          <m:t>int</m:t>
        </m:r>
      </m:oMath>
      <w:r w:rsidRPr="004F3A2F">
        <w:rPr>
          <w:rFonts w:ascii="Times New Roman" w:eastAsiaTheme="minorEastAsia" w:hAnsi="Times New Roman"/>
        </w:rPr>
        <w:t xml:space="preserve"> [</w:t>
      </w:r>
      <w:r w:rsidR="001D3177" w:rsidRPr="004F3A2F">
        <w:rPr>
          <w:rFonts w:ascii="Times New Roman" w:eastAsiaTheme="minorEastAsia" w:hAnsi="Times New Roman"/>
        </w:rPr>
        <w:t>log cm s</w:t>
      </w:r>
      <w:r w:rsidR="001D3177" w:rsidRPr="004F3A2F">
        <w:rPr>
          <w:rFonts w:ascii="Times New Roman" w:eastAsiaTheme="minorEastAsia" w:hAnsi="Times New Roman"/>
          <w:vertAlign w:val="superscript"/>
        </w:rPr>
        <w:t>-1</w:t>
      </w:r>
      <w:r w:rsidRPr="004F3A2F">
        <w:rPr>
          <w:rFonts w:ascii="Times New Roman" w:eastAsiaTheme="minorEastAsia" w:hAnsi="Times New Roman"/>
        </w:rPr>
        <w:t xml:space="preserve">] is the uptake velocity intercept (value of -2.975; </w:t>
      </w:r>
      <w:r w:rsidRPr="004F3A2F">
        <w:rPr>
          <w:rFonts w:ascii="Times New Roman" w:hAnsi="Times New Roman"/>
        </w:rPr>
        <w:t>Mulholland et al. 2008</w:t>
      </w:r>
      <w:r w:rsidRPr="004F3A2F">
        <w:rPr>
          <w:rFonts w:ascii="Times New Roman" w:eastAsiaTheme="minorEastAsia" w:hAnsi="Times New Roman"/>
        </w:rPr>
        <w:t xml:space="preserve">), </w:t>
      </w:r>
      <w:r w:rsidR="001E6A68" w:rsidRPr="004F3A2F">
        <w:rPr>
          <w:rFonts w:ascii="Times New Roman" w:eastAsiaTheme="minorEastAsia" w:hAnsi="Times New Roman"/>
        </w:rPr>
        <w:t xml:space="preserve">and </w:t>
      </w:r>
      <m:oMath>
        <m:r>
          <w:rPr>
            <w:rFonts w:ascii="Cambria Math" w:eastAsiaTheme="minorEastAsia" w:hAnsi="Cambria Math"/>
          </w:rPr>
          <m:t>slope</m:t>
        </m:r>
      </m:oMath>
      <w:r w:rsidRPr="004F3A2F">
        <w:rPr>
          <w:rFonts w:ascii="Times New Roman" w:eastAsiaTheme="minorEastAsia" w:hAnsi="Times New Roman"/>
        </w:rPr>
        <w:t xml:space="preserve"> [</w:t>
      </w:r>
      <w:r w:rsidR="00CB1252" w:rsidRPr="004F3A2F">
        <w:rPr>
          <w:rFonts w:ascii="Times New Roman" w:eastAsiaTheme="minorEastAsia" w:hAnsi="Times New Roman"/>
        </w:rPr>
        <w:t>-</w:t>
      </w:r>
      <w:r w:rsidRPr="004F3A2F">
        <w:rPr>
          <w:rFonts w:ascii="Times New Roman" w:eastAsiaTheme="minorEastAsia" w:hAnsi="Times New Roman"/>
        </w:rPr>
        <w:t xml:space="preserve">] is the </w:t>
      </w:r>
      <w:r w:rsidR="001D3177" w:rsidRPr="004F3A2F">
        <w:rPr>
          <w:rFonts w:ascii="Times New Roman" w:eastAsiaTheme="minorEastAsia" w:hAnsi="Times New Roman"/>
        </w:rPr>
        <w:t xml:space="preserve">efficiency </w:t>
      </w:r>
      <w:r w:rsidR="001359A7" w:rsidRPr="004F3A2F">
        <w:rPr>
          <w:rFonts w:ascii="Times New Roman" w:eastAsiaTheme="minorEastAsia" w:hAnsi="Times New Roman"/>
        </w:rPr>
        <w:t xml:space="preserve">loss </w:t>
      </w:r>
      <w:r w:rsidRPr="004F3A2F">
        <w:rPr>
          <w:rFonts w:ascii="Times New Roman" w:eastAsiaTheme="minorEastAsia" w:hAnsi="Times New Roman"/>
        </w:rPr>
        <w:t xml:space="preserve">slope </w:t>
      </w:r>
      <w:r w:rsidR="001359A7" w:rsidRPr="004F3A2F">
        <w:rPr>
          <w:rFonts w:ascii="Times New Roman" w:eastAsiaTheme="minorEastAsia" w:hAnsi="Times New Roman"/>
        </w:rPr>
        <w:t xml:space="preserve">(slope </w:t>
      </w:r>
      <w:r w:rsidRPr="004F3A2F">
        <w:rPr>
          <w:rFonts w:ascii="Times New Roman" w:eastAsiaTheme="minorEastAsia" w:hAnsi="Times New Roman"/>
        </w:rPr>
        <w:t>of the uptake velocity</w:t>
      </w:r>
      <w:r w:rsidR="00572DB4" w:rsidRPr="004F3A2F">
        <w:rPr>
          <w:rFonts w:ascii="Times New Roman" w:eastAsiaTheme="minorEastAsia" w:hAnsi="Times New Roman"/>
        </w:rPr>
        <w:t xml:space="preserve"> vs. concentration</w:t>
      </w:r>
      <w:r w:rsidR="001359A7" w:rsidRPr="004F3A2F">
        <w:rPr>
          <w:rFonts w:ascii="Times New Roman" w:eastAsiaTheme="minorEastAsia" w:hAnsi="Times New Roman"/>
        </w:rPr>
        <w:t>,</w:t>
      </w:r>
      <w:r w:rsidRPr="004F3A2F">
        <w:rPr>
          <w:rFonts w:ascii="Times New Roman" w:eastAsiaTheme="minorEastAsia" w:hAnsi="Times New Roman"/>
        </w:rPr>
        <w:t xml:space="preserve"> value of -0.493; </w:t>
      </w:r>
      <w:r w:rsidRPr="004F3A2F">
        <w:rPr>
          <w:rFonts w:ascii="Times New Roman" w:hAnsi="Times New Roman"/>
        </w:rPr>
        <w:t>Mulholland et al. 2008</w:t>
      </w:r>
      <w:r w:rsidRPr="004F3A2F">
        <w:rPr>
          <w:rFonts w:ascii="Times New Roman" w:eastAsiaTheme="minorEastAsia" w:hAnsi="Times New Roman"/>
        </w:rPr>
        <w:t>)</w:t>
      </w:r>
      <w:r w:rsidR="00BE053E" w:rsidRPr="004F3A2F">
        <w:rPr>
          <w:rFonts w:ascii="Times New Roman" w:eastAsiaTheme="minorEastAsia" w:hAnsi="Times New Roman"/>
        </w:rPr>
        <w:t>.  Conversion between cm s</w:t>
      </w:r>
      <w:r w:rsidR="00BE053E" w:rsidRPr="004F3A2F">
        <w:rPr>
          <w:rFonts w:ascii="Times New Roman" w:eastAsiaTheme="minorEastAsia" w:hAnsi="Times New Roman"/>
          <w:vertAlign w:val="superscript"/>
        </w:rPr>
        <w:t>-1</w:t>
      </w:r>
      <w:r w:rsidR="00BE053E" w:rsidRPr="004F3A2F">
        <w:rPr>
          <w:rFonts w:ascii="Times New Roman" w:eastAsiaTheme="minorEastAsia" w:hAnsi="Times New Roman"/>
        </w:rPr>
        <w:t xml:space="preserve"> and m d</w:t>
      </w:r>
      <w:r w:rsidR="00BE053E" w:rsidRPr="004F3A2F">
        <w:rPr>
          <w:rFonts w:ascii="Times New Roman" w:eastAsiaTheme="minorEastAsia" w:hAnsi="Times New Roman"/>
          <w:vertAlign w:val="superscript"/>
        </w:rPr>
        <w:t>-1</w:t>
      </w:r>
      <w:r w:rsidR="00BE053E" w:rsidRPr="004F3A2F">
        <w:rPr>
          <w:rFonts w:ascii="Times New Roman" w:eastAsiaTheme="minorEastAsia" w:hAnsi="Times New Roman"/>
        </w:rPr>
        <w:t xml:space="preserve"> and </w:t>
      </w:r>
      <m:oMath>
        <m:r>
          <w:rPr>
            <w:rFonts w:ascii="Cambria Math" w:eastAsiaTheme="minorEastAsia" w:hAnsi="Cambria Math"/>
          </w:rPr>
          <m:t>μ</m:t>
        </m:r>
      </m:oMath>
      <w:r w:rsidR="00BE053E" w:rsidRPr="004F3A2F">
        <w:rPr>
          <w:rFonts w:ascii="Times New Roman" w:eastAsiaTheme="minorEastAsia" w:hAnsi="Times New Roman"/>
        </w:rPr>
        <w:t>g L</w:t>
      </w:r>
      <w:r w:rsidR="00BE053E" w:rsidRPr="004F3A2F">
        <w:rPr>
          <w:rFonts w:ascii="Times New Roman" w:eastAsiaTheme="minorEastAsia" w:hAnsi="Times New Roman"/>
          <w:vertAlign w:val="superscript"/>
        </w:rPr>
        <w:t>-1</w:t>
      </w:r>
      <w:r w:rsidR="00BE053E" w:rsidRPr="004F3A2F">
        <w:rPr>
          <w:rFonts w:ascii="Times New Roman" w:eastAsiaTheme="minorEastAsia" w:hAnsi="Times New Roman"/>
        </w:rPr>
        <w:t xml:space="preserve"> and g L</w:t>
      </w:r>
      <w:r w:rsidR="00BE053E" w:rsidRPr="004F3A2F">
        <w:rPr>
          <w:rFonts w:ascii="Times New Roman" w:eastAsiaTheme="minorEastAsia" w:hAnsi="Times New Roman"/>
          <w:vertAlign w:val="superscript"/>
        </w:rPr>
        <w:t>-1</w:t>
      </w:r>
      <w:r w:rsidR="00BE053E" w:rsidRPr="004F3A2F">
        <w:rPr>
          <w:rFonts w:ascii="Times New Roman" w:eastAsiaTheme="minorEastAsia" w:hAnsi="Times New Roman"/>
        </w:rPr>
        <w:t xml:space="preserve"> and needed to relate the units of the </w:t>
      </w:r>
      <w:r w:rsidR="001359A7" w:rsidRPr="004F3A2F">
        <w:rPr>
          <w:rFonts w:ascii="Times New Roman" w:eastAsiaTheme="minorEastAsia" w:hAnsi="Times New Roman"/>
        </w:rPr>
        <w:t>empirical relationships from Mulholland et al. (2008) and the native units in WBM.  These conversions are dropped in the derivation below.</w:t>
      </w:r>
      <w:r w:rsidR="0086664F">
        <w:rPr>
          <w:rFonts w:ascii="Times New Roman" w:eastAsiaTheme="minorEastAsia" w:hAnsi="Times New Roman"/>
        </w:rPr>
        <w:t xml:space="preserve">  </w:t>
      </w:r>
      <w:r w:rsidR="001359A7" w:rsidRPr="004F3A2F">
        <w:rPr>
          <w:rFonts w:ascii="Times New Roman" w:eastAsiaTheme="minorEastAsia" w:hAnsi="Times New Roman"/>
        </w:rPr>
        <w:t>A water temperature correction (</w:t>
      </w:r>
      <m:oMath>
        <m:sSub>
          <m:sSubPr>
            <m:ctrlPr>
              <w:rPr>
                <w:rFonts w:ascii="Cambria Math" w:eastAsiaTheme="minorEastAsia" w:hAnsi="Cambria Math"/>
                <w:i/>
              </w:rPr>
            </m:ctrlPr>
          </m:sSubPr>
          <m:e>
            <m:r>
              <m:rPr>
                <m:sty m:val="p"/>
              </m:rPr>
              <w:rPr>
                <w:rFonts w:ascii="Cambria Math" w:eastAsiaTheme="minorEastAsia" w:hAnsi="Cambria Math"/>
              </w:rPr>
              <m:t>Χ</m:t>
            </m:r>
          </m:e>
          <m:sub>
            <m:r>
              <w:rPr>
                <w:rFonts w:ascii="Cambria Math" w:eastAsiaTheme="minorEastAsia" w:hAnsi="Cambria Math"/>
              </w:rPr>
              <m:t>Temp</m:t>
            </m:r>
          </m:sub>
        </m:sSub>
      </m:oMath>
      <w:r w:rsidRPr="004F3A2F">
        <w:rPr>
          <w:rFonts w:ascii="Times New Roman" w:hAnsi="Times New Roman"/>
        </w:rPr>
        <w:t xml:space="preserve"> </w:t>
      </w:r>
      <w:r w:rsidR="001D3177" w:rsidRPr="004F3A2F">
        <w:rPr>
          <w:rFonts w:ascii="Times New Roman" w:hAnsi="Times New Roman"/>
        </w:rPr>
        <w:t>[-]</w:t>
      </w:r>
      <w:r w:rsidR="001359A7" w:rsidRPr="004F3A2F">
        <w:rPr>
          <w:rFonts w:ascii="Times New Roman" w:hAnsi="Times New Roman"/>
        </w:rPr>
        <w:t>)</w:t>
      </w:r>
      <w:r w:rsidR="001D3177" w:rsidRPr="004F3A2F">
        <w:rPr>
          <w:rFonts w:ascii="Times New Roman" w:hAnsi="Times New Roman"/>
        </w:rPr>
        <w:t xml:space="preserve"> </w:t>
      </w:r>
      <w:r w:rsidRPr="004F3A2F">
        <w:rPr>
          <w:rFonts w:ascii="Times New Roman" w:eastAsiaTheme="minorEastAsia" w:hAnsi="Times New Roman"/>
        </w:rPr>
        <w:t>is given by Equation 1</w:t>
      </w:r>
      <w:r w:rsidR="00BC0CF7">
        <w:rPr>
          <w:rFonts w:ascii="Times New Roman" w:eastAsiaTheme="minorEastAsia" w:hAnsi="Times New Roman"/>
        </w:rPr>
        <w:t>7</w:t>
      </w:r>
      <w:r w:rsidRPr="004F3A2F">
        <w:rPr>
          <w:rFonts w:ascii="Times New Roman" w:eastAsiaTheme="minorEastAsia" w:hAnsi="Times New Roman"/>
        </w:rPr>
        <w:t>-1</w:t>
      </w:r>
      <w:r w:rsidR="001E6A68" w:rsidRPr="004F3A2F">
        <w:rPr>
          <w:rFonts w:ascii="Times New Roman" w:eastAsiaTheme="minorEastAsia" w:hAnsi="Times New Roman"/>
        </w:rPr>
        <w:t>1</w:t>
      </w:r>
      <w:r w:rsidRPr="004F3A2F">
        <w:rPr>
          <w:rFonts w:ascii="Times New Roman" w:eastAsiaTheme="minorEastAsia" w:hAnsi="Times New Roman"/>
        </w:rPr>
        <w:t>.</w:t>
      </w:r>
    </w:p>
    <w:p w14:paraId="069EE45C" w14:textId="3BA65159" w:rsidR="002C6BC7" w:rsidRPr="004F3A2F" w:rsidRDefault="00000000" w:rsidP="002C6BC7">
      <w:pPr>
        <w:pStyle w:val="NoSpacing"/>
        <w:rPr>
          <w:rFonts w:ascii="Times New Roman" w:eastAsiaTheme="minorEastAsia" w:hAnsi="Times New Roman"/>
        </w:rPr>
      </w:pPr>
      <m:oMath>
        <m:sSub>
          <m:sSubPr>
            <m:ctrlPr>
              <w:rPr>
                <w:rFonts w:ascii="Cambria Math" w:eastAsiaTheme="minorEastAsia" w:hAnsi="Cambria Math"/>
                <w:i/>
              </w:rPr>
            </m:ctrlPr>
          </m:sSubPr>
          <m:e>
            <m:r>
              <m:rPr>
                <m:sty m:val="p"/>
              </m:rPr>
              <w:rPr>
                <w:rFonts w:ascii="Cambria Math" w:eastAsiaTheme="minorEastAsia" w:hAnsi="Cambria Math"/>
              </w:rPr>
              <m:t>Χ</m:t>
            </m:r>
          </m:e>
          <m:sub>
            <m:r>
              <w:rPr>
                <w:rFonts w:ascii="Cambria Math" w:eastAsiaTheme="minorEastAsia" w:hAnsi="Cambria Math"/>
              </w:rPr>
              <m:t>Temp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10</m:t>
            </m:r>
          </m:sub>
          <m:sup>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r>
                          <w:rPr>
                            <w:rFonts w:ascii="Cambria Math" w:eastAsiaTheme="minorEastAsia" w:hAnsi="Cambria Math"/>
                          </w:rPr>
                          <m:t>-Tref</m:t>
                        </m:r>
                      </m:e>
                    </m:d>
                    <m:r>
                      <w:rPr>
                        <w:rFonts w:ascii="Cambria Math" w:eastAsiaTheme="minorEastAsia" w:hAnsi="Cambria Math"/>
                      </w:rPr>
                      <m:t xml:space="preserve"> </m:t>
                    </m:r>
                  </m:num>
                  <m:den>
                    <m:r>
                      <w:rPr>
                        <w:rFonts w:ascii="Cambria Math" w:eastAsiaTheme="minorEastAsia" w:hAnsi="Cambria Math"/>
                      </w:rPr>
                      <m:t xml:space="preserve"> 10</m:t>
                    </m:r>
                  </m:den>
                </m:f>
              </m:e>
            </m:d>
          </m:sup>
        </m:sSubSup>
      </m:oMath>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r>
      <w:r w:rsidR="002C6BC7" w:rsidRPr="004F3A2F">
        <w:rPr>
          <w:rFonts w:ascii="Times New Roman" w:eastAsiaTheme="minorEastAsia" w:hAnsi="Times New Roman"/>
        </w:rPr>
        <w:tab/>
        <w:t>(1</w:t>
      </w:r>
      <w:r w:rsidR="00BC0CF7">
        <w:rPr>
          <w:rFonts w:ascii="Times New Roman" w:eastAsiaTheme="minorEastAsia" w:hAnsi="Times New Roman"/>
        </w:rPr>
        <w:t>7</w:t>
      </w:r>
      <w:r w:rsidR="002C6BC7" w:rsidRPr="004F3A2F">
        <w:rPr>
          <w:rFonts w:ascii="Times New Roman" w:eastAsiaTheme="minorEastAsia" w:hAnsi="Times New Roman"/>
        </w:rPr>
        <w:t>-1</w:t>
      </w:r>
      <w:r w:rsidR="001E6A68" w:rsidRPr="004F3A2F">
        <w:rPr>
          <w:rFonts w:ascii="Times New Roman" w:eastAsiaTheme="minorEastAsia" w:hAnsi="Times New Roman"/>
        </w:rPr>
        <w:t>1)</w:t>
      </w:r>
    </w:p>
    <w:p w14:paraId="6593768F" w14:textId="67E75E74" w:rsidR="0087083D" w:rsidRPr="004F3A2F" w:rsidRDefault="001E6A68" w:rsidP="002C6BC7">
      <w:pPr>
        <w:pStyle w:val="NoSpacing"/>
        <w:rPr>
          <w:rFonts w:ascii="Times New Roman" w:eastAsiaTheme="minorEastAsia" w:hAnsi="Times New Roman"/>
        </w:rPr>
      </w:pPr>
      <w:r w:rsidRPr="004F3A2F">
        <w:rPr>
          <w:rFonts w:ascii="Times New Roman" w:eastAsiaTheme="minorEastAsia" w:hAnsi="Times New Roman"/>
        </w:rPr>
        <w:t>In Equation 1</w:t>
      </w:r>
      <w:r w:rsidR="00BC0CF7">
        <w:rPr>
          <w:rFonts w:ascii="Times New Roman" w:eastAsiaTheme="minorEastAsia" w:hAnsi="Times New Roman"/>
        </w:rPr>
        <w:t>7</w:t>
      </w:r>
      <w:r w:rsidRPr="004F3A2F">
        <w:rPr>
          <w:rFonts w:ascii="Times New Roman" w:eastAsiaTheme="minorEastAsia" w:hAnsi="Times New Roman"/>
        </w:rPr>
        <w:t xml:space="preserve">-11,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10</m:t>
            </m:r>
          </m:sub>
        </m:sSub>
      </m:oMath>
      <w:r w:rsidRPr="004F3A2F">
        <w:rPr>
          <w:rFonts w:ascii="Times New Roman" w:eastAsiaTheme="minorEastAsia" w:hAnsi="Times New Roman"/>
        </w:rPr>
        <w:t xml:space="preserve"> is the factor (default of 2) of increase for every 10 degrees difference of water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oMath>
      <w:r w:rsidRPr="004F3A2F">
        <w:rPr>
          <w:rFonts w:ascii="Times New Roman" w:eastAsiaTheme="minorEastAsia" w:hAnsi="Times New Roman"/>
        </w:rPr>
        <w:t>) from a reference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oMath>
      <w:r w:rsidRPr="004F3A2F">
        <w:rPr>
          <w:rFonts w:ascii="Times New Roman" w:eastAsiaTheme="minorEastAsia" w:hAnsi="Times New Roman"/>
        </w:rPr>
        <w:t xml:space="preserve">) that </w:t>
      </w:r>
      <w:r w:rsidR="00572DB4" w:rsidRPr="004F3A2F">
        <w:rPr>
          <w:rFonts w:ascii="Times New Roman" w:eastAsiaTheme="minorEastAsia" w:hAnsi="Times New Roman"/>
        </w:rPr>
        <w:t>=</w:t>
      </w:r>
      <w:r w:rsidRPr="004F3A2F">
        <w:rPr>
          <w:rFonts w:ascii="Times New Roman" w:eastAsiaTheme="minorEastAsia" w:hAnsi="Times New Roman"/>
        </w:rPr>
        <w:t xml:space="preserve"> 20</w:t>
      </w:r>
      <m:oMath>
        <m:r>
          <w:rPr>
            <w:rFonts w:ascii="Cambria Math" w:eastAsiaTheme="minorEastAsia" w:hAnsi="Cambria Math"/>
          </w:rPr>
          <m:t>°C</m:t>
        </m:r>
      </m:oMath>
      <w:r w:rsidR="00572DB4" w:rsidRPr="004F3A2F">
        <w:rPr>
          <w:rFonts w:ascii="Times New Roman" w:eastAsiaTheme="minorEastAsia" w:hAnsi="Times New Roman"/>
        </w:rPr>
        <w:t xml:space="preserve"> based on the data in Mulholland et al. 2008.</w:t>
      </w:r>
      <w:r w:rsidRPr="004F3A2F">
        <w:rPr>
          <w:rFonts w:ascii="Times New Roman" w:eastAsiaTheme="minorEastAsia" w:hAnsi="Times New Roman"/>
        </w:rPr>
        <w:t xml:space="preserve"> </w:t>
      </w:r>
      <w:r w:rsidR="002C6BC7" w:rsidRPr="004F3A2F">
        <w:rPr>
          <w:rFonts w:ascii="Times New Roman" w:eastAsiaTheme="minorEastAsia" w:hAnsi="Times New Roman"/>
        </w:rPr>
        <w:t>In Equation 1</w:t>
      </w:r>
      <w:r w:rsidR="00BC0CF7">
        <w:rPr>
          <w:rFonts w:ascii="Times New Roman" w:eastAsiaTheme="minorEastAsia" w:hAnsi="Times New Roman"/>
        </w:rPr>
        <w:t>7</w:t>
      </w:r>
      <w:r w:rsidR="002C6BC7" w:rsidRPr="004F3A2F">
        <w:rPr>
          <w:rFonts w:ascii="Times New Roman" w:eastAsiaTheme="minorEastAsia" w:hAnsi="Times New Roman"/>
        </w:rPr>
        <w:t xml:space="preserve">-10, </w:t>
      </w:r>
      <m:oMath>
        <m:r>
          <w:rPr>
            <w:rFonts w:ascii="Cambria Math" w:eastAsiaTheme="minorEastAsia" w:hAnsi="Cambria Math"/>
          </w:rPr>
          <m:t>d</m:t>
        </m:r>
      </m:oMath>
      <w:r w:rsidR="002C6BC7" w:rsidRPr="004F3A2F">
        <w:rPr>
          <w:rFonts w:ascii="Times New Roman" w:eastAsiaTheme="minorEastAsia" w:hAnsi="Times New Roman"/>
        </w:rPr>
        <w:t xml:space="preserve"> is water depth (but is limited to 20 m to prevent unrealistically high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oMath>
      <w:r w:rsidR="002C6BC7" w:rsidRPr="004F3A2F">
        <w:rPr>
          <w:rFonts w:ascii="Times New Roman" w:eastAsiaTheme="minorEastAsia" w:hAnsi="Times New Roman"/>
        </w:rPr>
        <w:t xml:space="preserve"> for reservoirs considering not all areas of deep reservoirs will be effective at denitrification), and the </w:t>
      </w:r>
      <m:oMath>
        <m:r>
          <w:rPr>
            <w:rFonts w:ascii="Cambria Math" w:eastAsiaTheme="minorEastAsia" w:hAnsi="Cambria Math"/>
          </w:rPr>
          <m:t>τ</m:t>
        </m:r>
      </m:oMath>
      <w:r w:rsidR="002C6BC7" w:rsidRPr="004F3A2F">
        <w:rPr>
          <w:rFonts w:ascii="Times New Roman" w:eastAsiaTheme="minorEastAsia" w:hAnsi="Times New Roman"/>
        </w:rPr>
        <w:t xml:space="preserve"> is the reach residence time calculated as the reach length (m) divided by the daily flow velocity </w:t>
      </w:r>
      <m:oMath>
        <m:r>
          <w:rPr>
            <w:rFonts w:ascii="Cambria Math" w:eastAsiaTheme="minorEastAsia" w:hAnsi="Cambria Math"/>
          </w:rPr>
          <m:t>u</m:t>
        </m:r>
      </m:oMath>
      <w:r w:rsidR="002C6BC7" w:rsidRPr="004F3A2F">
        <w:rPr>
          <w:rFonts w:ascii="Times New Roman" w:eastAsiaTheme="minorEastAsia" w:hAnsi="Times New Roman"/>
        </w:rPr>
        <w:t xml:space="preserve"> (m d</w:t>
      </w:r>
      <w:r w:rsidR="002C6BC7" w:rsidRPr="004F3A2F">
        <w:rPr>
          <w:rFonts w:ascii="Times New Roman" w:eastAsiaTheme="minorEastAsia" w:hAnsi="Times New Roman"/>
          <w:vertAlign w:val="superscript"/>
        </w:rPr>
        <w:t>-1</w:t>
      </w:r>
      <w:r w:rsidR="002C6BC7" w:rsidRPr="004F3A2F">
        <w:rPr>
          <w:rFonts w:ascii="Times New Roman" w:eastAsiaTheme="minorEastAsia" w:hAnsi="Times New Roman"/>
        </w:rPr>
        <w:t xml:space="preserve">).  </w:t>
      </w:r>
      <w:commentRangeStart w:id="400"/>
      <w:commentRangeStart w:id="401"/>
      <w:r w:rsidR="002C6BC7" w:rsidRPr="004F3A2F">
        <w:rPr>
          <w:rFonts w:ascii="Times New Roman" w:eastAsiaTheme="minorEastAsia" w:hAnsi="Times New Roman"/>
        </w:rPr>
        <w:t xml:space="preserve">The reach residence time </w:t>
      </w:r>
      <m:oMath>
        <m:r>
          <w:rPr>
            <w:rFonts w:ascii="Cambria Math" w:eastAsiaTheme="minorEastAsia" w:hAnsi="Cambria Math"/>
          </w:rPr>
          <m:t>τ</m:t>
        </m:r>
      </m:oMath>
      <w:r w:rsidR="002C6BC7" w:rsidRPr="004F3A2F">
        <w:rPr>
          <w:rFonts w:ascii="Times New Roman" w:eastAsiaTheme="minorEastAsia" w:hAnsi="Times New Roman"/>
        </w:rPr>
        <w:t xml:space="preserve"> is limited to the time-step length to prevent unrealistically high values of removal from being calculated</w:t>
      </w:r>
      <w:commentRangeEnd w:id="400"/>
      <w:r w:rsidR="00572DB4" w:rsidRPr="004F3A2F">
        <w:rPr>
          <w:rStyle w:val="CommentReference"/>
          <w:rFonts w:ascii="Times New Roman" w:eastAsia="Arial" w:hAnsi="Times New Roman"/>
          <w:kern w:val="0"/>
          <w:lang w:val="en" w:eastAsia="en-US"/>
        </w:rPr>
        <w:commentReference w:id="400"/>
      </w:r>
      <w:commentRangeEnd w:id="401"/>
      <w:r w:rsidR="00383CCD">
        <w:rPr>
          <w:rStyle w:val="CommentReference"/>
          <w:rFonts w:ascii="Arial" w:eastAsia="Arial" w:hAnsi="Arial" w:cs="Arial"/>
          <w:kern w:val="0"/>
          <w:lang w:val="en" w:eastAsia="en-US"/>
        </w:rPr>
        <w:commentReference w:id="401"/>
      </w:r>
      <w:r w:rsidR="002C6BC7" w:rsidRPr="004F3A2F">
        <w:rPr>
          <w:rFonts w:ascii="Times New Roman" w:eastAsiaTheme="minorEastAsia" w:hAnsi="Times New Roman"/>
        </w:rPr>
        <w:t>.</w:t>
      </w:r>
    </w:p>
    <w:p w14:paraId="61286E5F" w14:textId="5FD1B988" w:rsidR="0087083D" w:rsidRPr="004F3A2F" w:rsidRDefault="00891187" w:rsidP="0087083D">
      <w:pPr>
        <w:pStyle w:val="NoSpacing"/>
        <w:rPr>
          <w:rFonts w:ascii="Times New Roman" w:eastAsiaTheme="minorEastAsia" w:hAnsi="Times New Roman"/>
        </w:rPr>
      </w:pPr>
      <w:r w:rsidRPr="004F3A2F">
        <w:rPr>
          <w:rFonts w:ascii="Times New Roman" w:eastAsiaTheme="minorEastAsia" w:hAnsi="Times New Roman"/>
        </w:rPr>
        <w:t xml:space="preserve">Reach scale </w:t>
      </w:r>
      <w:commentRangeStart w:id="402"/>
      <w:commentRangeStart w:id="403"/>
      <w:r w:rsidRPr="004F3A2F">
        <w:rPr>
          <w:rFonts w:ascii="Times New Roman" w:eastAsiaTheme="minorEastAsia" w:hAnsi="Times New Roman"/>
        </w:rPr>
        <w:t>velocity, depth</w:t>
      </w:r>
      <w:commentRangeEnd w:id="402"/>
      <w:r w:rsidR="0095076C" w:rsidRPr="004F3A2F">
        <w:rPr>
          <w:rStyle w:val="CommentReference"/>
          <w:rFonts w:ascii="Times New Roman" w:eastAsia="Arial" w:hAnsi="Times New Roman"/>
          <w:kern w:val="0"/>
          <w:lang w:val="en" w:eastAsia="en-US"/>
        </w:rPr>
        <w:commentReference w:id="402"/>
      </w:r>
      <w:commentRangeEnd w:id="403"/>
      <w:r w:rsidR="00E3316C">
        <w:rPr>
          <w:rStyle w:val="CommentReference"/>
          <w:rFonts w:ascii="Arial" w:eastAsia="Arial" w:hAnsi="Arial" w:cs="Arial"/>
          <w:kern w:val="0"/>
          <w:lang w:val="en" w:eastAsia="en-US"/>
        </w:rPr>
        <w:commentReference w:id="403"/>
      </w:r>
      <w:r w:rsidRPr="004F3A2F">
        <w:rPr>
          <w:rFonts w:ascii="Times New Roman" w:eastAsiaTheme="minorEastAsia" w:hAnsi="Times New Roman"/>
        </w:rPr>
        <w:t xml:space="preserve">, and temperature are estimated based on runoff and storage within reaches </w:t>
      </w:r>
      <w:r w:rsidR="003D6BBE" w:rsidRPr="004F3A2F">
        <w:rPr>
          <w:rFonts w:ascii="Times New Roman" w:eastAsiaTheme="minorEastAsia" w:hAnsi="Times New Roman"/>
        </w:rPr>
        <w:t xml:space="preserve">at </w:t>
      </w:r>
      <w:r w:rsidRPr="004F3A2F">
        <w:rPr>
          <w:rFonts w:ascii="Times New Roman" w:eastAsiaTheme="minorEastAsia" w:hAnsi="Times New Roman"/>
        </w:rPr>
        <w:t>the beginning of the timestep</w:t>
      </w:r>
      <w:r w:rsidR="003D6BBE" w:rsidRPr="004F3A2F">
        <w:rPr>
          <w:rFonts w:ascii="Times New Roman" w:eastAsiaTheme="minorEastAsia" w:hAnsi="Times New Roman"/>
        </w:rPr>
        <w:t xml:space="preserve">, and thus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oMath>
      <w:r w:rsidR="003D6BBE" w:rsidRPr="004F3A2F">
        <w:rPr>
          <w:rFonts w:ascii="Times New Roman" w:eastAsiaTheme="minorEastAsia" w:hAnsi="Times New Roman"/>
        </w:rPr>
        <w:t xml:space="preserve"> and several terms for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oMath>
      <w:r w:rsidR="003D6BBE" w:rsidRPr="004F3A2F">
        <w:rPr>
          <w:rFonts w:ascii="Times New Roman" w:eastAsiaTheme="minorEastAsia" w:hAnsi="Times New Roman"/>
        </w:rPr>
        <w:t xml:space="preserve"> can be calculated efficiently prior to the networked routing calculation.  However, because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oMath>
      <w:r w:rsidR="003D6BBE" w:rsidRPr="004F3A2F">
        <w:rPr>
          <w:rFonts w:ascii="Times New Roman" w:eastAsiaTheme="minorEastAsia" w:hAnsi="Times New Roman"/>
        </w:rPr>
        <w:t xml:space="preserve"> is dependent 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DIN</m:t>
            </m:r>
          </m:sub>
        </m:sSub>
      </m:oMath>
      <w:r w:rsidR="003D6BBE" w:rsidRPr="004F3A2F">
        <w:rPr>
          <w:rFonts w:ascii="Times New Roman" w:eastAsiaTheme="minorEastAsia" w:hAnsi="Times New Roman"/>
        </w:rPr>
        <w:t>, DIN removal in rivers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River</m:t>
            </m:r>
          </m:sub>
        </m:sSub>
      </m:oMath>
      <w:r w:rsidR="003D6BBE" w:rsidRPr="004F3A2F">
        <w:rPr>
          <w:rFonts w:ascii="Times New Roman" w:eastAsiaTheme="minorEastAsia" w:hAnsi="Times New Roman"/>
        </w:rPr>
        <w:t xml:space="preserve">) </w:t>
      </w:r>
      <w:commentRangeStart w:id="404"/>
      <w:r w:rsidR="003D6BBE" w:rsidRPr="004F3A2F">
        <w:rPr>
          <w:rFonts w:ascii="Times New Roman" w:eastAsiaTheme="minorEastAsia" w:hAnsi="Times New Roman"/>
        </w:rPr>
        <w:t>must be calculated as a network operation</w:t>
      </w:r>
      <w:commentRangeEnd w:id="404"/>
      <w:r w:rsidR="0095076C" w:rsidRPr="004F3A2F">
        <w:rPr>
          <w:rStyle w:val="CommentReference"/>
          <w:rFonts w:ascii="Times New Roman" w:eastAsia="Arial" w:hAnsi="Times New Roman"/>
          <w:kern w:val="0"/>
          <w:lang w:val="en" w:eastAsia="en-US"/>
        </w:rPr>
        <w:commentReference w:id="404"/>
      </w:r>
      <w:r w:rsidR="003D6BBE" w:rsidRPr="004F3A2F">
        <w:rPr>
          <w:rFonts w:ascii="Times New Roman" w:eastAsiaTheme="minorEastAsia" w:hAnsi="Times New Roman"/>
        </w:rPr>
        <w:t xml:space="preserve">.  </w:t>
      </w:r>
      <w:r w:rsidR="0085258A" w:rsidRPr="004F3A2F">
        <w:rPr>
          <w:rFonts w:ascii="Times New Roman" w:eastAsiaTheme="minorEastAsia" w:hAnsi="Times New Roman"/>
        </w:rPr>
        <w:t>Prior to the network calculation, a denitrification coefficient (</w:t>
      </w:r>
      <m:oMath>
        <m:sSub>
          <m:sSubPr>
            <m:ctrlPr>
              <w:rPr>
                <w:rFonts w:ascii="Cambria Math" w:eastAsiaTheme="minorEastAsia" w:hAnsi="Cambria Math"/>
                <w:i/>
              </w:rPr>
            </m:ctrlPr>
          </m:sSubPr>
          <m:e>
            <m:r>
              <m:rPr>
                <m:sty m:val="p"/>
              </m:rPr>
              <w:rPr>
                <w:rFonts w:ascii="Cambria Math" w:eastAsiaTheme="minorEastAsia" w:hAnsi="Cambria Math"/>
              </w:rPr>
              <m:t>χ</m:t>
            </m:r>
          </m:e>
          <m:sub>
            <m:r>
              <w:rPr>
                <w:rFonts w:ascii="Cambria Math" w:eastAsiaTheme="minorEastAsia" w:hAnsi="Cambria Math"/>
              </w:rPr>
              <m:t>denit</m:t>
            </m:r>
          </m:sub>
        </m:sSub>
      </m:oMath>
      <w:r w:rsidR="0085258A" w:rsidRPr="004F3A2F">
        <w:rPr>
          <w:rFonts w:ascii="Times New Roman" w:eastAsiaTheme="minorEastAsia" w:hAnsi="Times New Roman"/>
        </w:rPr>
        <w:t xml:space="preserve">) </w:t>
      </w:r>
      <w:r w:rsidR="001D3177" w:rsidRPr="004F3A2F">
        <w:rPr>
          <w:rFonts w:ascii="Times New Roman" w:eastAsiaTheme="minorEastAsia" w:hAnsi="Times New Roman"/>
        </w:rPr>
        <w:t xml:space="preserve">[-] </w:t>
      </w:r>
      <w:r w:rsidR="0085258A" w:rsidRPr="004F3A2F">
        <w:rPr>
          <w:rFonts w:ascii="Times New Roman" w:eastAsiaTheme="minorEastAsia" w:hAnsi="Times New Roman"/>
        </w:rPr>
        <w:t>is calculated</w:t>
      </w:r>
      <w:r w:rsidR="00A8207C" w:rsidRPr="004F3A2F">
        <w:rPr>
          <w:rFonts w:ascii="Times New Roman" w:eastAsiaTheme="minorEastAsia" w:hAnsi="Times New Roman"/>
        </w:rPr>
        <w:t xml:space="preserve">.  First, we expand the definition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oMath>
      <w:r w:rsidR="00A8207C" w:rsidRPr="004F3A2F">
        <w:rPr>
          <w:rFonts w:ascii="Times New Roman" w:eastAsiaTheme="minorEastAsia" w:hAnsi="Times New Roman"/>
        </w:rPr>
        <w:t xml:space="preserve"> in equation 1</w:t>
      </w:r>
      <w:r w:rsidR="00BC0CF7">
        <w:rPr>
          <w:rFonts w:ascii="Times New Roman" w:eastAsiaTheme="minorEastAsia" w:hAnsi="Times New Roman"/>
        </w:rPr>
        <w:t>7</w:t>
      </w:r>
      <w:r w:rsidR="00A8207C" w:rsidRPr="004F3A2F">
        <w:rPr>
          <w:rFonts w:ascii="Times New Roman" w:eastAsiaTheme="minorEastAsia" w:hAnsi="Times New Roman"/>
        </w:rPr>
        <w:t xml:space="preserve">-8 (Equation </w:t>
      </w:r>
      <w:r w:rsidR="0085258A" w:rsidRPr="004F3A2F">
        <w:rPr>
          <w:rFonts w:ascii="Times New Roman" w:eastAsiaTheme="minorEastAsia" w:hAnsi="Times New Roman"/>
        </w:rPr>
        <w:t>1</w:t>
      </w:r>
      <w:r w:rsidR="00BC0CF7">
        <w:rPr>
          <w:rFonts w:ascii="Times New Roman" w:eastAsiaTheme="minorEastAsia" w:hAnsi="Times New Roman"/>
        </w:rPr>
        <w:t>7</w:t>
      </w:r>
      <w:r w:rsidR="0085258A" w:rsidRPr="004F3A2F">
        <w:rPr>
          <w:rFonts w:ascii="Times New Roman" w:eastAsiaTheme="minorEastAsia" w:hAnsi="Times New Roman"/>
        </w:rPr>
        <w:t>-12</w:t>
      </w:r>
      <w:r w:rsidR="00A8207C" w:rsidRPr="004F3A2F">
        <w:rPr>
          <w:rFonts w:ascii="Times New Roman" w:eastAsiaTheme="minorEastAsia" w:hAnsi="Times New Roman"/>
        </w:rPr>
        <w:t>)</w:t>
      </w:r>
      <w:r w:rsidR="0085258A" w:rsidRPr="004F3A2F">
        <w:rPr>
          <w:rFonts w:ascii="Times New Roman" w:eastAsiaTheme="minorEastAsia" w:hAnsi="Times New Roman"/>
        </w:rPr>
        <w:t>:</w:t>
      </w:r>
    </w:p>
    <w:p w14:paraId="4887CF4B" w14:textId="6E9ED39C" w:rsidR="00A8207C" w:rsidRPr="004F3A2F" w:rsidRDefault="00A8207C" w:rsidP="0069437D">
      <w:pPr>
        <w:pStyle w:val="NoSpacing"/>
        <w:ind w:firstLine="720"/>
        <w:rPr>
          <w:rFonts w:ascii="Times New Roman" w:eastAsiaTheme="minorEastAsia" w:hAnsi="Times New Roman"/>
        </w:rPr>
      </w:pPr>
      <m:oMath>
        <m:r>
          <w:rPr>
            <w:rFonts w:ascii="Cambria Math" w:eastAsiaTheme="minorEastAsia" w:hAnsi="Cambria Math"/>
          </w:rPr>
          <w:lastRenderedPageBreak/>
          <m:t>R=1-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int+slope ∙</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DIN</m:t>
                                    </m:r>
                                  </m:sub>
                                </m:sSub>
                              </m:e>
                            </m:d>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temp</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den>
                </m:f>
              </m:e>
            </m:d>
          </m:e>
        </m:func>
        <m:r>
          <w:rPr>
            <w:rFonts w:ascii="Cambria Math" w:eastAsiaTheme="minorEastAsia" w:hAnsi="Cambria Math"/>
          </w:rPr>
          <m:t xml:space="preserve"> </m:t>
        </m:r>
      </m:oMath>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t>(1</w:t>
      </w:r>
      <w:r w:rsidR="00BC0CF7">
        <w:rPr>
          <w:rFonts w:ascii="Times New Roman" w:eastAsiaTheme="minorEastAsia" w:hAnsi="Times New Roman"/>
        </w:rPr>
        <w:t>7</w:t>
      </w:r>
      <w:r w:rsidRPr="004F3A2F">
        <w:rPr>
          <w:rFonts w:ascii="Times New Roman" w:eastAsiaTheme="minorEastAsia" w:hAnsi="Times New Roman"/>
        </w:rPr>
        <w:t>-12)</w:t>
      </w:r>
    </w:p>
    <w:p w14:paraId="22228E14" w14:textId="71ED328C" w:rsidR="00A8207C" w:rsidRPr="004F3A2F" w:rsidRDefault="00A8207C" w:rsidP="0087083D">
      <w:pPr>
        <w:pStyle w:val="NoSpacing"/>
        <w:rPr>
          <w:rFonts w:ascii="Times New Roman" w:eastAsiaTheme="minorEastAsia" w:hAnsi="Times New Roman"/>
        </w:rPr>
      </w:pPr>
      <w:r w:rsidRPr="004F3A2F">
        <w:rPr>
          <w:rFonts w:ascii="Times New Roman" w:eastAsiaTheme="minorEastAsia" w:hAnsi="Times New Roman"/>
        </w:rPr>
        <w:t>Then, after expanding powers and logs:</w:t>
      </w:r>
    </w:p>
    <w:p w14:paraId="33B91660" w14:textId="1C5300F8" w:rsidR="00A8207C" w:rsidRPr="004F3A2F" w:rsidRDefault="00A8207C" w:rsidP="001359A7">
      <w:pPr>
        <w:pStyle w:val="NoSpacing"/>
        <w:ind w:firstLine="720"/>
        <w:rPr>
          <w:rFonts w:ascii="Times New Roman" w:eastAsiaTheme="minorEastAsia" w:hAnsi="Times New Roman"/>
        </w:rPr>
      </w:pPr>
      <m:oMath>
        <m:r>
          <w:rPr>
            <w:rFonts w:ascii="Cambria Math" w:eastAsiaTheme="minorEastAsia" w:hAnsi="Cambria Math"/>
          </w:rPr>
          <m:t>R=1-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int</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DIN</m:t>
                                </m:r>
                              </m:sub>
                            </m:sSub>
                          </m:e>
                          <m:sup>
                            <m:r>
                              <w:rPr>
                                <w:rFonts w:ascii="Cambria Math" w:eastAsiaTheme="minorEastAsia" w:hAnsi="Cambria Math"/>
                              </w:rPr>
                              <m:t>slope</m:t>
                            </m:r>
                          </m:sup>
                        </m:sSup>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temp</m:t>
                            </m:r>
                          </m:sub>
                        </m:sSub>
                      </m:e>
                    </m:d>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den>
                </m:f>
              </m:e>
            </m:d>
          </m:e>
        </m:func>
      </m:oMath>
      <w:r w:rsidR="001359A7" w:rsidRPr="004F3A2F">
        <w:rPr>
          <w:rFonts w:ascii="Times New Roman" w:eastAsiaTheme="minorEastAsia" w:hAnsi="Times New Roman"/>
        </w:rPr>
        <w:tab/>
      </w:r>
      <w:r w:rsidR="001359A7" w:rsidRPr="004F3A2F">
        <w:rPr>
          <w:rFonts w:ascii="Times New Roman" w:eastAsiaTheme="minorEastAsia" w:hAnsi="Times New Roman"/>
        </w:rPr>
        <w:tab/>
      </w:r>
      <w:r w:rsidR="001359A7" w:rsidRPr="004F3A2F">
        <w:rPr>
          <w:rFonts w:ascii="Times New Roman" w:eastAsiaTheme="minorEastAsia" w:hAnsi="Times New Roman"/>
        </w:rPr>
        <w:tab/>
      </w:r>
      <w:r w:rsidR="001359A7" w:rsidRPr="004F3A2F">
        <w:rPr>
          <w:rFonts w:ascii="Times New Roman" w:eastAsiaTheme="minorEastAsia" w:hAnsi="Times New Roman"/>
        </w:rPr>
        <w:tab/>
      </w:r>
      <w:r w:rsidR="001359A7" w:rsidRPr="004F3A2F">
        <w:rPr>
          <w:rFonts w:ascii="Times New Roman" w:eastAsiaTheme="minorEastAsia" w:hAnsi="Times New Roman"/>
        </w:rPr>
        <w:tab/>
      </w:r>
      <w:r w:rsidR="001359A7" w:rsidRPr="004F3A2F">
        <w:rPr>
          <w:rFonts w:ascii="Times New Roman" w:eastAsiaTheme="minorEastAsia" w:hAnsi="Times New Roman"/>
        </w:rPr>
        <w:tab/>
      </w:r>
      <w:r w:rsidR="001359A7" w:rsidRPr="004F3A2F">
        <w:rPr>
          <w:rFonts w:ascii="Times New Roman" w:eastAsiaTheme="minorEastAsia" w:hAnsi="Times New Roman"/>
        </w:rPr>
        <w:tab/>
        <w:t>(1</w:t>
      </w:r>
      <w:r w:rsidR="00BC0CF7">
        <w:rPr>
          <w:rFonts w:ascii="Times New Roman" w:eastAsiaTheme="minorEastAsia" w:hAnsi="Times New Roman"/>
        </w:rPr>
        <w:t>7</w:t>
      </w:r>
      <w:r w:rsidR="001359A7" w:rsidRPr="004F3A2F">
        <w:rPr>
          <w:rFonts w:ascii="Times New Roman" w:eastAsiaTheme="minorEastAsia" w:hAnsi="Times New Roman"/>
        </w:rPr>
        <w:t>-13)</w:t>
      </w:r>
    </w:p>
    <w:p w14:paraId="74BC5705" w14:textId="279EECBC" w:rsidR="001359A7" w:rsidRPr="004F3A2F" w:rsidRDefault="001359A7" w:rsidP="001359A7">
      <w:pPr>
        <w:pStyle w:val="NoSpacing"/>
        <w:rPr>
          <w:rFonts w:ascii="Times New Roman" w:eastAsiaTheme="minorEastAsia" w:hAnsi="Times New Roman"/>
        </w:rPr>
      </w:pPr>
      <w:r w:rsidRPr="004F3A2F">
        <w:rPr>
          <w:rFonts w:ascii="Times New Roman" w:eastAsiaTheme="minorEastAsia" w:hAnsi="Times New Roman"/>
        </w:rPr>
        <w:t>Terms are then rearranged:</w:t>
      </w:r>
    </w:p>
    <w:p w14:paraId="16ECADC2" w14:textId="47F58E7A" w:rsidR="001359A7" w:rsidRPr="004F3A2F" w:rsidRDefault="001359A7" w:rsidP="001359A7">
      <w:pPr>
        <w:pStyle w:val="NoSpacing"/>
        <w:rPr>
          <w:rFonts w:ascii="Times New Roman" w:eastAsiaTheme="minorEastAsia" w:hAnsi="Times New Roman"/>
        </w:rPr>
      </w:pPr>
      <w:r w:rsidRPr="004F3A2F">
        <w:rPr>
          <w:rFonts w:ascii="Times New Roman" w:eastAsiaTheme="minorEastAsia" w:hAnsi="Times New Roman"/>
        </w:rPr>
        <w:tab/>
      </w:r>
      <m:oMath>
        <m:r>
          <w:rPr>
            <w:rFonts w:ascii="Cambria Math" w:eastAsiaTheme="minorEastAsia" w:hAnsi="Cambria Math"/>
          </w:rPr>
          <m:t>R=1-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int</m:t>
                        </m:r>
                      </m:sup>
                    </m:sSup>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temp</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den>
                </m:f>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DIN</m:t>
                        </m:r>
                      </m:sub>
                    </m:sSub>
                  </m:e>
                  <m:sup>
                    <m:r>
                      <w:rPr>
                        <w:rFonts w:ascii="Cambria Math" w:eastAsiaTheme="minorEastAsia" w:hAnsi="Cambria Math"/>
                      </w:rPr>
                      <m:t>slope</m:t>
                    </m:r>
                  </m:sup>
                </m:sSup>
              </m:e>
            </m:d>
          </m:e>
        </m:func>
        <m:r>
          <w:rPr>
            <w:rFonts w:ascii="Cambria Math" w:eastAsiaTheme="minorEastAsia" w:hAnsi="Cambria Math"/>
          </w:rPr>
          <m:t xml:space="preserve"> </m:t>
        </m:r>
      </m:oMath>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r>
      <w:r w:rsidRPr="004F3A2F">
        <w:rPr>
          <w:rFonts w:ascii="Times New Roman" w:eastAsiaTheme="minorEastAsia" w:hAnsi="Times New Roman"/>
        </w:rPr>
        <w:tab/>
        <w:t>(1</w:t>
      </w:r>
      <w:r w:rsidR="00BC0CF7">
        <w:rPr>
          <w:rFonts w:ascii="Times New Roman" w:eastAsiaTheme="minorEastAsia" w:hAnsi="Times New Roman"/>
        </w:rPr>
        <w:t>7</w:t>
      </w:r>
      <w:r w:rsidRPr="004F3A2F">
        <w:rPr>
          <w:rFonts w:ascii="Times New Roman" w:eastAsiaTheme="minorEastAsia" w:hAnsi="Times New Roman"/>
        </w:rPr>
        <w:t>-14)</w:t>
      </w:r>
    </w:p>
    <w:p w14:paraId="04761F15" w14:textId="26C74B3A" w:rsidR="001359A7" w:rsidRPr="004F3A2F" w:rsidRDefault="001359A7" w:rsidP="001359A7">
      <w:pPr>
        <w:pStyle w:val="NoSpacing"/>
        <w:rPr>
          <w:rFonts w:ascii="Times New Roman" w:eastAsiaTheme="minorEastAsia" w:hAnsi="Times New Roman"/>
        </w:rPr>
      </w:pPr>
      <w:r w:rsidRPr="004F3A2F">
        <w:rPr>
          <w:rFonts w:ascii="Times New Roman" w:eastAsiaTheme="minorEastAsia" w:hAnsi="Times New Roman"/>
        </w:rPr>
        <w:t>and the first term is precomputed as a denitrification coefficient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denit</m:t>
            </m:r>
          </m:sub>
        </m:sSub>
        <m:r>
          <w:rPr>
            <w:rFonts w:ascii="Cambria Math" w:eastAsiaTheme="minorEastAsia" w:hAnsi="Cambria Math"/>
          </w:rPr>
          <m:t>):</m:t>
        </m:r>
      </m:oMath>
    </w:p>
    <w:p w14:paraId="4A2B8706" w14:textId="1F50DCDD" w:rsidR="0085258A" w:rsidRPr="004F3A2F" w:rsidRDefault="00000000" w:rsidP="0085258A">
      <w:pPr>
        <w:pStyle w:val="NoSpacing"/>
        <w:ind w:firstLine="720"/>
        <w:rPr>
          <w:rFonts w:ascii="Times New Roman" w:eastAsiaTheme="minorEastAsia" w:hAnsi="Times New Roman"/>
        </w:rPr>
      </w:pP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denit</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int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den>
        </m:f>
      </m:oMath>
      <w:r w:rsidR="0085258A" w:rsidRPr="004F3A2F">
        <w:rPr>
          <w:rFonts w:ascii="Times New Roman" w:eastAsiaTheme="minorEastAsia" w:hAnsi="Times New Roman"/>
        </w:rPr>
        <w:t xml:space="preserve">  </w:t>
      </w:r>
      <w:commentRangeStart w:id="405"/>
      <w:commentRangeEnd w:id="405"/>
      <w:r w:rsidR="0085258A" w:rsidRPr="004F3A2F">
        <w:rPr>
          <w:rStyle w:val="CommentReference"/>
          <w:rFonts w:ascii="Times New Roman" w:eastAsia="Arial" w:hAnsi="Times New Roman"/>
          <w:kern w:val="0"/>
          <w:lang w:val="en" w:eastAsia="en-US"/>
        </w:rPr>
        <w:commentReference w:id="405"/>
      </w:r>
      <w:commentRangeStart w:id="406"/>
      <w:commentRangeEnd w:id="406"/>
      <w:r w:rsidR="00CB1252" w:rsidRPr="004F3A2F">
        <w:rPr>
          <w:rStyle w:val="CommentReference"/>
          <w:rFonts w:ascii="Times New Roman" w:eastAsia="Arial" w:hAnsi="Times New Roman"/>
          <w:kern w:val="0"/>
          <w:lang w:val="en" w:eastAsia="en-US"/>
        </w:rPr>
        <w:commentReference w:id="406"/>
      </w:r>
      <w:r w:rsidR="0085258A" w:rsidRPr="004F3A2F">
        <w:rPr>
          <w:rFonts w:ascii="Times New Roman" w:eastAsiaTheme="minorEastAsia" w:hAnsi="Times New Roman"/>
        </w:rPr>
        <w:tab/>
      </w:r>
      <w:r w:rsidR="0085258A" w:rsidRPr="004F3A2F">
        <w:rPr>
          <w:rFonts w:ascii="Times New Roman" w:eastAsiaTheme="minorEastAsia" w:hAnsi="Times New Roman"/>
        </w:rPr>
        <w:tab/>
      </w:r>
      <w:r w:rsidR="0085258A" w:rsidRPr="004F3A2F">
        <w:rPr>
          <w:rFonts w:ascii="Times New Roman" w:eastAsiaTheme="minorEastAsia" w:hAnsi="Times New Roman"/>
        </w:rPr>
        <w:tab/>
      </w:r>
      <w:r w:rsidR="0085258A" w:rsidRPr="004F3A2F">
        <w:rPr>
          <w:rFonts w:ascii="Times New Roman" w:eastAsiaTheme="minorEastAsia" w:hAnsi="Times New Roman"/>
        </w:rPr>
        <w:tab/>
      </w:r>
      <w:r w:rsidR="0085258A" w:rsidRPr="004F3A2F">
        <w:rPr>
          <w:rFonts w:ascii="Times New Roman" w:eastAsiaTheme="minorEastAsia" w:hAnsi="Times New Roman"/>
        </w:rPr>
        <w:tab/>
      </w:r>
      <w:r w:rsidR="001359A7" w:rsidRPr="004F3A2F">
        <w:rPr>
          <w:rFonts w:ascii="Times New Roman" w:eastAsiaTheme="minorEastAsia" w:hAnsi="Times New Roman"/>
        </w:rPr>
        <w:tab/>
      </w:r>
      <w:r w:rsidR="0085258A" w:rsidRPr="004F3A2F">
        <w:rPr>
          <w:rFonts w:ascii="Times New Roman" w:eastAsiaTheme="minorEastAsia" w:hAnsi="Times New Roman"/>
        </w:rPr>
        <w:tab/>
      </w:r>
      <w:r w:rsidR="00BC0CF7">
        <w:rPr>
          <w:rFonts w:ascii="Times New Roman" w:eastAsiaTheme="minorEastAsia" w:hAnsi="Times New Roman"/>
        </w:rPr>
        <w:tab/>
      </w:r>
      <w:r w:rsidR="00BC0CF7">
        <w:rPr>
          <w:rFonts w:ascii="Times New Roman" w:eastAsiaTheme="minorEastAsia" w:hAnsi="Times New Roman"/>
        </w:rPr>
        <w:tab/>
      </w:r>
      <w:r w:rsidR="0085258A" w:rsidRPr="004F3A2F">
        <w:rPr>
          <w:rFonts w:ascii="Times New Roman" w:eastAsiaTheme="minorEastAsia" w:hAnsi="Times New Roman"/>
        </w:rPr>
        <w:t>(1</w:t>
      </w:r>
      <w:r w:rsidR="00BC0CF7">
        <w:rPr>
          <w:rFonts w:ascii="Times New Roman" w:eastAsiaTheme="minorEastAsia" w:hAnsi="Times New Roman"/>
        </w:rPr>
        <w:t>7</w:t>
      </w:r>
      <w:r w:rsidR="0085258A" w:rsidRPr="004F3A2F">
        <w:rPr>
          <w:rFonts w:ascii="Times New Roman" w:eastAsiaTheme="minorEastAsia" w:hAnsi="Times New Roman"/>
        </w:rPr>
        <w:t>-1</w:t>
      </w:r>
      <w:r w:rsidR="001359A7" w:rsidRPr="004F3A2F">
        <w:rPr>
          <w:rFonts w:ascii="Times New Roman" w:eastAsiaTheme="minorEastAsia" w:hAnsi="Times New Roman"/>
        </w:rPr>
        <w:t>5</w:t>
      </w:r>
      <w:r w:rsidR="0085258A" w:rsidRPr="004F3A2F">
        <w:rPr>
          <w:rFonts w:ascii="Times New Roman" w:eastAsiaTheme="minorEastAsia" w:hAnsi="Times New Roman"/>
        </w:rPr>
        <w:t>)</w:t>
      </w:r>
    </w:p>
    <w:p w14:paraId="54914866" w14:textId="4BA411D8" w:rsidR="007708DA" w:rsidRPr="004F3A2F" w:rsidRDefault="001D3177" w:rsidP="0087083D">
      <w:pPr>
        <w:pStyle w:val="NoSpacing"/>
        <w:rPr>
          <w:rFonts w:ascii="Times New Roman" w:eastAsiaTheme="minorEastAsia" w:hAnsi="Times New Roman"/>
        </w:rPr>
      </w:pPr>
      <w:r w:rsidRPr="004F3A2F">
        <w:rPr>
          <w:rFonts w:ascii="Times New Roman" w:eastAsiaTheme="minorEastAsia" w:hAnsi="Times New Roman"/>
        </w:rPr>
        <w:t>Then the denitrification coefficient</w:t>
      </w:r>
      <w:r w:rsidR="00CD4BEC" w:rsidRPr="004F3A2F">
        <w:rPr>
          <w:rFonts w:ascii="Times New Roman" w:eastAsiaTheme="minorEastAsia" w:hAnsi="Times New Roman"/>
        </w:rPr>
        <w:t xml:space="preserve">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denit</m:t>
            </m:r>
          </m:sub>
        </m:sSub>
      </m:oMath>
      <w:r w:rsidR="00CD4BEC" w:rsidRPr="004F3A2F">
        <w:rPr>
          <w:rFonts w:ascii="Times New Roman" w:eastAsiaTheme="minorEastAsia" w:hAnsi="Times New Roman"/>
        </w:rPr>
        <w:t>)</w:t>
      </w:r>
      <w:r w:rsidRPr="004F3A2F">
        <w:rPr>
          <w:rFonts w:ascii="Times New Roman" w:eastAsiaTheme="minorEastAsia" w:hAnsi="Times New Roman"/>
        </w:rPr>
        <w:t xml:space="preserve"> and efficiency </w:t>
      </w:r>
      <w:r w:rsidR="001359A7" w:rsidRPr="004F3A2F">
        <w:rPr>
          <w:rFonts w:ascii="Times New Roman" w:eastAsiaTheme="minorEastAsia" w:hAnsi="Times New Roman"/>
        </w:rPr>
        <w:t xml:space="preserve">loss </w:t>
      </w:r>
      <w:r w:rsidRPr="004F3A2F">
        <w:rPr>
          <w:rFonts w:ascii="Times New Roman" w:eastAsiaTheme="minorEastAsia" w:hAnsi="Times New Roman"/>
        </w:rPr>
        <w:t>slope (</w:t>
      </w:r>
      <m:oMath>
        <m:r>
          <w:rPr>
            <w:rFonts w:ascii="Cambria Math" w:eastAsiaTheme="minorEastAsia" w:hAnsi="Cambria Math"/>
          </w:rPr>
          <m:t>slope</m:t>
        </m:r>
      </m:oMath>
      <w:r w:rsidRPr="004F3A2F">
        <w:rPr>
          <w:rFonts w:ascii="Times New Roman" w:eastAsiaTheme="minorEastAsia" w:hAnsi="Times New Roman"/>
        </w:rPr>
        <w:t xml:space="preserve">) </w:t>
      </w:r>
      <w:r w:rsidR="001359A7" w:rsidRPr="004F3A2F">
        <w:rPr>
          <w:rFonts w:ascii="Times New Roman" w:eastAsiaTheme="minorEastAsia" w:hAnsi="Times New Roman"/>
        </w:rPr>
        <w:t xml:space="preserve">are passed to functions performing </w:t>
      </w:r>
      <w:r w:rsidRPr="004F3A2F">
        <w:rPr>
          <w:rFonts w:ascii="Times New Roman" w:eastAsiaTheme="minorEastAsia" w:hAnsi="Times New Roman"/>
        </w:rPr>
        <w:t xml:space="preserve">the </w:t>
      </w:r>
      <w:r w:rsidR="00CD4BEC" w:rsidRPr="004F3A2F">
        <w:rPr>
          <w:rFonts w:ascii="Times New Roman" w:eastAsiaTheme="minorEastAsia" w:hAnsi="Times New Roman"/>
        </w:rPr>
        <w:t xml:space="preserve">downstream </w:t>
      </w:r>
      <w:r w:rsidRPr="004F3A2F">
        <w:rPr>
          <w:rFonts w:ascii="Times New Roman" w:eastAsiaTheme="minorEastAsia" w:hAnsi="Times New Roman"/>
        </w:rPr>
        <w:t xml:space="preserve">network calculation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DIN</m:t>
            </m:r>
          </m:sub>
        </m:sSub>
      </m:oMath>
      <w:r w:rsidRPr="004F3A2F">
        <w:rPr>
          <w:rFonts w:ascii="Times New Roman" w:eastAsiaTheme="minorEastAsia" w:hAnsi="Times New Roman"/>
        </w:rPr>
        <w:t xml:space="preserve"> </w:t>
      </w:r>
      <w:r w:rsidR="00CD4BEC" w:rsidRPr="004F3A2F">
        <w:rPr>
          <w:rFonts w:ascii="Times New Roman" w:eastAsiaTheme="minorEastAsia" w:hAnsi="Times New Roman"/>
        </w:rPr>
        <w:t xml:space="preserve">while simultaneously </w:t>
      </w:r>
      <w:r w:rsidRPr="004F3A2F">
        <w:rPr>
          <w:rFonts w:ascii="Times New Roman" w:eastAsiaTheme="minorEastAsia" w:hAnsi="Times New Roman"/>
        </w:rPr>
        <w:t>calculat</w:t>
      </w:r>
      <w:r w:rsidR="00CD4BEC" w:rsidRPr="004F3A2F">
        <w:rPr>
          <w:rFonts w:ascii="Times New Roman" w:eastAsiaTheme="minorEastAsia" w:hAnsi="Times New Roman"/>
        </w:rPr>
        <w:t>ing</w:t>
      </w:r>
      <w:r w:rsidRPr="004F3A2F">
        <w:rPr>
          <w:rFonts w:ascii="Times New Roman" w:eastAsiaTheme="minorEastAsia" w:hAnsi="Times New Roman"/>
        </w:rPr>
        <w:t xml:space="preserve"> river removal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River</m:t>
            </m:r>
          </m:sub>
        </m:sSub>
      </m:oMath>
      <w:r w:rsidRPr="004F3A2F">
        <w:rPr>
          <w:rFonts w:ascii="Times New Roman" w:eastAsiaTheme="minorEastAsia" w:hAnsi="Times New Roman"/>
        </w:rPr>
        <w:t xml:space="preserve"> according to equation 18-</w:t>
      </w:r>
      <w:r w:rsidR="00CD4BEC" w:rsidRPr="004F3A2F">
        <w:rPr>
          <w:rFonts w:ascii="Times New Roman" w:eastAsiaTheme="minorEastAsia" w:hAnsi="Times New Roman"/>
        </w:rPr>
        <w:t>16</w:t>
      </w:r>
      <w:r w:rsidRPr="004F3A2F">
        <w:rPr>
          <w:rFonts w:ascii="Times New Roman" w:eastAsiaTheme="minorEastAsia" w:hAnsi="Times New Roman"/>
        </w:rPr>
        <w:t>.</w:t>
      </w:r>
    </w:p>
    <w:commentRangeStart w:id="407"/>
    <w:commentRangeStart w:id="408"/>
    <w:p w14:paraId="4439CBE4" w14:textId="61AF01A9" w:rsidR="00827966" w:rsidRPr="004F3A2F" w:rsidRDefault="00000000" w:rsidP="00D77904">
      <w:pPr>
        <w:pStyle w:val="NoSpacing"/>
        <w:ind w:firstLine="720"/>
        <w:rPr>
          <w:rFonts w:ascii="Times New Roman" w:eastAsiaTheme="minorEastAsia" w:hAnsi="Times New Roman"/>
        </w:rPr>
      </w:pPr>
      <m:oMath>
        <m:sSub>
          <m:sSubPr>
            <m:ctrlPr>
              <w:rPr>
                <w:rFonts w:ascii="Cambria Math" w:hAnsi="Cambria Math"/>
                <w:i/>
              </w:rPr>
            </m:ctrlPr>
          </m:sSubPr>
          <m:e>
            <m:r>
              <w:rPr>
                <w:rFonts w:ascii="Cambria Math" w:hAnsi="Cambria Math"/>
              </w:rPr>
              <m:t>R</m:t>
            </m:r>
          </m:e>
          <m:sub>
            <m:r>
              <w:rPr>
                <w:rFonts w:ascii="Cambria Math" w:hAnsi="Cambria Math"/>
              </w:rPr>
              <m:t>River</m:t>
            </m:r>
          </m:sub>
        </m:sSub>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denit</m:t>
                    </m:r>
                  </m:sub>
                </m:sSub>
                <m:r>
                  <w:rPr>
                    <w:rFonts w:ascii="Cambria Math" w:hAnsi="Cambria Math"/>
                  </w:rPr>
                  <m:t xml:space="preserve"> </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C</m:t>
                            </m:r>
                          </m:e>
                          <m:sub>
                            <m:r>
                              <w:rPr>
                                <w:rFonts w:ascii="Cambria Math" w:hAnsi="Cambria Math"/>
                              </w:rPr>
                              <m:t>DIN</m:t>
                            </m:r>
                          </m:sub>
                          <m:sup>
                            <m:r>
                              <w:rPr>
                                <w:rFonts w:ascii="Cambria Math" w:hAnsi="Cambria Math"/>
                              </w:rPr>
                              <m:t>stream</m:t>
                            </m:r>
                          </m:sup>
                        </m:sSubSup>
                      </m:e>
                      <m:sup>
                        <m:r>
                          <w:rPr>
                            <w:rFonts w:ascii="Cambria Math" w:hAnsi="Cambria Math"/>
                          </w:rPr>
                          <m:t>slope</m:t>
                        </m:r>
                      </m:sup>
                    </m:sSup>
                  </m:e>
                </m:d>
              </m:e>
            </m:d>
          </m:e>
        </m:func>
        <w:commentRangeEnd w:id="407"/>
        <m:r>
          <m:rPr>
            <m:sty m:val="p"/>
          </m:rPr>
          <w:rPr>
            <w:rStyle w:val="CommentReference"/>
            <w:rFonts w:ascii="Cambria Math" w:eastAsia="Arial" w:hAnsi="Cambria Math"/>
            <w:kern w:val="0"/>
            <w:lang w:val="en" w:eastAsia="en-US"/>
          </w:rPr>
          <w:commentReference w:id="407"/>
        </m:r>
        <w:commentRangeEnd w:id="408"/>
        <m:r>
          <m:rPr>
            <m:sty m:val="p"/>
          </m:rPr>
          <w:rPr>
            <w:rStyle w:val="CommentReference"/>
            <w:rFonts w:ascii="Arial" w:eastAsia="Arial" w:hAnsi="Arial" w:cs="Arial"/>
            <w:kern w:val="0"/>
            <w:lang w:val="en" w:eastAsia="en-US"/>
          </w:rPr>
          <w:commentReference w:id="408"/>
        </m:r>
      </m:oMath>
      <w:r w:rsidR="00827966" w:rsidRPr="004F3A2F">
        <w:rPr>
          <w:rFonts w:ascii="Times New Roman" w:eastAsiaTheme="minorEastAsia" w:hAnsi="Times New Roman"/>
        </w:rPr>
        <w:tab/>
      </w:r>
      <w:r w:rsidR="00D77904" w:rsidRPr="004F3A2F">
        <w:rPr>
          <w:rFonts w:ascii="Times New Roman" w:eastAsiaTheme="minorEastAsia" w:hAnsi="Times New Roman"/>
        </w:rPr>
        <w:tab/>
      </w:r>
      <w:r w:rsidR="00D77904" w:rsidRPr="004F3A2F">
        <w:rPr>
          <w:rFonts w:ascii="Times New Roman" w:eastAsiaTheme="minorEastAsia" w:hAnsi="Times New Roman"/>
        </w:rPr>
        <w:tab/>
      </w:r>
      <w:r w:rsidR="00BE38F2" w:rsidRPr="004F3A2F">
        <w:rPr>
          <w:rFonts w:ascii="Times New Roman" w:eastAsiaTheme="minorEastAsia" w:hAnsi="Times New Roman"/>
        </w:rPr>
        <w:tab/>
      </w:r>
      <w:r w:rsidR="00CD4BEC" w:rsidRPr="004F3A2F">
        <w:rPr>
          <w:rFonts w:ascii="Times New Roman" w:eastAsiaTheme="minorEastAsia" w:hAnsi="Times New Roman"/>
        </w:rPr>
        <w:tab/>
      </w:r>
      <w:r w:rsidR="00481908" w:rsidRPr="004F3A2F">
        <w:rPr>
          <w:rFonts w:ascii="Times New Roman" w:eastAsiaTheme="minorEastAsia" w:hAnsi="Times New Roman"/>
        </w:rPr>
        <w:tab/>
        <w:t>(1</w:t>
      </w:r>
      <w:r w:rsidR="00BC0CF7">
        <w:rPr>
          <w:rFonts w:ascii="Times New Roman" w:eastAsiaTheme="minorEastAsia" w:hAnsi="Times New Roman"/>
        </w:rPr>
        <w:t>7</w:t>
      </w:r>
      <w:r w:rsidR="00481908" w:rsidRPr="004F3A2F">
        <w:rPr>
          <w:rFonts w:ascii="Times New Roman" w:eastAsiaTheme="minorEastAsia" w:hAnsi="Times New Roman"/>
        </w:rPr>
        <w:t>-</w:t>
      </w:r>
      <w:r w:rsidR="00CD4BEC" w:rsidRPr="004F3A2F">
        <w:rPr>
          <w:rFonts w:ascii="Times New Roman" w:eastAsiaTheme="minorEastAsia" w:hAnsi="Times New Roman"/>
        </w:rPr>
        <w:t>16</w:t>
      </w:r>
      <w:r w:rsidR="00481908" w:rsidRPr="004F3A2F">
        <w:rPr>
          <w:rFonts w:ascii="Times New Roman" w:eastAsiaTheme="minorEastAsia" w:hAnsi="Times New Roman"/>
        </w:rPr>
        <w:t>)</w:t>
      </w:r>
    </w:p>
    <w:p w14:paraId="1DCD1A43" w14:textId="3DB3990D" w:rsidR="002D4301" w:rsidRPr="004F3A2F" w:rsidRDefault="009A62B1" w:rsidP="00827966">
      <w:pPr>
        <w:pStyle w:val="NoSpacing"/>
        <w:rPr>
          <w:rFonts w:ascii="Times New Roman" w:eastAsiaTheme="minorEastAsia" w:hAnsi="Times New Roman"/>
        </w:rPr>
      </w:pPr>
      <w:r w:rsidRPr="004F3A2F">
        <w:rPr>
          <w:rFonts w:ascii="Times New Roman" w:eastAsiaTheme="minorEastAsia" w:hAnsi="Times New Roman"/>
        </w:rPr>
        <w:t xml:space="preserve">The default parameterization in WBM provided above represents the permanent DIN removal from the stream network by denitrification, but </w:t>
      </w:r>
      <m:oMath>
        <m:r>
          <w:rPr>
            <w:rFonts w:ascii="Cambria Math" w:eastAsiaTheme="minorEastAsia" w:hAnsi="Cambria Math"/>
          </w:rPr>
          <m:t>int</m:t>
        </m:r>
      </m:oMath>
      <w:r w:rsidRPr="004F3A2F">
        <w:rPr>
          <w:rFonts w:ascii="Times New Roman" w:eastAsiaTheme="minorEastAsia" w:hAnsi="Times New Roman"/>
        </w:rPr>
        <w:t xml:space="preserve"> and </w:t>
      </w:r>
      <m:oMath>
        <m:r>
          <w:rPr>
            <w:rFonts w:ascii="Cambria Math" w:eastAsiaTheme="minorEastAsia" w:hAnsi="Cambria Math"/>
          </w:rPr>
          <m:t>slope</m:t>
        </m:r>
      </m:oMath>
      <w:r w:rsidRPr="004F3A2F">
        <w:rPr>
          <w:rFonts w:ascii="Times New Roman" w:eastAsiaTheme="minorEastAsia" w:hAnsi="Times New Roman"/>
        </w:rPr>
        <w:t xml:space="preserve"> are parameters that can be input to represent assimilation or local estimates of DIN removal processes.</w:t>
      </w:r>
    </w:p>
    <w:p w14:paraId="4845DB53" w14:textId="5E7529EE" w:rsidR="00827966" w:rsidRPr="003E0C42" w:rsidRDefault="003E0C42" w:rsidP="003E0C42">
      <w:pPr>
        <w:ind w:firstLine="720"/>
        <w:rPr>
          <w:rFonts w:ascii="Times New Roman" w:hAnsi="Times New Roman" w:cs="Times New Roman"/>
        </w:rPr>
      </w:pPr>
      <w:r>
        <w:rPr>
          <w:rFonts w:ascii="Times New Roman" w:hAnsi="Times New Roman" w:cs="Times New Roman"/>
        </w:rPr>
        <w:t xml:space="preserve">For river reaches within reservoirs, an alternative to the in-stream denitrification is available.  </w:t>
      </w:r>
      <w:r w:rsidR="00827966" w:rsidRPr="003E0C42">
        <w:rPr>
          <w:rFonts w:ascii="Times New Roman" w:hAnsi="Times New Roman" w:cs="Times New Roman"/>
        </w:rPr>
        <w:t xml:space="preserve">Grid cells containing reservoirs </w:t>
      </w:r>
      <w:r>
        <w:rPr>
          <w:rFonts w:ascii="Times New Roman" w:hAnsi="Times New Roman" w:cs="Times New Roman"/>
        </w:rPr>
        <w:t xml:space="preserve">remove </w:t>
      </w:r>
      <w:r w:rsidR="00827966" w:rsidRPr="003E0C42">
        <w:rPr>
          <w:rFonts w:ascii="Times New Roman" w:hAnsi="Times New Roman" w:cs="Times New Roman"/>
        </w:rPr>
        <w:t xml:space="preserve">DIN </w:t>
      </w:r>
      <w:r>
        <w:rPr>
          <w:rFonts w:ascii="Times New Roman" w:hAnsi="Times New Roman" w:cs="Times New Roman"/>
        </w:rPr>
        <w:t xml:space="preserve">following </w:t>
      </w:r>
      <w:r w:rsidR="00827966" w:rsidRPr="003E0C42">
        <w:rPr>
          <w:rFonts w:ascii="Times New Roman" w:hAnsi="Times New Roman" w:cs="Times New Roman"/>
        </w:rPr>
        <w:t>the empirical relationship developed by Seitzinger et al.</w:t>
      </w:r>
      <w:r>
        <w:rPr>
          <w:rFonts w:ascii="Times New Roman" w:hAnsi="Times New Roman" w:cs="Times New Roman"/>
        </w:rPr>
        <w:t xml:space="preserve"> </w:t>
      </w:r>
      <w:r w:rsidR="00BE38F2" w:rsidRPr="003E0C42">
        <w:rPr>
          <w:rFonts w:ascii="Times New Roman" w:hAnsi="Times New Roman" w:cs="Times New Roman"/>
        </w:rPr>
        <w:fldChar w:fldCharType="begin"/>
      </w:r>
      <w:r w:rsidR="00BE38F2" w:rsidRPr="003E0C42">
        <w:rPr>
          <w:rFonts w:ascii="Times New Roman" w:hAnsi="Times New Roman" w:cs="Times New Roman"/>
        </w:rPr>
        <w:instrText xml:space="preserve"> ADDIN ZOTERO_ITEM CSL_CITATION {"citationID":"Vipiv8T1","properties":{"formattedCitation":"(2002)","plainCitation":"(2002)","noteIndex":0},"citationItems":[{"id":711,"uris":["http://zotero.org/users/492362/items/MED88DCZ"],"uri":["http://zotero.org/users/492362/items/MED88DCZ"],"itemData":{"id":711,"type":"article-journal","container-title":"Biogeochemistry","issue":"1","page":"199–237","source":"Google Scholar","title":"Nitrogen retention in rivers: model development and application to watersheds in the northeastern USA","title-short":"Nitrogen retention in rivers","volume":"57","author":[{"family":"Seitzinger","given":"S.P."},{"family":"Styles","given":"R.V."},{"family":"Boyer","given":"E.W."},{"family":"Alexander","given":"R.B."},{"family":"Billen","given":"G."},{"family":"Howarth","given":"R.W."},{"family":"Mayer","given":"B."},{"family":"Van Breemen","given":"N."}],"issued":{"date-parts":[["2002"]]}},"suppress-author":true}],"schema":"https://github.com/citation-style-language/schema/raw/master/csl-citation.json"} </w:instrText>
      </w:r>
      <w:r w:rsidR="00BE38F2" w:rsidRPr="003E0C42">
        <w:rPr>
          <w:rFonts w:ascii="Times New Roman" w:hAnsi="Times New Roman" w:cs="Times New Roman"/>
        </w:rPr>
        <w:fldChar w:fldCharType="separate"/>
      </w:r>
      <w:r w:rsidR="00BE38F2" w:rsidRPr="003E0C42">
        <w:rPr>
          <w:rFonts w:ascii="Times New Roman" w:hAnsi="Times New Roman" w:cs="Times New Roman"/>
        </w:rPr>
        <w:t>(2002)</w:t>
      </w:r>
      <w:r w:rsidR="00BE38F2" w:rsidRPr="003E0C42">
        <w:rPr>
          <w:rFonts w:ascii="Times New Roman" w:hAnsi="Times New Roman" w:cs="Times New Roman"/>
        </w:rPr>
        <w:fldChar w:fldCharType="end"/>
      </w:r>
      <w:r w:rsidR="00827966" w:rsidRPr="003E0C42">
        <w:rPr>
          <w:rFonts w:ascii="Times New Roman" w:hAnsi="Times New Roman" w:cs="Times New Roman"/>
        </w:rPr>
        <w:t>, which relates the fraction of DIN removed within the waterbody to hydraulic load and utilizes the same water temperature correction factor as the efficiency loss model</w:t>
      </w:r>
      <w:r w:rsidR="009A62B1" w:rsidRPr="003E0C42">
        <w:rPr>
          <w:rFonts w:ascii="Times New Roman" w:hAnsi="Times New Roman" w:cs="Times New Roman"/>
        </w:rPr>
        <w:t>.</w:t>
      </w:r>
    </w:p>
    <w:p w14:paraId="6315874E" w14:textId="70770390" w:rsidR="00827966" w:rsidRPr="003E0C42" w:rsidRDefault="00827966" w:rsidP="00CD4BEC">
      <w:pPr>
        <w:pStyle w:val="NoSpacing"/>
        <w:rPr>
          <w:rFonts w:ascii="Times New Roman" w:eastAsiaTheme="minorEastAsia" w:hAnsi="Times New Roman"/>
        </w:rPr>
      </w:pPr>
      <w:r w:rsidRPr="003E0C42">
        <w:rPr>
          <w:rFonts w:ascii="Times New Roman" w:hAnsi="Times New Roman"/>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reservoirs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0.88453∙</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L</m:t>
                    </m:r>
                  </m:sub>
                </m:sSub>
              </m:e>
              <m:sup>
                <m:r>
                  <w:rPr>
                    <w:rFonts w:ascii="Cambria Math" w:hAnsi="Cambria Math"/>
                  </w:rPr>
                  <m:t>-0.3677</m:t>
                </m:r>
              </m:sup>
            </m:sSup>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Χ</m:t>
            </m:r>
          </m:e>
          <m:sub>
            <m:r>
              <w:rPr>
                <w:rFonts w:ascii="Cambria Math" w:eastAsiaTheme="minorEastAsia" w:hAnsi="Cambria Math"/>
              </w:rPr>
              <m:t>Temp</m:t>
            </m:r>
          </m:sub>
        </m:sSub>
        <m:r>
          <w:rPr>
            <w:rFonts w:ascii="Cambria Math" w:eastAsiaTheme="minorEastAsia" w:hAnsi="Cambria Math"/>
          </w:rPr>
          <m:t>/365.26</m:t>
        </m:r>
      </m:oMath>
      <w:r w:rsidR="009A62B1" w:rsidRPr="003E0C42">
        <w:rPr>
          <w:rFonts w:ascii="Times New Roman" w:eastAsiaTheme="minorEastAsia" w:hAnsi="Times New Roman"/>
        </w:rPr>
        <w:tab/>
      </w:r>
      <w:r w:rsidR="009A62B1" w:rsidRPr="003E0C42">
        <w:rPr>
          <w:rFonts w:ascii="Times New Roman" w:eastAsiaTheme="minorEastAsia" w:hAnsi="Times New Roman"/>
        </w:rPr>
        <w:tab/>
      </w:r>
      <w:r w:rsidR="009A62B1" w:rsidRPr="003E0C42">
        <w:rPr>
          <w:rFonts w:ascii="Times New Roman" w:eastAsiaTheme="minorEastAsia" w:hAnsi="Times New Roman"/>
        </w:rPr>
        <w:tab/>
      </w:r>
      <w:r w:rsidR="009A62B1" w:rsidRPr="003E0C42">
        <w:rPr>
          <w:rFonts w:ascii="Times New Roman" w:eastAsiaTheme="minorEastAsia" w:hAnsi="Times New Roman"/>
        </w:rPr>
        <w:tab/>
      </w:r>
      <w:r w:rsidR="00CD4BEC" w:rsidRPr="003E0C42">
        <w:rPr>
          <w:rFonts w:ascii="Times New Roman" w:eastAsiaTheme="minorEastAsia" w:hAnsi="Times New Roman"/>
        </w:rPr>
        <w:tab/>
      </w:r>
      <w:r w:rsidR="00BC0CF7">
        <w:rPr>
          <w:rFonts w:ascii="Times New Roman" w:eastAsiaTheme="minorEastAsia" w:hAnsi="Times New Roman"/>
        </w:rPr>
        <w:tab/>
      </w:r>
      <w:r w:rsidR="00481908" w:rsidRPr="003E0C42">
        <w:rPr>
          <w:rFonts w:ascii="Times New Roman" w:eastAsiaTheme="minorEastAsia" w:hAnsi="Times New Roman"/>
        </w:rPr>
        <w:t>(1</w:t>
      </w:r>
      <w:r w:rsidR="00BC0CF7">
        <w:rPr>
          <w:rFonts w:ascii="Times New Roman" w:eastAsiaTheme="minorEastAsia" w:hAnsi="Times New Roman"/>
        </w:rPr>
        <w:t>7</w:t>
      </w:r>
      <w:r w:rsidR="00481908" w:rsidRPr="003E0C42">
        <w:rPr>
          <w:rFonts w:ascii="Times New Roman" w:eastAsiaTheme="minorEastAsia" w:hAnsi="Times New Roman"/>
        </w:rPr>
        <w:t>-</w:t>
      </w:r>
      <w:r w:rsidR="00CD4BEC" w:rsidRPr="003E0C42">
        <w:rPr>
          <w:rFonts w:ascii="Times New Roman" w:eastAsiaTheme="minorEastAsia" w:hAnsi="Times New Roman"/>
        </w:rPr>
        <w:t>17</w:t>
      </w:r>
      <w:r w:rsidR="00481908" w:rsidRPr="003E0C42">
        <w:rPr>
          <w:rFonts w:ascii="Times New Roman" w:eastAsiaTheme="minorEastAsia" w:hAnsi="Times New Roman"/>
        </w:rPr>
        <w:t>)</w:t>
      </w:r>
    </w:p>
    <w:p w14:paraId="48D3A870" w14:textId="35F8E3FC" w:rsidR="00CB1252" w:rsidRPr="003E0C42" w:rsidRDefault="009A62B1" w:rsidP="00827966">
      <w:pPr>
        <w:pStyle w:val="NoSpacing"/>
        <w:rPr>
          <w:rFonts w:ascii="Times New Roman" w:hAnsi="Times New Roman"/>
        </w:rPr>
      </w:pPr>
      <w:r w:rsidRPr="003E0C42">
        <w:rPr>
          <w:rFonts w:ascii="Times New Roman" w:eastAsiaTheme="minorEastAsia" w:hAnsi="Times New Roman"/>
        </w:rPr>
        <w:t xml:space="preserve">In </w:t>
      </w:r>
      <w:r w:rsidR="00481908" w:rsidRPr="003E0C42">
        <w:rPr>
          <w:rFonts w:ascii="Times New Roman" w:eastAsiaTheme="minorEastAsia" w:hAnsi="Times New Roman"/>
        </w:rPr>
        <w:t>1</w:t>
      </w:r>
      <w:r w:rsidR="00BC0CF7">
        <w:rPr>
          <w:rFonts w:ascii="Times New Roman" w:eastAsiaTheme="minorEastAsia" w:hAnsi="Times New Roman"/>
        </w:rPr>
        <w:t>7</w:t>
      </w:r>
      <w:r w:rsidR="00481908" w:rsidRPr="003E0C42">
        <w:rPr>
          <w:rFonts w:ascii="Times New Roman" w:eastAsiaTheme="minorEastAsia" w:hAnsi="Times New Roman"/>
        </w:rPr>
        <w:t>-1</w:t>
      </w:r>
      <w:r w:rsidR="00CD4BEC" w:rsidRPr="003E0C42">
        <w:rPr>
          <w:rFonts w:ascii="Times New Roman" w:eastAsiaTheme="minorEastAsia" w:hAnsi="Times New Roman"/>
        </w:rPr>
        <w:t>7</w:t>
      </w:r>
      <w:r w:rsidRPr="003E0C42">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A</m:t>
            </m:r>
          </m:e>
          <m:sub>
            <m:r>
              <w:rPr>
                <w:rFonts w:ascii="Cambria Math" w:hAnsi="Cambria Math"/>
              </w:rPr>
              <m:t>rsvr</m:t>
            </m:r>
          </m:sub>
        </m:sSub>
      </m:oMath>
      <w:r w:rsidR="00827966" w:rsidRPr="003E0C42">
        <w:rPr>
          <w:rFonts w:ascii="Times New Roman" w:eastAsiaTheme="minorEastAsia" w:hAnsi="Times New Roman"/>
        </w:rPr>
        <w:t xml:space="preserve"> [m</w:t>
      </w:r>
      <w:r w:rsidR="00827966" w:rsidRPr="003E0C42">
        <w:rPr>
          <w:rFonts w:ascii="Times New Roman" w:eastAsiaTheme="minorEastAsia" w:hAnsi="Times New Roman"/>
          <w:vertAlign w:val="superscript"/>
        </w:rPr>
        <w:t>2</w:t>
      </w:r>
      <w:r w:rsidR="00827966" w:rsidRPr="003E0C42">
        <w:rPr>
          <w:rFonts w:ascii="Times New Roman" w:eastAsiaTheme="minorEastAsia" w:hAnsi="Times New Roman"/>
        </w:rPr>
        <w:t xml:space="preserve">] is the surface area of the reservoir, </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sidR="00827966" w:rsidRPr="003E0C42">
        <w:rPr>
          <w:rFonts w:ascii="Times New Roman" w:hAnsi="Times New Roman"/>
        </w:rPr>
        <w:t xml:space="preserve"> [m day</w:t>
      </w:r>
      <w:r w:rsidR="00827966" w:rsidRPr="003E0C42">
        <w:rPr>
          <w:rFonts w:ascii="Times New Roman" w:hAnsi="Times New Roman"/>
          <w:vertAlign w:val="superscript"/>
        </w:rPr>
        <w:t>-1</w:t>
      </w:r>
      <w:r w:rsidR="00827966" w:rsidRPr="003E0C42">
        <w:rPr>
          <w:rFonts w:ascii="Times New Roman" w:hAnsi="Times New Roman"/>
        </w:rPr>
        <w:t>] is the hydraulic load</w:t>
      </w:r>
      <w:r w:rsidRPr="003E0C42">
        <w:rPr>
          <w:rFonts w:ascii="Times New Roman" w:hAnsi="Times New Roman"/>
        </w:rPr>
        <w:t xml:space="preserve"> calculated </w:t>
      </w:r>
      <w:r w:rsidR="00CB1252" w:rsidRPr="003E0C42">
        <w:rPr>
          <w:rFonts w:ascii="Times New Roman" w:hAnsi="Times New Roman"/>
        </w:rPr>
        <w:t>by Equation 1</w:t>
      </w:r>
      <w:r w:rsidR="00BC0CF7">
        <w:rPr>
          <w:rFonts w:ascii="Times New Roman" w:hAnsi="Times New Roman"/>
        </w:rPr>
        <w:t>7</w:t>
      </w:r>
      <w:r w:rsidR="00CB1252" w:rsidRPr="003E0C42">
        <w:rPr>
          <w:rFonts w:ascii="Times New Roman" w:hAnsi="Times New Roman"/>
        </w:rPr>
        <w:t>-1</w:t>
      </w:r>
      <w:r w:rsidR="00CD4BEC" w:rsidRPr="003E0C42">
        <w:rPr>
          <w:rFonts w:ascii="Times New Roman" w:hAnsi="Times New Roman"/>
        </w:rPr>
        <w:t>8</w:t>
      </w:r>
      <w:r w:rsidR="00CB1252" w:rsidRPr="003E0C42">
        <w:rPr>
          <w:rFonts w:ascii="Times New Roman" w:hAnsi="Times New Roman"/>
        </w:rPr>
        <w:t>:</w:t>
      </w:r>
    </w:p>
    <w:p w14:paraId="0A76E29C" w14:textId="12BBF59D" w:rsidR="00CB1252" w:rsidRPr="004F3A2F" w:rsidRDefault="00000000" w:rsidP="00CB1252">
      <w:pPr>
        <w:pStyle w:val="NoSpacing"/>
        <w:ind w:firstLine="720"/>
        <w:rPr>
          <w:rFonts w:ascii="Times New Roman" w:hAnsi="Times New Roman"/>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rsvr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rsvr</m:t>
            </m:r>
          </m:sub>
        </m:sSub>
      </m:oMath>
      <w:r w:rsidR="00CB1252" w:rsidRPr="004F3A2F">
        <w:rPr>
          <w:rFonts w:ascii="Times New Roman" w:hAnsi="Times New Roman"/>
        </w:rPr>
        <w:t xml:space="preserve"> </w:t>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r>
      <w:r w:rsidR="00CB1252" w:rsidRPr="004F3A2F">
        <w:rPr>
          <w:rFonts w:ascii="Times New Roman" w:hAnsi="Times New Roman"/>
        </w:rPr>
        <w:tab/>
        <w:t>(1</w:t>
      </w:r>
      <w:r w:rsidR="00BC0CF7">
        <w:rPr>
          <w:rFonts w:ascii="Times New Roman" w:hAnsi="Times New Roman"/>
        </w:rPr>
        <w:t>7</w:t>
      </w:r>
      <w:r w:rsidR="00CB1252" w:rsidRPr="004F3A2F">
        <w:rPr>
          <w:rFonts w:ascii="Times New Roman" w:hAnsi="Times New Roman"/>
        </w:rPr>
        <w:t>-1</w:t>
      </w:r>
      <w:r w:rsidR="00CD4BEC" w:rsidRPr="004F3A2F">
        <w:rPr>
          <w:rFonts w:ascii="Times New Roman" w:hAnsi="Times New Roman"/>
        </w:rPr>
        <w:t>8</w:t>
      </w:r>
      <w:r w:rsidR="00CB1252" w:rsidRPr="004F3A2F">
        <w:rPr>
          <w:rFonts w:ascii="Times New Roman" w:hAnsi="Times New Roman"/>
        </w:rPr>
        <w:t>)</w:t>
      </w:r>
    </w:p>
    <w:p w14:paraId="4BF4AF8D" w14:textId="61F0830A" w:rsidR="00827966" w:rsidRPr="004F3A2F" w:rsidRDefault="00CB1252" w:rsidP="00827966">
      <w:pPr>
        <w:pStyle w:val="NoSpacing"/>
        <w:rPr>
          <w:rFonts w:ascii="Times New Roman" w:hAnsi="Times New Roman"/>
        </w:rPr>
      </w:pPr>
      <w:r w:rsidRPr="004F3A2F">
        <w:rPr>
          <w:rFonts w:ascii="Times New Roman" w:hAnsi="Times New Roman"/>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rsvr</m:t>
            </m:r>
          </m:sub>
        </m:sSub>
      </m:oMath>
      <w:r w:rsidRPr="004F3A2F">
        <w:rPr>
          <w:rFonts w:ascii="Times New Roman" w:hAnsi="Times New Roman"/>
        </w:rPr>
        <w:t xml:space="preserve"> is discharge out of the reservoir, and </w:t>
      </w:r>
      <w:r w:rsidR="009A62B1" w:rsidRPr="004F3A2F">
        <w:rPr>
          <w:rFonts w:ascii="Times New Roman" w:hAnsi="Times New Roman"/>
        </w:rPr>
        <w:t>assuming the reservoir surface area is equal to the reservoir benthic surface area</w:t>
      </w:r>
      <w:r w:rsidR="00D53304" w:rsidRPr="004F3A2F">
        <w:rPr>
          <w:rFonts w:ascii="Times New Roman" w:hAnsi="Times New Roman"/>
        </w:rPr>
        <w:t xml:space="preserve">.  Dividing by 365.26 converts the original removal rate from Seitzinger et al. (2002) for a daily </w:t>
      </w:r>
      <w:r w:rsidR="00D53304" w:rsidRPr="004F3A2F">
        <w:rPr>
          <w:rFonts w:ascii="Times New Roman" w:eastAsiaTheme="minorEastAsia" w:hAnsi="Times New Roman"/>
        </w:rPr>
        <w:t>time-</w:t>
      </w:r>
      <w:r w:rsidR="00827966" w:rsidRPr="004F3A2F">
        <w:rPr>
          <w:rFonts w:ascii="Times New Roman" w:eastAsiaTheme="minorEastAsia" w:hAnsi="Times New Roman"/>
        </w:rPr>
        <w:t>step.</w:t>
      </w:r>
    </w:p>
    <w:p w14:paraId="32628E49" w14:textId="7FBEB407" w:rsidR="0019000D" w:rsidRPr="004F3A2F" w:rsidRDefault="0019000D">
      <w:pPr>
        <w:rPr>
          <w:rFonts w:ascii="Times New Roman" w:hAnsi="Times New Roman" w:cs="Times New Roman"/>
          <w:b/>
          <w:sz w:val="28"/>
          <w:szCs w:val="28"/>
        </w:rPr>
      </w:pPr>
    </w:p>
    <w:p w14:paraId="5F190DDE" w14:textId="48384958" w:rsidR="00DD7549" w:rsidRPr="004F3A2F" w:rsidRDefault="00757A28">
      <w:pPr>
        <w:pStyle w:val="Normal1"/>
        <w:rPr>
          <w:rFonts w:ascii="Times New Roman" w:hAnsi="Times New Roman" w:cs="Times New Roman"/>
          <w:b/>
          <w:sz w:val="28"/>
          <w:szCs w:val="28"/>
        </w:rPr>
      </w:pPr>
      <w:r w:rsidRPr="004F3A2F">
        <w:rPr>
          <w:rFonts w:ascii="Times New Roman" w:hAnsi="Times New Roman" w:cs="Times New Roman"/>
          <w:b/>
          <w:sz w:val="28"/>
          <w:szCs w:val="28"/>
        </w:rPr>
        <w:t>References</w:t>
      </w:r>
    </w:p>
    <w:p w14:paraId="3864953D" w14:textId="77777777" w:rsidR="009A62B1" w:rsidRPr="003E0C42" w:rsidRDefault="009A62B1" w:rsidP="003E0C42">
      <w:pPr>
        <w:spacing w:line="240" w:lineRule="auto"/>
        <w:ind w:left="360" w:hanging="360"/>
        <w:rPr>
          <w:rFonts w:ascii="Times New Roman" w:eastAsia="Times New Roman" w:hAnsi="Times New Roman" w:cs="Times New Roman"/>
          <w:lang w:val="en-US"/>
        </w:rPr>
      </w:pPr>
      <w:r w:rsidRPr="003E0C42">
        <w:rPr>
          <w:rFonts w:ascii="Times New Roman" w:eastAsia="Times New Roman" w:hAnsi="Times New Roman" w:cs="Times New Roman"/>
          <w:lang w:val="en-US"/>
        </w:rPr>
        <w:t xml:space="preserve">Mulholland, P.J., Helton, A.M., Poole, G.C., Hall, R.O., Hamilton, S.K., Peterson, B.J., Tank, J.L., Ashkenas, L.R., Cooper, L.W., Dahm, C.N., Dodds, W.K., Findlay, S.E.G., Gregory, S.V., Grimm, N.B., Johnson, S.L., McDowell, W.H., Meyer, J.L., Valett, H.M., Webster, J.R., Arango, C.P., Beaulieu, J.J., Bernot, M.J., Burgin, A.J., Crenshaw, C.L., Johnson, L.T., Niederlehner, B.R., O’Brien, J.M., Potter, J.D., Sheibley, R.W., Sobota, D.J., Thomas, S.M., 2008. Stream denitrification across biomes and its response to anthropogenic nitrate loading. Nature 452, 202–205. </w:t>
      </w:r>
      <w:hyperlink r:id="rId50" w:history="1">
        <w:r w:rsidRPr="003E0C42">
          <w:rPr>
            <w:rFonts w:ascii="Times New Roman" w:eastAsia="Times New Roman" w:hAnsi="Times New Roman" w:cs="Times New Roman"/>
            <w:color w:val="0000FF"/>
            <w:u w:val="single"/>
            <w:lang w:val="en-US"/>
          </w:rPr>
          <w:t>https://doi.org/10.1038/nature06686</w:t>
        </w:r>
      </w:hyperlink>
    </w:p>
    <w:p w14:paraId="059A6C1F" w14:textId="77777777" w:rsidR="003E0C42" w:rsidRDefault="003E0C42" w:rsidP="009A62B1">
      <w:pPr>
        <w:autoSpaceDE w:val="0"/>
        <w:autoSpaceDN w:val="0"/>
        <w:adjustRightInd w:val="0"/>
        <w:spacing w:line="240" w:lineRule="auto"/>
        <w:rPr>
          <w:rFonts w:ascii="Times New Roman" w:eastAsia="Times New Roman" w:hAnsi="Times New Roman" w:cs="Times New Roman"/>
          <w:lang w:eastAsia="zh-CN"/>
        </w:rPr>
      </w:pPr>
    </w:p>
    <w:p w14:paraId="1E1A8950" w14:textId="1137432F" w:rsidR="009A62B1" w:rsidRPr="004F3A2F" w:rsidRDefault="009A62B1" w:rsidP="003E0C42">
      <w:pPr>
        <w:autoSpaceDE w:val="0"/>
        <w:autoSpaceDN w:val="0"/>
        <w:adjustRightInd w:val="0"/>
        <w:spacing w:line="240" w:lineRule="auto"/>
        <w:ind w:left="360" w:hanging="360"/>
        <w:rPr>
          <w:rFonts w:ascii="Times New Roman" w:eastAsia="Times New Roman" w:hAnsi="Times New Roman" w:cs="Times New Roman"/>
          <w:lang w:eastAsia="zh-CN"/>
        </w:rPr>
      </w:pPr>
      <w:r w:rsidRPr="004F3A2F">
        <w:rPr>
          <w:rFonts w:ascii="Times New Roman" w:eastAsia="Times New Roman" w:hAnsi="Times New Roman" w:cs="Times New Roman"/>
          <w:lang w:eastAsia="zh-CN"/>
        </w:rPr>
        <w:t>Park C 1977 World-wide variations in hydraulic geometry exponents of stream channels – Analysis and some observa</w:t>
      </w:r>
      <w:r w:rsidR="00160956">
        <w:rPr>
          <w:rFonts w:ascii="Times New Roman" w:eastAsia="Times New Roman" w:hAnsi="Times New Roman" w:cs="Times New Roman"/>
          <w:lang w:eastAsia="zh-CN"/>
        </w:rPr>
        <w:t>t</w:t>
      </w:r>
      <w:r w:rsidRPr="004F3A2F">
        <w:rPr>
          <w:rFonts w:ascii="Times New Roman" w:eastAsia="Times New Roman" w:hAnsi="Times New Roman" w:cs="Times New Roman"/>
          <w:lang w:eastAsia="zh-CN"/>
        </w:rPr>
        <w:t>ions</w:t>
      </w:r>
      <w:r w:rsidR="003E0C42">
        <w:rPr>
          <w:rFonts w:ascii="Times New Roman" w:eastAsia="Times New Roman" w:hAnsi="Times New Roman" w:cs="Times New Roman"/>
          <w:lang w:eastAsia="zh-CN"/>
        </w:rPr>
        <w:t>.</w:t>
      </w:r>
      <w:r w:rsidRPr="004F3A2F">
        <w:rPr>
          <w:rFonts w:ascii="Times New Roman" w:eastAsia="Times New Roman" w:hAnsi="Times New Roman" w:cs="Times New Roman"/>
          <w:lang w:eastAsia="zh-CN"/>
        </w:rPr>
        <w:t xml:space="preserve"> </w:t>
      </w:r>
      <w:r w:rsidRPr="004F3A2F">
        <w:rPr>
          <w:rFonts w:ascii="Times New Roman" w:eastAsia="Times New Roman" w:hAnsi="Times New Roman" w:cs="Times New Roman"/>
          <w:i/>
          <w:lang w:eastAsia="zh-CN"/>
        </w:rPr>
        <w:t xml:space="preserve">J Hydrol </w:t>
      </w:r>
      <w:r w:rsidRPr="004F3A2F">
        <w:rPr>
          <w:rFonts w:ascii="Times New Roman" w:eastAsia="Times New Roman" w:hAnsi="Times New Roman" w:cs="Times New Roman"/>
          <w:b/>
          <w:i/>
          <w:lang w:eastAsia="zh-CN"/>
        </w:rPr>
        <w:t>33</w:t>
      </w:r>
      <w:r w:rsidRPr="004F3A2F">
        <w:rPr>
          <w:rFonts w:ascii="Times New Roman" w:eastAsia="Times New Roman" w:hAnsi="Times New Roman" w:cs="Times New Roman"/>
          <w:lang w:eastAsia="zh-CN"/>
        </w:rPr>
        <w:t xml:space="preserve"> 133-146</w:t>
      </w:r>
    </w:p>
    <w:p w14:paraId="3E5A76D2" w14:textId="77777777" w:rsidR="009A62B1" w:rsidRPr="003E0C42" w:rsidRDefault="009A62B1" w:rsidP="003E0C42">
      <w:pPr>
        <w:pStyle w:val="Normal1"/>
        <w:ind w:left="360" w:hanging="360"/>
        <w:rPr>
          <w:rFonts w:ascii="Times New Roman" w:hAnsi="Times New Roman" w:cs="Times New Roman"/>
        </w:rPr>
      </w:pPr>
    </w:p>
    <w:p w14:paraId="19A3DCCD" w14:textId="77777777" w:rsidR="009A62B1" w:rsidRPr="003E0C42" w:rsidRDefault="009A62B1" w:rsidP="003E0C42">
      <w:pPr>
        <w:spacing w:line="240" w:lineRule="auto"/>
        <w:ind w:left="360" w:hanging="360"/>
        <w:rPr>
          <w:rFonts w:ascii="Times New Roman" w:eastAsia="Times New Roman" w:hAnsi="Times New Roman" w:cs="Times New Roman"/>
          <w:lang w:val="en-US"/>
        </w:rPr>
      </w:pPr>
      <w:r w:rsidRPr="003E0C42">
        <w:rPr>
          <w:rFonts w:ascii="Times New Roman" w:eastAsia="Times New Roman" w:hAnsi="Times New Roman" w:cs="Times New Roman"/>
          <w:lang w:val="en-US"/>
        </w:rPr>
        <w:t>Seitzinger, S.P., Styles, R.V., Boyer, E.W., Alexander, R.B., Billen, G., Howarth, R.W., Mayer, B., Van Breemen, N., 2002. Nitrogen retention in rivers: model development and application to watersheds in the northeastern USA. Biogeochemistry 57, 199–237.</w:t>
      </w:r>
    </w:p>
    <w:p w14:paraId="6F09AAF5" w14:textId="77777777" w:rsidR="00DD7549" w:rsidRPr="003E0C42" w:rsidRDefault="00DD7549" w:rsidP="003E0C42">
      <w:pPr>
        <w:pStyle w:val="Normal1"/>
        <w:ind w:left="360" w:hanging="360"/>
        <w:rPr>
          <w:rFonts w:ascii="Times New Roman" w:hAnsi="Times New Roman" w:cs="Times New Roman"/>
        </w:rPr>
      </w:pPr>
    </w:p>
    <w:p w14:paraId="60F067D2" w14:textId="77777777" w:rsidR="00DD7549" w:rsidRPr="003E0C42" w:rsidRDefault="00757A28" w:rsidP="003E0C42">
      <w:pPr>
        <w:pStyle w:val="Normal1"/>
        <w:spacing w:after="240"/>
        <w:ind w:left="360" w:hanging="360"/>
        <w:rPr>
          <w:rFonts w:ascii="Times New Roman" w:hAnsi="Times New Roman" w:cs="Times New Roman"/>
          <w:color w:val="000053"/>
        </w:rPr>
      </w:pPr>
      <w:r w:rsidRPr="003E0C42">
        <w:rPr>
          <w:rFonts w:ascii="Times New Roman" w:hAnsi="Times New Roman" w:cs="Times New Roman"/>
        </w:rPr>
        <w:lastRenderedPageBreak/>
        <w:t xml:space="preserve">Siebert S and Döll P (2010) Quantifying blue and green virtual water contents in global crop production as well as potential production losses without irrigation. </w:t>
      </w:r>
      <w:r w:rsidRPr="003E0C42">
        <w:rPr>
          <w:rFonts w:ascii="Times New Roman" w:hAnsi="Times New Roman" w:cs="Times New Roman"/>
          <w:i/>
        </w:rPr>
        <w:t xml:space="preserve">J. Hydrol. </w:t>
      </w:r>
      <w:r w:rsidRPr="003E0C42">
        <w:rPr>
          <w:rFonts w:ascii="Times New Roman" w:hAnsi="Times New Roman" w:cs="Times New Roman"/>
        </w:rPr>
        <w:t>384, 198-217, doi:</w:t>
      </w:r>
      <w:r w:rsidRPr="003E0C42">
        <w:rPr>
          <w:rFonts w:ascii="Times New Roman" w:hAnsi="Times New Roman" w:cs="Times New Roman"/>
          <w:color w:val="000053"/>
        </w:rPr>
        <w:t>10.1016/j.jhydrol.2009.07.031.</w:t>
      </w:r>
    </w:p>
    <w:p w14:paraId="05BE188F" w14:textId="5DD7FC24" w:rsidR="009A62B1" w:rsidRPr="003E0C42" w:rsidRDefault="009A62B1" w:rsidP="003E0C42">
      <w:pPr>
        <w:spacing w:line="240" w:lineRule="auto"/>
        <w:ind w:left="360" w:hanging="360"/>
        <w:rPr>
          <w:rFonts w:ascii="Times New Roman" w:eastAsia="Times New Roman" w:hAnsi="Times New Roman" w:cs="Times New Roman"/>
          <w:lang w:val="en-US"/>
        </w:rPr>
      </w:pPr>
      <w:r w:rsidRPr="003E0C42">
        <w:rPr>
          <w:rFonts w:ascii="Times New Roman" w:eastAsia="Times New Roman" w:hAnsi="Times New Roman" w:cs="Times New Roman"/>
          <w:lang w:val="en-US"/>
        </w:rPr>
        <w:t>Stream Solute Workshop, 1990. Concepts and methods for assessing solute dynamics in stream ecosystems. Journal of the North American Benthological Society 95–119.</w:t>
      </w:r>
    </w:p>
    <w:p w14:paraId="4D5F4BDC" w14:textId="77777777" w:rsidR="003E0C42" w:rsidRDefault="003E0C42" w:rsidP="003E0C42">
      <w:pPr>
        <w:spacing w:line="240" w:lineRule="auto"/>
        <w:ind w:left="360" w:hanging="360"/>
        <w:rPr>
          <w:rFonts w:ascii="Times New Roman" w:eastAsia="Times New Roman" w:hAnsi="Times New Roman" w:cs="Times New Roman"/>
          <w:lang w:val="en-US"/>
        </w:rPr>
      </w:pPr>
    </w:p>
    <w:p w14:paraId="4CEBFD00" w14:textId="45078AA9" w:rsidR="009A62B1" w:rsidRPr="003E0C42" w:rsidRDefault="009A62B1" w:rsidP="003E0C42">
      <w:pPr>
        <w:spacing w:line="240" w:lineRule="auto"/>
        <w:ind w:left="360" w:hanging="360"/>
        <w:rPr>
          <w:rFonts w:ascii="Times New Roman" w:eastAsia="Times New Roman" w:hAnsi="Times New Roman" w:cs="Times New Roman"/>
          <w:lang w:val="en-US"/>
        </w:rPr>
      </w:pPr>
      <w:r w:rsidRPr="003E0C42">
        <w:rPr>
          <w:rFonts w:ascii="Times New Roman" w:eastAsia="Times New Roman" w:hAnsi="Times New Roman" w:cs="Times New Roman"/>
          <w:lang w:val="en-US"/>
        </w:rPr>
        <w:t>USEPA, 2016. Clean Watersheds Needs Survey 2012: Report to congress (No. EPA-830-R-15005).</w:t>
      </w:r>
    </w:p>
    <w:p w14:paraId="1FC89C04" w14:textId="77777777" w:rsidR="003E0C42" w:rsidRDefault="003E0C42" w:rsidP="003E0C42">
      <w:pPr>
        <w:spacing w:line="240" w:lineRule="auto"/>
        <w:ind w:left="360" w:hanging="360"/>
        <w:rPr>
          <w:rFonts w:ascii="Times New Roman" w:eastAsia="Times New Roman" w:hAnsi="Times New Roman" w:cs="Times New Roman"/>
          <w:lang w:val="en-US"/>
        </w:rPr>
      </w:pPr>
    </w:p>
    <w:p w14:paraId="01CBD602" w14:textId="3E821767" w:rsidR="00FC2857" w:rsidRPr="003E0C42" w:rsidRDefault="009A62B1" w:rsidP="003E0C42">
      <w:pPr>
        <w:spacing w:line="240" w:lineRule="auto"/>
        <w:ind w:left="360" w:hanging="360"/>
        <w:rPr>
          <w:rFonts w:ascii="Times New Roman" w:eastAsia="Times New Roman" w:hAnsi="Times New Roman" w:cs="Times New Roman"/>
          <w:lang w:val="en-US"/>
        </w:rPr>
      </w:pPr>
      <w:r w:rsidRPr="003E0C42">
        <w:rPr>
          <w:rFonts w:ascii="Times New Roman" w:eastAsia="Times New Roman" w:hAnsi="Times New Roman" w:cs="Times New Roman"/>
          <w:lang w:val="en-US"/>
        </w:rPr>
        <w:t>Wollheim, W., Peterson, B.J., Thomas, S.M., Hopkinson, C.S., Vorosmarty, C.J., 2008. Dynamics of N removal over annual time periods in a suburban river network.</w:t>
      </w:r>
    </w:p>
    <w:p w14:paraId="7303145F" w14:textId="77777777" w:rsidR="00FC2857" w:rsidRPr="004F3A2F" w:rsidRDefault="00FC2857">
      <w:pPr>
        <w:rPr>
          <w:rFonts w:ascii="Times New Roman" w:eastAsia="Times New Roman" w:hAnsi="Times New Roman" w:cs="Times New Roman"/>
          <w:sz w:val="24"/>
          <w:szCs w:val="24"/>
          <w:lang w:val="en-US"/>
        </w:rPr>
      </w:pPr>
      <w:r w:rsidRPr="004F3A2F">
        <w:rPr>
          <w:rFonts w:ascii="Times New Roman" w:eastAsia="Times New Roman" w:hAnsi="Times New Roman" w:cs="Times New Roman"/>
          <w:sz w:val="24"/>
          <w:szCs w:val="24"/>
          <w:lang w:val="en-US"/>
        </w:rPr>
        <w:br w:type="page"/>
      </w:r>
    </w:p>
    <w:p w14:paraId="58316FC7" w14:textId="77777777" w:rsidR="00FC2857" w:rsidRPr="004F3A2F" w:rsidRDefault="00FC2857" w:rsidP="00FC2857">
      <w:pPr>
        <w:spacing w:after="120"/>
        <w:rPr>
          <w:rFonts w:ascii="Times New Roman" w:hAnsi="Times New Roman" w:cs="Times New Roman"/>
          <w:b/>
        </w:rPr>
      </w:pPr>
      <w:r w:rsidRPr="004F3A2F">
        <w:rPr>
          <w:rFonts w:ascii="Times New Roman" w:hAnsi="Times New Roman" w:cs="Times New Roman"/>
          <w:b/>
        </w:rPr>
        <w:lastRenderedPageBreak/>
        <w:t>Appendix – History of the WBM code and its variations</w:t>
      </w:r>
    </w:p>
    <w:p w14:paraId="7B9A1B74" w14:textId="77777777" w:rsidR="00FC2857" w:rsidRPr="004F3A2F" w:rsidRDefault="00FC2857" w:rsidP="00FC2857">
      <w:pPr>
        <w:spacing w:after="120"/>
        <w:rPr>
          <w:rFonts w:ascii="Times New Roman" w:hAnsi="Times New Roman" w:cs="Times New Roman"/>
        </w:rPr>
      </w:pPr>
      <w:r w:rsidRPr="004F3A2F">
        <w:rPr>
          <w:rFonts w:ascii="Times New Roman" w:hAnsi="Times New Roman" w:cs="Times New Roman"/>
        </w:rPr>
        <w:t>The Water Balance Model has had several variations and names during its evolution.  Code names (with principal coders) have included:</w:t>
      </w:r>
    </w:p>
    <w:p w14:paraId="621C1C23"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WBM</w:t>
      </w:r>
      <w:r w:rsidRPr="004F3A2F">
        <w:rPr>
          <w:rFonts w:ascii="Times New Roman" w:hAnsi="Times New Roman" w:cs="Times New Roman"/>
        </w:rPr>
        <w:tab/>
        <w:t>Water Balance Model (Vörösmarty, Fekete, Prusevich)</w:t>
      </w:r>
    </w:p>
    <w:p w14:paraId="6B70533D"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 xml:space="preserve">P/WBM </w:t>
      </w:r>
      <w:r w:rsidRPr="004F3A2F">
        <w:rPr>
          <w:rFonts w:ascii="Times New Roman" w:hAnsi="Times New Roman" w:cs="Times New Roman"/>
        </w:rPr>
        <w:tab/>
        <w:t>Permafrost Water Balance Model (Holden)</w:t>
      </w:r>
    </w:p>
    <w:p w14:paraId="4F3633E9"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PWBM</w:t>
      </w:r>
      <w:r w:rsidRPr="004F3A2F">
        <w:rPr>
          <w:rFonts w:ascii="Times New Roman" w:hAnsi="Times New Roman" w:cs="Times New Roman"/>
        </w:rPr>
        <w:tab/>
        <w:t>Pan-Arctic Water Balance Model (Lammers)</w:t>
      </w:r>
    </w:p>
    <w:p w14:paraId="6D724915"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PWBM</w:t>
      </w:r>
      <w:r w:rsidRPr="004F3A2F">
        <w:rPr>
          <w:rFonts w:ascii="Times New Roman" w:hAnsi="Times New Roman" w:cs="Times New Roman"/>
        </w:rPr>
        <w:tab/>
        <w:t>Permafrost Water Balance Model (Rawlins)</w:t>
      </w:r>
    </w:p>
    <w:p w14:paraId="546AA9DB"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WBMPlus</w:t>
      </w:r>
      <w:r w:rsidRPr="004F3A2F">
        <w:rPr>
          <w:rFonts w:ascii="Times New Roman" w:hAnsi="Times New Roman" w:cs="Times New Roman"/>
        </w:rPr>
        <w:tab/>
        <w:t>WBM with irrigation and reservoirs added (Wisser)</w:t>
      </w:r>
    </w:p>
    <w:p w14:paraId="1B0320E2"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WBM_TrANS</w:t>
      </w:r>
      <w:r w:rsidRPr="004F3A2F">
        <w:rPr>
          <w:rFonts w:ascii="Times New Roman" w:hAnsi="Times New Roman" w:cs="Times New Roman"/>
        </w:rPr>
        <w:tab/>
        <w:t>Rewrite of WBM in Perl/PDL (Prusevich)</w:t>
      </w:r>
    </w:p>
    <w:p w14:paraId="4CF4BAE8" w14:textId="43CAB228"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FrAMES</w:t>
      </w:r>
      <w:r w:rsidRPr="004F3A2F">
        <w:rPr>
          <w:rFonts w:ascii="Times New Roman" w:hAnsi="Times New Roman" w:cs="Times New Roman"/>
        </w:rPr>
        <w:tab/>
        <w:t>Framework for Aquatic Modeling of the Earth System; includes WBMplus (Wollheim, Stewart</w:t>
      </w:r>
      <w:r w:rsidR="006557E1">
        <w:rPr>
          <w:rFonts w:ascii="Times New Roman" w:hAnsi="Times New Roman" w:cs="Times New Roman"/>
        </w:rPr>
        <w:t>,</w:t>
      </w:r>
      <w:r w:rsidR="00160956">
        <w:rPr>
          <w:rFonts w:ascii="Times New Roman" w:hAnsi="Times New Roman" w:cs="Times New Roman"/>
        </w:rPr>
        <w:t xml:space="preserve"> </w:t>
      </w:r>
      <w:r w:rsidR="006557E1">
        <w:rPr>
          <w:rFonts w:ascii="Times New Roman" w:hAnsi="Times New Roman" w:cs="Times New Roman"/>
        </w:rPr>
        <w:t>Zuidema</w:t>
      </w:r>
      <w:r w:rsidRPr="004F3A2F">
        <w:rPr>
          <w:rFonts w:ascii="Times New Roman" w:hAnsi="Times New Roman" w:cs="Times New Roman"/>
        </w:rPr>
        <w:t>)</w:t>
      </w:r>
    </w:p>
    <w:p w14:paraId="63B32A33"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WBMsed</w:t>
      </w:r>
      <w:r w:rsidRPr="004F3A2F">
        <w:rPr>
          <w:rFonts w:ascii="Times New Roman" w:hAnsi="Times New Roman" w:cs="Times New Roman"/>
        </w:rPr>
        <w:tab/>
        <w:t>WBM with sediment module (Cohen)</w:t>
      </w:r>
    </w:p>
    <w:p w14:paraId="6B66D126" w14:textId="77777777" w:rsidR="00FC2857" w:rsidRPr="004F3A2F" w:rsidRDefault="00FC2857" w:rsidP="00FC2857">
      <w:pPr>
        <w:tabs>
          <w:tab w:val="left" w:pos="2160"/>
        </w:tabs>
        <w:ind w:left="2160" w:hanging="2160"/>
        <w:rPr>
          <w:rFonts w:ascii="Times New Roman" w:hAnsi="Times New Roman" w:cs="Times New Roman"/>
        </w:rPr>
      </w:pPr>
      <w:r w:rsidRPr="004F3A2F">
        <w:rPr>
          <w:rFonts w:ascii="Times New Roman" w:hAnsi="Times New Roman" w:cs="Times New Roman"/>
        </w:rPr>
        <w:t>WBM-TP2M-ReDS</w:t>
      </w:r>
      <w:r w:rsidRPr="004F3A2F">
        <w:rPr>
          <w:rFonts w:ascii="Times New Roman" w:hAnsi="Times New Roman" w:cs="Times New Roman"/>
        </w:rPr>
        <w:tab/>
        <w:t>WBM with power plants (Miara)</w:t>
      </w:r>
    </w:p>
    <w:p w14:paraId="62728AD9" w14:textId="77777777" w:rsidR="00FC2857" w:rsidRPr="004F3A2F" w:rsidRDefault="00FC2857" w:rsidP="00FC2857">
      <w:pPr>
        <w:tabs>
          <w:tab w:val="left" w:pos="1800"/>
        </w:tabs>
        <w:rPr>
          <w:rFonts w:ascii="Times New Roman" w:hAnsi="Times New Roman" w:cs="Times New Roman"/>
        </w:rPr>
      </w:pPr>
    </w:p>
    <w:p w14:paraId="5F45A456" w14:textId="77777777" w:rsidR="00FC2857" w:rsidRPr="004F3A2F" w:rsidRDefault="00FC2857" w:rsidP="00FC2857">
      <w:pPr>
        <w:rPr>
          <w:rFonts w:ascii="Times New Roman" w:hAnsi="Times New Roman" w:cs="Times New Roman"/>
        </w:rPr>
      </w:pPr>
    </w:p>
    <w:p w14:paraId="0DBE5A9A" w14:textId="77777777" w:rsidR="00FC2857" w:rsidRPr="004F3A2F" w:rsidRDefault="00FC2857" w:rsidP="00FC2857">
      <w:pPr>
        <w:rPr>
          <w:rFonts w:ascii="Times New Roman" w:hAnsi="Times New Roman" w:cs="Times New Roman"/>
        </w:rPr>
      </w:pPr>
      <w:r w:rsidRPr="004F3A2F">
        <w:rPr>
          <w:rFonts w:ascii="Times New Roman" w:hAnsi="Times New Roman" w:cs="Times New Roman"/>
          <w:noProof/>
        </w:rPr>
        <w:drawing>
          <wp:inline distT="0" distB="0" distL="0" distR="0" wp14:anchorId="5C83B053" wp14:editId="43103592">
            <wp:extent cx="5486400" cy="3862070"/>
            <wp:effectExtent l="12700" t="12700" r="12700" b="1143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8 at 11.08.01 AM.png"/>
                    <pic:cNvPicPr/>
                  </pic:nvPicPr>
                  <pic:blipFill>
                    <a:blip r:embed="rId51"/>
                    <a:stretch>
                      <a:fillRect/>
                    </a:stretch>
                  </pic:blipFill>
                  <pic:spPr>
                    <a:xfrm>
                      <a:off x="0" y="0"/>
                      <a:ext cx="5486400" cy="3862070"/>
                    </a:xfrm>
                    <a:prstGeom prst="rect">
                      <a:avLst/>
                    </a:prstGeom>
                    <a:ln>
                      <a:solidFill>
                        <a:schemeClr val="accent1"/>
                      </a:solidFill>
                    </a:ln>
                  </pic:spPr>
                </pic:pic>
              </a:graphicData>
            </a:graphic>
          </wp:inline>
        </w:drawing>
      </w:r>
    </w:p>
    <w:p w14:paraId="5AA673E0" w14:textId="77777777" w:rsidR="00FC2857" w:rsidRPr="004F3A2F" w:rsidRDefault="00FC2857" w:rsidP="00FC2857">
      <w:pPr>
        <w:rPr>
          <w:rFonts w:ascii="Times New Roman" w:hAnsi="Times New Roman" w:cs="Times New Roman"/>
        </w:rPr>
      </w:pPr>
    </w:p>
    <w:p w14:paraId="0B8AEE05" w14:textId="6BE37260" w:rsidR="00FC2857" w:rsidRPr="004F3A2F" w:rsidRDefault="00FC2857" w:rsidP="00FC2857">
      <w:pPr>
        <w:spacing w:after="120"/>
        <w:rPr>
          <w:rFonts w:ascii="Times New Roman" w:hAnsi="Times New Roman" w:cs="Times New Roman"/>
          <w:b/>
          <w:bCs/>
        </w:rPr>
      </w:pPr>
      <w:r w:rsidRPr="004F3A2F">
        <w:rPr>
          <w:rFonts w:ascii="Times New Roman" w:hAnsi="Times New Roman" w:cs="Times New Roman"/>
          <w:b/>
          <w:bCs/>
        </w:rPr>
        <w:t>Figure A-1. WBM family tree.</w:t>
      </w:r>
    </w:p>
    <w:p w14:paraId="3EB83F7A" w14:textId="1A38AE7F" w:rsidR="00FC2857" w:rsidRPr="004F3A2F" w:rsidRDefault="00FC2857" w:rsidP="00FC2857">
      <w:pPr>
        <w:spacing w:after="120"/>
        <w:rPr>
          <w:rFonts w:ascii="Times New Roman" w:hAnsi="Times New Roman" w:cs="Times New Roman"/>
        </w:rPr>
      </w:pPr>
      <w:r w:rsidRPr="004F3A2F">
        <w:rPr>
          <w:rFonts w:ascii="Times New Roman" w:hAnsi="Times New Roman" w:cs="Times New Roman"/>
          <w:b/>
          <w:bCs/>
        </w:rPr>
        <w:t>New versions of the code base</w:t>
      </w:r>
      <w:r w:rsidRPr="004F3A2F">
        <w:rPr>
          <w:rFonts w:ascii="Times New Roman" w:hAnsi="Times New Roman" w:cs="Times New Roman"/>
        </w:rPr>
        <w:t xml:space="preserve"> (re-writes):</w:t>
      </w:r>
    </w:p>
    <w:p w14:paraId="3D6802C3"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Charles Vörösmarty – original model code (FORTRAN) – 1989-1994</w:t>
      </w:r>
    </w:p>
    <w:p w14:paraId="5A3ECBB4"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t>Jonathan Holden – Permafrost WBM (P/WBM) (FORTRAN) – 1995-96</w:t>
      </w:r>
    </w:p>
    <w:p w14:paraId="3619A291" w14:textId="77777777" w:rsidR="00FC2857" w:rsidRPr="004F3A2F" w:rsidRDefault="00FC2857" w:rsidP="00FC2857">
      <w:pPr>
        <w:tabs>
          <w:tab w:val="left" w:pos="270"/>
          <w:tab w:val="left" w:pos="630"/>
        </w:tabs>
        <w:rPr>
          <w:rFonts w:ascii="Times New Roman" w:hAnsi="Times New Roman" w:cs="Times New Roman"/>
        </w:rPr>
      </w:pPr>
    </w:p>
    <w:p w14:paraId="107E56EA"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lastRenderedPageBreak/>
        <w:t>Balazs Fekete – object oriented version (C++) – 1994-present</w:t>
      </w:r>
    </w:p>
    <w:p w14:paraId="59D9185D"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t>Dominik Wisser – many code additions (C++) – 2007-2011</w:t>
      </w:r>
    </w:p>
    <w:p w14:paraId="78887AF4"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sz w:val="24"/>
          <w:szCs w:val="24"/>
        </w:rPr>
        <w:t>Wil Wollheim – biogeochemical additions to WBM (FRAMES) (C++) – 2001-2018</w:t>
      </w:r>
    </w:p>
    <w:p w14:paraId="26E1D44F"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rPr>
        <w:tab/>
        <w:t>Rob Stewart – additional water quality functions (FrAMES) (C++) – 2008-2018</w:t>
      </w:r>
    </w:p>
    <w:p w14:paraId="409AA34E"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rPr>
        <w:tab/>
        <w:t>Shan Zuidema – Additional modifications (FrAMES) (C++) – 2015-present</w:t>
      </w:r>
    </w:p>
    <w:p w14:paraId="0777C18E" w14:textId="77777777" w:rsidR="00FC2857" w:rsidRPr="004F3A2F" w:rsidRDefault="00FC2857" w:rsidP="00FC2857">
      <w:pPr>
        <w:tabs>
          <w:tab w:val="left" w:pos="270"/>
          <w:tab w:val="left" w:pos="630"/>
        </w:tabs>
        <w:rPr>
          <w:rFonts w:ascii="Times New Roman" w:hAnsi="Times New Roman" w:cs="Times New Roman"/>
        </w:rPr>
      </w:pPr>
    </w:p>
    <w:p w14:paraId="18490C60"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Richard Lammers – Re-write of code using Holden P/WBM as guide (C) – 1997-2003</w:t>
      </w:r>
    </w:p>
    <w:p w14:paraId="456C83A9" w14:textId="77777777" w:rsidR="00FC2857" w:rsidRPr="004F3A2F" w:rsidRDefault="00FC2857" w:rsidP="00FC2857">
      <w:pPr>
        <w:tabs>
          <w:tab w:val="left" w:pos="270"/>
          <w:tab w:val="left" w:pos="630"/>
        </w:tabs>
        <w:rPr>
          <w:rFonts w:ascii="Times New Roman" w:hAnsi="Times New Roman" w:cs="Times New Roman"/>
        </w:rPr>
      </w:pPr>
    </w:p>
    <w:p w14:paraId="6F03BA7E"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Cassiano D’Almeida – Re-write WBM (FORTRAN) – 1999-2004</w:t>
      </w:r>
    </w:p>
    <w:p w14:paraId="7D165447"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t>Michael Rawlins – Build PWBM onto D’Almeida version (FORTRAN)</w:t>
      </w:r>
    </w:p>
    <w:p w14:paraId="5CAC2632"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r>
      <w:r w:rsidRPr="004F3A2F">
        <w:rPr>
          <w:rFonts w:ascii="Times New Roman" w:hAnsi="Times New Roman" w:cs="Times New Roman"/>
        </w:rPr>
        <w:tab/>
        <w:t>with input from Holden and Lammers code bases – 2000-present</w:t>
      </w:r>
    </w:p>
    <w:p w14:paraId="5342367D"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r>
      <w:r w:rsidRPr="004F3A2F">
        <w:rPr>
          <w:rFonts w:ascii="Times New Roman" w:hAnsi="Times New Roman" w:cs="Times New Roman"/>
        </w:rPr>
        <w:tab/>
      </w:r>
    </w:p>
    <w:p w14:paraId="2E312996"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Alex Prusevich – Re-code to emphasize human water use (Perl/PDL) – 2010-present</w:t>
      </w:r>
    </w:p>
    <w:p w14:paraId="2F15209B"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t>Danielle Grogan – added new functions to WBM (Perl/PDL) – 2011-present</w:t>
      </w:r>
    </w:p>
    <w:p w14:paraId="5890AE3A" w14:textId="77777777" w:rsidR="00FC2857" w:rsidRPr="004F3A2F" w:rsidRDefault="00FC2857" w:rsidP="00FC2857">
      <w:pPr>
        <w:tabs>
          <w:tab w:val="left" w:pos="270"/>
          <w:tab w:val="left" w:pos="630"/>
        </w:tabs>
        <w:rPr>
          <w:rFonts w:ascii="Times New Roman" w:hAnsi="Times New Roman" w:cs="Times New Roman"/>
        </w:rPr>
      </w:pPr>
      <w:r w:rsidRPr="004F3A2F">
        <w:rPr>
          <w:rFonts w:ascii="Times New Roman" w:hAnsi="Times New Roman" w:cs="Times New Roman"/>
        </w:rPr>
        <w:tab/>
        <w:t>Shan Zuidema – added new functions to WBM (Perl/PDL) – 2016-present</w:t>
      </w:r>
    </w:p>
    <w:p w14:paraId="4178D1B2" w14:textId="77777777" w:rsidR="00FC2857" w:rsidRPr="004F3A2F" w:rsidRDefault="00FC2857" w:rsidP="00FC2857">
      <w:pPr>
        <w:rPr>
          <w:rFonts w:ascii="Times New Roman" w:hAnsi="Times New Roman" w:cs="Times New Roman"/>
        </w:rPr>
      </w:pPr>
    </w:p>
    <w:p w14:paraId="53115F59" w14:textId="77777777" w:rsidR="00FC2857" w:rsidRPr="004F3A2F" w:rsidRDefault="00FC2857" w:rsidP="00FC2857">
      <w:pPr>
        <w:rPr>
          <w:rFonts w:ascii="Times New Roman" w:hAnsi="Times New Roman" w:cs="Times New Roman"/>
        </w:rPr>
      </w:pPr>
    </w:p>
    <w:p w14:paraId="2F4BCFB5" w14:textId="3CB3D2D4" w:rsidR="00DD7549" w:rsidRPr="004F3A2F" w:rsidRDefault="00DD7549" w:rsidP="000308DE">
      <w:pPr>
        <w:spacing w:line="240" w:lineRule="auto"/>
        <w:ind w:hanging="480"/>
        <w:rPr>
          <w:rFonts w:ascii="Times New Roman" w:eastAsia="Times New Roman" w:hAnsi="Times New Roman" w:cs="Times New Roman"/>
          <w:sz w:val="24"/>
          <w:szCs w:val="24"/>
          <w:lang w:val="en-US"/>
        </w:rPr>
      </w:pPr>
    </w:p>
    <w:sectPr w:rsidR="00DD7549" w:rsidRPr="004F3A2F" w:rsidSect="00827966">
      <w:headerReference w:type="default" r:id="rId52"/>
      <w:footerReference w:type="default" r:id="rId53"/>
      <w:pgSz w:w="12240" w:h="15840"/>
      <w:pgMar w:top="1440" w:right="1440" w:bottom="1440" w:left="1440" w:header="720" w:footer="720" w:gutter="0"/>
      <w:pgNumType w:start="14"/>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han Zuidema" w:date="2021-12-21T14:17:00Z" w:initials="SZ">
    <w:p w14:paraId="62345605" w14:textId="4BFECFE2" w:rsidR="00007AF8" w:rsidRDefault="00007AF8">
      <w:pPr>
        <w:pStyle w:val="CommentText"/>
      </w:pPr>
      <w:r>
        <w:rPr>
          <w:rStyle w:val="CommentReference"/>
        </w:rPr>
        <w:annotationRef/>
      </w:r>
      <w:r>
        <w:t>Add section on hydraulic geometry</w:t>
      </w:r>
    </w:p>
  </w:comment>
  <w:comment w:id="19" w:author="zuidema" w:date="2020-02-19T17:00:00Z" w:initials="sz">
    <w:p w14:paraId="22CFA0F3" w14:textId="298B72A7" w:rsidR="00A8207C" w:rsidRDefault="00A8207C">
      <w:pPr>
        <w:pStyle w:val="CommentText"/>
      </w:pPr>
      <w:r>
        <w:rPr>
          <w:rStyle w:val="CommentReference"/>
        </w:rPr>
        <w:annotationRef/>
      </w:r>
      <w:r>
        <w:t>I know this isn’t as formal as some documents … should we avoid acronyms in section headings?</w:t>
      </w:r>
    </w:p>
  </w:comment>
  <w:comment w:id="20" w:author="zuidema" w:date="2020-02-19T16:21:00Z" w:initials="sz">
    <w:p w14:paraId="03F49AB7" w14:textId="77777777" w:rsidR="00A8207C" w:rsidRDefault="00A8207C">
      <w:pPr>
        <w:pStyle w:val="CommentText"/>
      </w:pPr>
      <w:r>
        <w:rPr>
          <w:rStyle w:val="CommentReference"/>
        </w:rPr>
        <w:annotationRef/>
      </w:r>
      <w:r>
        <w:t xml:space="preserve">There is a correction for natural to crop LAI in the code that I can’t find in the reference.  The way it is calculated would result in the denominator being very large on DT and PT – thereby reducing the reference ET.  </w:t>
      </w:r>
    </w:p>
  </w:comment>
  <w:comment w:id="21" w:author="zuidema" w:date="2020-02-19T16:50:00Z" w:initials="sz">
    <w:p w14:paraId="1D995321" w14:textId="7CF9BB78" w:rsidR="00A8207C" w:rsidRDefault="00A8207C">
      <w:pPr>
        <w:pStyle w:val="CommentText"/>
      </w:pPr>
      <w:r>
        <w:rPr>
          <w:rStyle w:val="CommentReference"/>
        </w:rPr>
        <w:annotationRef/>
      </w:r>
      <w:r>
        <w:t>The document doesn’t specify units – so I willi need to work them out.</w:t>
      </w:r>
    </w:p>
    <w:p w14:paraId="2F377113" w14:textId="77777777" w:rsidR="00A8207C" w:rsidRDefault="00A8207C">
      <w:pPr>
        <w:pStyle w:val="CommentText"/>
      </w:pPr>
    </w:p>
  </w:comment>
  <w:comment w:id="22" w:author="Wollheim, Wilfred" w:date="2020-07-03T14:17:00Z" w:initials="WW">
    <w:p w14:paraId="0374CE7F" w14:textId="77777777" w:rsidR="003016B2" w:rsidRDefault="003016B2" w:rsidP="003016B2">
      <w:pPr>
        <w:pStyle w:val="CommentText"/>
      </w:pPr>
      <w:r>
        <w:rPr>
          <w:rStyle w:val="CommentReference"/>
        </w:rPr>
        <w:annotationRef/>
      </w:r>
      <w:r>
        <w:t>Do these parameters have any physical meaning.  Why would alpha vary by local climate?</w:t>
      </w:r>
    </w:p>
  </w:comment>
  <w:comment w:id="27" w:author="Wollheim, Wilfred" w:date="2020-07-03T14:27:00Z" w:initials="WW">
    <w:p w14:paraId="54EA6821" w14:textId="2A5DC891" w:rsidR="00A8207C" w:rsidRDefault="00A8207C">
      <w:pPr>
        <w:pStyle w:val="CommentText"/>
      </w:pPr>
      <w:r>
        <w:rPr>
          <w:rStyle w:val="CommentReference"/>
        </w:rPr>
        <w:annotationRef/>
      </w:r>
      <w:r>
        <w:t>Can you include an example of what this looks like?  Basically it is a function of actual water storage to field capacity.  I assume this is really a function of vegetation type, which is correlated with local climate.  But wouldn’t it also vary by soil type?</w:t>
      </w:r>
    </w:p>
  </w:comment>
  <w:comment w:id="29" w:author="Shan Zuidema" w:date="2022-02-08T10:34:00Z" w:initials="SZ">
    <w:p w14:paraId="107A7E08" w14:textId="5BF88CC4" w:rsidR="00780753" w:rsidRDefault="00780753">
      <w:pPr>
        <w:pStyle w:val="CommentText"/>
      </w:pPr>
      <w:r>
        <w:rPr>
          <w:rStyle w:val="CommentReference"/>
        </w:rPr>
        <w:annotationRef/>
      </w:r>
      <w:r>
        <w:t>I would recommend removing the Smith 1994 calculation from WBM. It is questionably suited to open water surfaces.</w:t>
      </w:r>
    </w:p>
  </w:comment>
  <w:comment w:id="30" w:author="Wollheim, Wilfred" w:date="2020-07-03T14:25:00Z" w:initials="WW">
    <w:p w14:paraId="5B70468C" w14:textId="740397F4" w:rsidR="00A8207C" w:rsidRDefault="00A8207C">
      <w:pPr>
        <w:pStyle w:val="CommentText"/>
      </w:pPr>
      <w:r>
        <w:rPr>
          <w:rStyle w:val="CommentReference"/>
        </w:rPr>
        <w:annotationRef/>
      </w:r>
      <w:r>
        <w:t>Why use the other formulation.  This seems simpler.</w:t>
      </w:r>
    </w:p>
  </w:comment>
  <w:comment w:id="33" w:author="Shan Zuidema" w:date="2021-12-21T10:52:00Z" w:initials="SZ">
    <w:p w14:paraId="24952939" w14:textId="52E711E6" w:rsidR="0060277A" w:rsidRDefault="0060277A">
      <w:pPr>
        <w:pStyle w:val="CommentText"/>
      </w:pPr>
      <w:r>
        <w:rPr>
          <w:rStyle w:val="CommentReference"/>
        </w:rPr>
        <w:annotationRef/>
      </w:r>
      <w:r>
        <w:t>This is kind of a mess.  We present fairly rigorous analytical and numerical solutions to a pretty simple equation.  But we don’t use any of that in the code.  Instead – we use a really simple Eulerian approach.  Why is this all here?</w:t>
      </w:r>
    </w:p>
  </w:comment>
  <w:comment w:id="47" w:author="Wollheim, Wilfred" w:date="2020-07-03T14:30:00Z" w:initials="WW">
    <w:p w14:paraId="3273DDEA" w14:textId="4126B646" w:rsidR="00A8207C" w:rsidRDefault="00A8207C">
      <w:pPr>
        <w:pStyle w:val="CommentText"/>
      </w:pPr>
      <w:r>
        <w:rPr>
          <w:rStyle w:val="CommentReference"/>
        </w:rPr>
        <w:annotationRef/>
      </w:r>
      <w:r>
        <w:t>Redundant to AET section</w:t>
      </w:r>
    </w:p>
  </w:comment>
  <w:comment w:id="48" w:author="Wollheim, Wilfred" w:date="2020-07-03T14:32:00Z" w:initials="WW">
    <w:p w14:paraId="73343683" w14:textId="1383B638" w:rsidR="00A8207C" w:rsidRDefault="00A8207C">
      <w:pPr>
        <w:pStyle w:val="CommentText"/>
      </w:pPr>
      <w:r>
        <w:rPr>
          <w:rStyle w:val="CommentReference"/>
        </w:rPr>
        <w:annotationRef/>
      </w:r>
      <w:r>
        <w:t>Not really over the surface though, right?  You mean a quickflow through shallow soils?</w:t>
      </w:r>
    </w:p>
  </w:comment>
  <w:comment w:id="49" w:author="zuidema" w:date="2019-08-08T09:22:00Z" w:initials="sz">
    <w:p w14:paraId="6353C8A5" w14:textId="77777777" w:rsidR="00A8207C" w:rsidRDefault="00A8207C" w:rsidP="00DA31E9">
      <w:pPr>
        <w:pStyle w:val="CommentText"/>
      </w:pPr>
      <w:r>
        <w:rPr>
          <w:rStyle w:val="CommentReference"/>
        </w:rPr>
        <w:annotationRef/>
      </w:r>
      <w:r>
        <w:t>We need to be clear on the meaning of terms.  My feeling is that we should use infiltration to signify the flux of water from the atmosphere to the soil, and percolation to signify the flux from the soil to groundwater (either SGW or Aqf).</w:t>
      </w:r>
    </w:p>
    <w:p w14:paraId="204548BF" w14:textId="77777777" w:rsidR="00A8207C" w:rsidRDefault="00A8207C" w:rsidP="00DA31E9">
      <w:pPr>
        <w:pStyle w:val="CommentText"/>
      </w:pPr>
      <w:r>
        <w:t>NOTE:  The other common usage for percolation in hydrology is to express upwards movement of subsurface water to the surface.  We do not currently represent such a flux, so we can neglect that potential ambiguity in the documentation.  If we ever add such a flux, I think it would be best to utilize a clunkier term.</w:t>
      </w:r>
    </w:p>
  </w:comment>
  <w:comment w:id="50" w:author="zuidema" w:date="2019-08-08T09:22:00Z" w:initials="sz">
    <w:p w14:paraId="1D0482F5" w14:textId="77777777" w:rsidR="00A8207C" w:rsidRDefault="00A8207C" w:rsidP="00DA31E9">
      <w:pPr>
        <w:pStyle w:val="CommentText"/>
      </w:pPr>
      <w:r>
        <w:rPr>
          <w:rStyle w:val="CommentReference"/>
        </w:rPr>
        <w:annotationRef/>
      </w:r>
      <w:r>
        <w:t>In Wisser (WBMplus, Frames, etc.) the SRP was calculated as a simple retention pool (exponential RTD).</w:t>
      </w:r>
    </w:p>
  </w:comment>
  <w:comment w:id="51" w:author="Wollheim, Wilfred" w:date="2020-07-03T14:34:00Z" w:initials="WW">
    <w:p w14:paraId="3EF243E9" w14:textId="0BF52738" w:rsidR="00A8207C" w:rsidRDefault="00A8207C">
      <w:pPr>
        <w:pStyle w:val="CommentText"/>
      </w:pPr>
      <w:r>
        <w:rPr>
          <w:rStyle w:val="CommentReference"/>
        </w:rPr>
        <w:annotationRef/>
      </w:r>
      <w:r>
        <w:t>Show a plot that demonstrates how RSRP varies with WSRP.</w:t>
      </w:r>
    </w:p>
  </w:comment>
  <w:comment w:id="52" w:author="zuidema" w:date="2019-08-08T09:22:00Z" w:initials="sz">
    <w:p w14:paraId="5120B3FD" w14:textId="77777777" w:rsidR="00A8207C" w:rsidRDefault="00A8207C" w:rsidP="00DA31E9">
      <w:pPr>
        <w:pStyle w:val="CommentText"/>
      </w:pPr>
      <w:r>
        <w:rPr>
          <w:rStyle w:val="CommentReference"/>
        </w:rPr>
        <w:annotationRef/>
      </w:r>
      <w:r>
        <w:t>I would really like it if the unit conversions were done explicitly in the model (</w:t>
      </w:r>
      <m:oMath>
        <m:r>
          <w:rPr>
            <w:rFonts w:ascii="Cambria Math" w:hAnsi="Cambria Math"/>
          </w:rPr>
          <m:t>86400</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d</m:t>
                </m:r>
              </m:e>
              <m:sup>
                <m:r>
                  <w:rPr>
                    <w:rFonts w:ascii="Cambria Math" w:hAnsi="Cambria Math"/>
                  </w:rPr>
                  <m:t>2</m:t>
                </m:r>
              </m:sup>
            </m:sSup>
          </m:den>
        </m:f>
        <m:f>
          <m:fPr>
            <m:ctrlPr>
              <w:rPr>
                <w:rFonts w:ascii="Cambria Math" w:hAnsi="Cambria Math"/>
                <w:i/>
              </w:rPr>
            </m:ctrlPr>
          </m:fPr>
          <m:num>
            <m:rad>
              <m:radPr>
                <m:degHide m:val="1"/>
                <m:ctrlPr>
                  <w:rPr>
                    <w:rFonts w:ascii="Cambria Math" w:hAnsi="Cambria Math"/>
                    <w:i/>
                  </w:rPr>
                </m:ctrlPr>
              </m:radPr>
              <m:deg/>
              <m:e>
                <m:r>
                  <w:rPr>
                    <w:rFonts w:ascii="Cambria Math" w:hAnsi="Cambria Math"/>
                  </w:rPr>
                  <m:t>m</m:t>
                </m:r>
              </m:e>
            </m:rad>
          </m:num>
          <m:den>
            <m:rad>
              <m:radPr>
                <m:degHide m:val="1"/>
                <m:ctrlPr>
                  <w:rPr>
                    <w:rFonts w:ascii="Cambria Math" w:hAnsi="Cambria Math"/>
                    <w:i/>
                  </w:rPr>
                </m:ctrlPr>
              </m:radPr>
              <m:deg/>
              <m:e>
                <m:r>
                  <w:rPr>
                    <w:rFonts w:ascii="Cambria Math" w:hAnsi="Cambria Math"/>
                  </w:rPr>
                  <m:t xml:space="preserve">1000 </m:t>
                </m:r>
              </m:e>
            </m:rad>
            <m:rad>
              <m:radPr>
                <m:degHide m:val="1"/>
                <m:ctrlPr>
                  <w:rPr>
                    <w:rFonts w:ascii="Cambria Math" w:hAnsi="Cambria Math"/>
                    <w:i/>
                  </w:rPr>
                </m:ctrlPr>
              </m:radPr>
              <m:deg/>
              <m:e>
                <m:r>
                  <w:rPr>
                    <w:rFonts w:ascii="Cambria Math" w:hAnsi="Cambria Math"/>
                  </w:rPr>
                  <m:t>mm</m:t>
                </m:r>
              </m:e>
            </m:rad>
          </m:den>
        </m:f>
        <m:r>
          <w:rPr>
            <w:rFonts w:ascii="Cambria Math" w:hAnsi="Cambria Math"/>
          </w:rPr>
          <m:t xml:space="preserve">, </m:t>
        </m:r>
      </m:oMath>
      <w:r>
        <w:rPr>
          <w:rFonts w:eastAsiaTheme="minorEastAsia"/>
        </w:rPr>
        <w:t>Right?</w:t>
      </w:r>
    </w:p>
  </w:comment>
  <w:comment w:id="73" w:author="Wollheim, Wilfred" w:date="2020-07-03T14:38:00Z" w:initials="WW">
    <w:p w14:paraId="3C329E1F" w14:textId="77777777" w:rsidR="00A8207C" w:rsidRDefault="00A8207C">
      <w:pPr>
        <w:pStyle w:val="CommentText"/>
      </w:pPr>
      <w:r>
        <w:rPr>
          <w:rStyle w:val="CommentReference"/>
        </w:rPr>
        <w:annotationRef/>
      </w:r>
      <w:r>
        <w:t>Can you give an over view of what each of these equations represents?</w:t>
      </w:r>
    </w:p>
    <w:p w14:paraId="0F089858" w14:textId="77777777" w:rsidR="00A8207C" w:rsidRDefault="00A8207C">
      <w:pPr>
        <w:pStyle w:val="CommentText"/>
      </w:pPr>
    </w:p>
    <w:p w14:paraId="6421F3A5" w14:textId="67CBA612" w:rsidR="00A8207C" w:rsidRDefault="00A8207C">
      <w:pPr>
        <w:pStyle w:val="CommentText"/>
      </w:pPr>
      <w:r>
        <w:t xml:space="preserve">I think once you remove the drainage (Rsrp) from this pool, and it is above some carrying capacity, you allow that to drain to the streams as well.  </w:t>
      </w:r>
    </w:p>
  </w:comment>
  <w:comment w:id="83" w:author="Wollheim, Wilfred" w:date="2020-07-03T14:40:00Z" w:initials="WW">
    <w:p w14:paraId="0AAEE5D8" w14:textId="25626C59" w:rsidR="00A8207C" w:rsidRDefault="00A8207C">
      <w:pPr>
        <w:pStyle w:val="CommentText"/>
      </w:pPr>
      <w:r>
        <w:rPr>
          <w:rStyle w:val="CommentReference"/>
        </w:rPr>
        <w:annotationRef/>
      </w:r>
      <w:r>
        <w:t>This is a lot!  Why is this needed?</w:t>
      </w:r>
    </w:p>
  </w:comment>
  <w:comment w:id="84" w:author="Shan Zuidema" w:date="2022-02-08T13:35:00Z" w:initials="SZ">
    <w:p w14:paraId="398562D3" w14:textId="3311927E" w:rsidR="00585C37" w:rsidRDefault="00585C37">
      <w:pPr>
        <w:pStyle w:val="CommentText"/>
      </w:pPr>
      <w:r>
        <w:rPr>
          <w:rStyle w:val="CommentReference"/>
        </w:rPr>
        <w:annotationRef/>
      </w:r>
      <w:r>
        <w:t xml:space="preserve">So that default behavior is consistent with prior implementations of the model (Wisser, Stewart, Minea, Samal, Grogan, Zuidema) </w:t>
      </w:r>
    </w:p>
  </w:comment>
  <w:comment w:id="85" w:author="Wollheim, Wilfred" w:date="2020-07-03T14:41:00Z" w:initials="WW">
    <w:p w14:paraId="4BE34A3A" w14:textId="4DEB9044" w:rsidR="00A8207C" w:rsidRDefault="00A8207C">
      <w:pPr>
        <w:pStyle w:val="CommentText"/>
      </w:pPr>
      <w:r>
        <w:rPr>
          <w:rStyle w:val="CommentReference"/>
        </w:rPr>
        <w:annotationRef/>
      </w:r>
      <w:r>
        <w:t>Unclear what is happening here.  Is this if you irrigate above the field capacity, you have a similar distribution of groundwater rechard and runoff to surface detention pool.  Include equations?</w:t>
      </w:r>
    </w:p>
  </w:comment>
  <w:comment w:id="86" w:author="Shan Zuidema" w:date="2022-02-08T13:38:00Z" w:initials="SZ">
    <w:p w14:paraId="1015032B" w14:textId="6E581D3B" w:rsidR="00585C37" w:rsidRDefault="00585C37">
      <w:pPr>
        <w:pStyle w:val="CommentText"/>
      </w:pPr>
      <w:r>
        <w:rPr>
          <w:rStyle w:val="CommentReference"/>
        </w:rPr>
        <w:annotationRef/>
      </w:r>
      <w:r>
        <w:t>I do not know how to make this text more clear.  The equations are unnecessary, as they would be identical to the above.</w:t>
      </w:r>
    </w:p>
  </w:comment>
  <w:comment w:id="87" w:author="Wollheim, Wilfred" w:date="2020-07-03T14:46:00Z" w:initials="WW">
    <w:p w14:paraId="00062FBB" w14:textId="69912972" w:rsidR="00A8207C" w:rsidRDefault="00A8207C">
      <w:pPr>
        <w:pStyle w:val="CommentText"/>
      </w:pPr>
      <w:r>
        <w:rPr>
          <w:rStyle w:val="CommentReference"/>
        </w:rPr>
        <w:annotationRef/>
      </w:r>
      <w:r>
        <w:t>This seems more about infiltration to soil surface rather than groundwater recharge?</w:t>
      </w:r>
    </w:p>
  </w:comment>
  <w:comment w:id="88" w:author="Shan Zuidema" w:date="2022-02-08T13:39:00Z" w:initials="SZ">
    <w:p w14:paraId="13E08153" w14:textId="4D492E42" w:rsidR="00585C37" w:rsidRDefault="00585C37">
      <w:pPr>
        <w:pStyle w:val="CommentText"/>
      </w:pPr>
      <w:r>
        <w:rPr>
          <w:rStyle w:val="CommentReference"/>
        </w:rPr>
        <w:annotationRef/>
      </w:r>
      <w:r>
        <w:t>No.</w:t>
      </w:r>
    </w:p>
  </w:comment>
  <w:comment w:id="89" w:author="Wollheim, Wilfred" w:date="2020-07-03T14:42:00Z" w:initials="WW">
    <w:p w14:paraId="1CE1050F" w14:textId="77777777" w:rsidR="00076872" w:rsidRDefault="00076872" w:rsidP="00076872">
      <w:pPr>
        <w:pStyle w:val="CommentText"/>
      </w:pPr>
      <w:r>
        <w:rPr>
          <w:rStyle w:val="CommentReference"/>
        </w:rPr>
        <w:annotationRef/>
      </w:r>
      <w:r>
        <w:t>How does this correspond with the natural fate of water in soils?  I would make comparisons and contrasts with the natural processes so clear what is going on.  I think the water above field capacity is handled differently, using the Bd parameter, rather than assuming a constant proportion?</w:t>
      </w:r>
    </w:p>
  </w:comment>
  <w:comment w:id="90" w:author="Wollheim, Wilfred" w:date="2020-07-03T14:47:00Z" w:initials="WW">
    <w:p w14:paraId="00EFDD40" w14:textId="4C930712" w:rsidR="00A8207C" w:rsidRDefault="00A8207C">
      <w:pPr>
        <w:pStyle w:val="CommentText"/>
      </w:pPr>
      <w:r>
        <w:rPr>
          <w:rStyle w:val="CommentReference"/>
        </w:rPr>
        <w:annotationRef/>
      </w:r>
      <w:r>
        <w:t>When is this done?</w:t>
      </w:r>
    </w:p>
  </w:comment>
  <w:comment w:id="91" w:author="Wollheim, Wilfred" w:date="2020-07-03T14:48:00Z" w:initials="WW">
    <w:p w14:paraId="647FD587" w14:textId="3C816E77" w:rsidR="00A8207C" w:rsidRDefault="00A8207C">
      <w:pPr>
        <w:pStyle w:val="CommentText"/>
      </w:pPr>
      <w:r>
        <w:rPr>
          <w:rStyle w:val="CommentReference"/>
        </w:rPr>
        <w:annotationRef/>
      </w:r>
      <w:r>
        <w:t xml:space="preserve">Define what is realy different between these two pools.  Shallow groundwater could be an unconfined aquifer.  </w:t>
      </w:r>
    </w:p>
  </w:comment>
  <w:comment w:id="92" w:author="Wollheim, Wilfred" w:date="2020-07-03T14:53:00Z" w:initials="WW">
    <w:p w14:paraId="4C77982F" w14:textId="592BE928" w:rsidR="00A8207C" w:rsidRDefault="00A8207C">
      <w:pPr>
        <w:pStyle w:val="CommentText"/>
      </w:pPr>
      <w:r>
        <w:rPr>
          <w:rStyle w:val="CommentReference"/>
        </w:rPr>
        <w:annotationRef/>
      </w:r>
      <w:r>
        <w:t xml:space="preserve">Here infiltration is from rooting depth, not into rooting depth as described above.  </w:t>
      </w:r>
    </w:p>
  </w:comment>
  <w:comment w:id="93" w:author="zuidema" w:date="2019-08-08T09:22:00Z" w:initials="sz">
    <w:p w14:paraId="6EA5D995" w14:textId="77777777" w:rsidR="00A8207C" w:rsidRDefault="00A8207C" w:rsidP="00DA31E9">
      <w:pPr>
        <w:pStyle w:val="CommentText"/>
      </w:pPr>
      <w:r>
        <w:rPr>
          <w:rStyle w:val="CommentReference"/>
        </w:rPr>
        <w:annotationRef/>
      </w:r>
      <w:r>
        <w:t>“flushWater’ in the code.</w:t>
      </w:r>
    </w:p>
  </w:comment>
  <w:comment w:id="94" w:author="Wollheim, Wilfred" w:date="2020-07-03T14:55:00Z" w:initials="WW">
    <w:p w14:paraId="0E81168B" w14:textId="58061B23" w:rsidR="00A8207C" w:rsidRDefault="00A8207C">
      <w:pPr>
        <w:pStyle w:val="CommentText"/>
      </w:pPr>
      <w:r>
        <w:rPr>
          <w:rStyle w:val="CommentReference"/>
        </w:rPr>
        <w:annotationRef/>
      </w:r>
      <w:r>
        <w:t>Units here are don’t work out to depth if if A is in m2</w:t>
      </w:r>
    </w:p>
  </w:comment>
  <w:comment w:id="95" w:author="Wollheim, Wilfred" w:date="2020-07-03T14:56:00Z" w:initials="WW">
    <w:p w14:paraId="7D4BEAD9" w14:textId="3DF8BAA6" w:rsidR="00A8207C" w:rsidRDefault="00A8207C">
      <w:pPr>
        <w:pStyle w:val="CommentText"/>
      </w:pPr>
      <w:r>
        <w:rPr>
          <w:rStyle w:val="CommentReference"/>
        </w:rPr>
        <w:annotationRef/>
      </w:r>
      <w:r>
        <w:t>units</w:t>
      </w:r>
    </w:p>
  </w:comment>
  <w:comment w:id="199" w:author="Wollheim, Wilfred" w:date="2020-07-03T14:57:00Z" w:initials="WW">
    <w:p w14:paraId="0A1D3C7D" w14:textId="4F3F8B79" w:rsidR="00A8207C" w:rsidRDefault="00A8207C">
      <w:pPr>
        <w:pStyle w:val="CommentText"/>
      </w:pPr>
      <w:r>
        <w:rPr>
          <w:rStyle w:val="CommentReference"/>
        </w:rPr>
        <w:annotationRef/>
      </w:r>
      <w:r>
        <w:t>above units not defined in d-1</w:t>
      </w:r>
    </w:p>
  </w:comment>
  <w:comment w:id="233" w:author="Alexander Prusevich" w:date="2022-12-15T15:20:00Z" w:initials="AP">
    <w:p w14:paraId="4A500995" w14:textId="77777777" w:rsidR="004E4E16" w:rsidRDefault="004E4E16" w:rsidP="00E5666A">
      <w:pPr>
        <w:pStyle w:val="CommentText"/>
      </w:pPr>
      <w:r>
        <w:rPr>
          <w:rStyle w:val="CommentReference"/>
        </w:rPr>
        <w:annotationRef/>
      </w:r>
      <w:r>
        <w:t xml:space="preserve">Schreiner-McGraw, A. P. and E. R. Vivoni (2017). "Percolation observations in an arid piedmont watershed and linkages to historical conditions in the Chihuahuan Desert." </w:t>
      </w:r>
      <w:r>
        <w:rPr>
          <w:u w:val="single"/>
        </w:rPr>
        <w:t>Ecosphere</w:t>
      </w:r>
      <w:r>
        <w:t xml:space="preserve"> </w:t>
      </w:r>
      <w:r>
        <w:rPr>
          <w:b/>
          <w:bCs/>
        </w:rPr>
        <w:t>8</w:t>
      </w:r>
      <w:r>
        <w:t>(11): e02000.</w:t>
      </w:r>
    </w:p>
  </w:comment>
  <w:comment w:id="237" w:author="Shan Zuidema" w:date="2021-12-21T14:15:00Z" w:initials="SZ">
    <w:p w14:paraId="67D120CF" w14:textId="4D5BD676" w:rsidR="00D231D3" w:rsidRDefault="00D231D3" w:rsidP="00D231D3">
      <w:pPr>
        <w:pStyle w:val="CommentText"/>
      </w:pPr>
      <w:r>
        <w:rPr>
          <w:rStyle w:val="CommentReference"/>
        </w:rPr>
        <w:annotationRef/>
      </w:r>
      <w:r>
        <w:t>Verify this.</w:t>
      </w:r>
    </w:p>
  </w:comment>
  <w:comment w:id="238" w:author="Shan Zuidema [2]" w:date="2020-07-15T13:19:00Z" w:initials="SZ">
    <w:p w14:paraId="5A088AD9" w14:textId="6817C4BF" w:rsidR="00A8207C" w:rsidRPr="009953D2" w:rsidRDefault="00A8207C">
      <w:pPr>
        <w:pStyle w:val="CommentText"/>
      </w:pPr>
      <w:r>
        <w:rPr>
          <w:rStyle w:val="CommentReference"/>
        </w:rPr>
        <w:annotationRef/>
      </w:r>
      <w:r>
        <w:t xml:space="preserve">What variable is resStorage in the routing discussion?  Its pretty important in our model.  Is it </w:t>
      </w:r>
      <w:r>
        <w:rPr>
          <w:i/>
          <w:iCs/>
        </w:rPr>
        <w:t>S</w:t>
      </w:r>
      <w:r>
        <w:t xml:space="preserve"> in LRR discussion?</w:t>
      </w:r>
    </w:p>
  </w:comment>
  <w:comment w:id="239" w:author="Alexander Prusevich" w:date="2022-02-09T11:17:00Z" w:initials="AP">
    <w:p w14:paraId="53F75E77" w14:textId="77777777" w:rsidR="00A03A0B" w:rsidRDefault="00A03A0B">
      <w:pPr>
        <w:pStyle w:val="CommentText"/>
        <w:rPr>
          <w:rFonts w:ascii="Times New Roman" w:hAnsi="Times New Roman" w:cs="Times New Roman"/>
        </w:rPr>
      </w:pPr>
      <w:r>
        <w:rPr>
          <w:rStyle w:val="CommentReference"/>
        </w:rPr>
        <w:annotationRef/>
      </w:r>
      <w:r>
        <w:t xml:space="preserve">resStorage is not used in the </w:t>
      </w:r>
      <w:r>
        <w:rPr>
          <w:rFonts w:ascii="Times New Roman" w:hAnsi="Times New Roman" w:cs="Times New Roman"/>
        </w:rPr>
        <w:t>Muskingum routing. And, Yes, it is S in the LRR section.</w:t>
      </w:r>
    </w:p>
    <w:p w14:paraId="72896CE4" w14:textId="18A0C1D9" w:rsidR="00A03A0B" w:rsidRDefault="00A03A0B">
      <w:pPr>
        <w:pStyle w:val="CommentText"/>
      </w:pPr>
      <w:r>
        <w:rPr>
          <w:rFonts w:ascii="Times New Roman" w:hAnsi="Times New Roman" w:cs="Times New Roman"/>
        </w:rPr>
        <w:t xml:space="preserve">PS- Storage in Muskingum routing is an indirect quantity that is assumed to be a volume in the </w:t>
      </w:r>
      <w:r w:rsidR="00C30B05">
        <w:rPr>
          <w:rFonts w:ascii="Times New Roman" w:hAnsi="Times New Roman" w:cs="Times New Roman"/>
        </w:rPr>
        <w:t>geometry of the river bed (width, length, depth) where depth is a wedge and changes along the grid cell reach.</w:t>
      </w:r>
    </w:p>
  </w:comment>
  <w:comment w:id="240" w:author="Wollheim, Wilfred" w:date="2020-07-03T15:00:00Z" w:initials="WW">
    <w:p w14:paraId="5329243C" w14:textId="7C90F494" w:rsidR="00A8207C" w:rsidRDefault="00A8207C">
      <w:pPr>
        <w:pStyle w:val="CommentText"/>
      </w:pPr>
      <w:r>
        <w:rPr>
          <w:rStyle w:val="CommentReference"/>
        </w:rPr>
        <w:annotationRef/>
      </w:r>
      <w:r>
        <w:t>refer to approach that can be used at higher resolution.  Or just flowaccumulation in those cases.  What is “higher”?</w:t>
      </w:r>
    </w:p>
  </w:comment>
  <w:comment w:id="242" w:author="Wollheim, Wilfred" w:date="2020-07-06T11:12:00Z" w:initials="WW">
    <w:p w14:paraId="71287967" w14:textId="77777777" w:rsidR="005F652C" w:rsidRDefault="005F652C" w:rsidP="005F652C">
      <w:pPr>
        <w:pStyle w:val="CommentText"/>
      </w:pPr>
      <w:r>
        <w:rPr>
          <w:rStyle w:val="CommentReference"/>
        </w:rPr>
        <w:annotationRef/>
      </w:r>
      <w:r>
        <w:t xml:space="preserve">Why is it then preferred to LRR when it is possible to implement?  </w:t>
      </w:r>
    </w:p>
  </w:comment>
  <w:comment w:id="243" w:author="Alexander Prusevich" w:date="2022-02-09T11:11:00Z" w:initials="AP">
    <w:p w14:paraId="3F4C0449" w14:textId="15CB6BE7" w:rsidR="002E15A8" w:rsidRDefault="002E15A8">
      <w:pPr>
        <w:pStyle w:val="CommentText"/>
      </w:pPr>
      <w:r>
        <w:rPr>
          <w:rStyle w:val="CommentReference"/>
        </w:rPr>
        <w:annotationRef/>
      </w:r>
      <w:r>
        <w:t>Additional text is added at the bottom of this paragraph to resolve this.</w:t>
      </w:r>
    </w:p>
  </w:comment>
  <w:comment w:id="297" w:author="Wollheim, Wilfred" w:date="2020-07-06T08:41:00Z" w:initials="WW">
    <w:p w14:paraId="4C5FA088" w14:textId="1B25849E" w:rsidR="00A8207C" w:rsidRDefault="00A8207C">
      <w:pPr>
        <w:pStyle w:val="CommentText"/>
      </w:pPr>
      <w:r>
        <w:rPr>
          <w:rStyle w:val="CommentReference"/>
        </w:rPr>
        <w:annotationRef/>
      </w:r>
      <w:r>
        <w:t xml:space="preserve"> C and D are unitless  </w:t>
      </w:r>
    </w:p>
  </w:comment>
  <w:comment w:id="298" w:author="Wollheim, Wilfred" w:date="2020-07-06T08:39:00Z" w:initials="WW">
    <w:p w14:paraId="592689C1" w14:textId="5A0AAEC6" w:rsidR="00A8207C" w:rsidRDefault="00A8207C">
      <w:pPr>
        <w:pStyle w:val="CommentText"/>
      </w:pPr>
      <w:r>
        <w:rPr>
          <w:rStyle w:val="CommentReference"/>
        </w:rPr>
        <w:annotationRef/>
      </w:r>
      <w:r>
        <w:t>based on definition below</w:t>
      </w:r>
    </w:p>
  </w:comment>
  <w:comment w:id="299" w:author="Shan Zuidema" w:date="2022-02-08T15:57:00Z" w:initials="SZ">
    <w:p w14:paraId="16FBDC6A" w14:textId="7619A9CC" w:rsidR="009034C4" w:rsidRDefault="009034C4">
      <w:pPr>
        <w:pStyle w:val="CommentText"/>
      </w:pPr>
      <w:r>
        <w:rPr>
          <w:rStyle w:val="CommentReference"/>
        </w:rPr>
        <w:annotationRef/>
      </w:r>
      <w:r>
        <w:t xml:space="preserve">What about the pixel-size scaling factor from Fekete et al. 2001? </w:t>
      </w:r>
    </w:p>
  </w:comment>
  <w:comment w:id="300" w:author="Alexander Prusevich" w:date="2022-02-09T11:23:00Z" w:initials="AP">
    <w:p w14:paraId="62591809" w14:textId="45806A3D" w:rsidR="00C30B05" w:rsidRDefault="00C30B05">
      <w:pPr>
        <w:pStyle w:val="CommentText"/>
      </w:pPr>
      <w:r>
        <w:rPr>
          <w:rStyle w:val="CommentReference"/>
        </w:rPr>
        <w:annotationRef/>
      </w:r>
      <w:r>
        <w:t xml:space="preserve">Yes, pixel-size scaling factor is accounted in it by calculation of the </w:t>
      </w:r>
      <w:r w:rsidRPr="00C30B05">
        <w:t>$lStream</w:t>
      </w:r>
      <w:r>
        <w:t xml:space="preserve"> (stream length) variable.</w:t>
      </w:r>
    </w:p>
  </w:comment>
  <w:comment w:id="301" w:author="Wollheim, Wilfred" w:date="2020-07-06T08:38:00Z" w:initials="WW">
    <w:p w14:paraId="34915C07" w14:textId="511A8F27" w:rsidR="00A8207C" w:rsidRDefault="00A8207C">
      <w:pPr>
        <w:pStyle w:val="CommentText"/>
      </w:pPr>
      <w:r>
        <w:rPr>
          <w:rStyle w:val="CommentReference"/>
        </w:rPr>
        <w:annotationRef/>
      </w:r>
      <w:r>
        <w:t>where does this come from.  Is this for rectangular channels only?  Reference?  Uw is a constant regardless of river suze, since there are no variables?</w:t>
      </w:r>
    </w:p>
  </w:comment>
  <w:comment w:id="302" w:author="Shan Zuidema" w:date="2022-02-08T15:49:00Z" w:initials="SZ">
    <w:p w14:paraId="55362336" w14:textId="29C8747B" w:rsidR="00633033" w:rsidRDefault="00633033">
      <w:pPr>
        <w:pStyle w:val="CommentText"/>
      </w:pPr>
      <w:r>
        <w:rPr>
          <w:rStyle w:val="CommentReference"/>
        </w:rPr>
        <w:annotationRef/>
      </w:r>
      <w:r>
        <w:t>This is not clear.  Dingman suggests that U_w equals 5/3 V_m.  U_w approaches 5/3 in this equation as sigma approaches infinity.</w:t>
      </w:r>
    </w:p>
  </w:comment>
  <w:comment w:id="303" w:author="Alexander Prusevich" w:date="2022-02-09T11:32:00Z" w:initials="AP">
    <w:p w14:paraId="18EC6551" w14:textId="1647F90A" w:rsidR="0029277F" w:rsidRDefault="0029277F">
      <w:pPr>
        <w:pStyle w:val="CommentText"/>
      </w:pPr>
      <w:r>
        <w:rPr>
          <w:rStyle w:val="CommentReference"/>
        </w:rPr>
        <w:annotationRef/>
      </w:r>
      <w:r>
        <w:t>Answer –</w:t>
      </w:r>
    </w:p>
    <w:p w14:paraId="1BFE919A" w14:textId="77777777" w:rsidR="0029277F" w:rsidRPr="0029277F" w:rsidRDefault="0029277F">
      <w:pPr>
        <w:pStyle w:val="CommentText"/>
        <w:rPr>
          <w:sz w:val="22"/>
          <w:szCs w:val="22"/>
        </w:rPr>
      </w:pPr>
      <m:oMathPara>
        <m:oMath>
          <m:r>
            <w:rPr>
              <w:rFonts w:ascii="Cambria Math" w:hAnsi="Cambria Math"/>
              <w:sz w:val="22"/>
              <w:szCs w:val="22"/>
            </w:rPr>
            <m:t>σ=1 for the triangular channel</m:t>
          </m:r>
        </m:oMath>
      </m:oMathPara>
    </w:p>
    <w:p w14:paraId="73D85FC0" w14:textId="67892265" w:rsidR="0029277F" w:rsidRPr="0029277F" w:rsidRDefault="0029277F">
      <w:pPr>
        <w:pStyle w:val="CommentText"/>
        <w:rPr>
          <w:sz w:val="22"/>
          <w:szCs w:val="22"/>
        </w:rPr>
      </w:pPr>
      <m:oMath>
        <m:r>
          <w:rPr>
            <w:rFonts w:ascii="Cambria Math" w:hAnsi="Cambria Math"/>
            <w:sz w:val="22"/>
            <w:szCs w:val="22"/>
          </w:rPr>
          <m:t>σ=2 for the 2nd order parabola</m:t>
        </m:r>
      </m:oMath>
      <w:r>
        <w:rPr>
          <w:sz w:val="22"/>
          <w:szCs w:val="22"/>
        </w:rPr>
        <w:t xml:space="preserve"> </w:t>
      </w:r>
      <m:oMath>
        <m:r>
          <w:rPr>
            <w:rFonts w:ascii="Cambria Math" w:hAnsi="Cambria Math"/>
            <w:sz w:val="22"/>
            <w:szCs w:val="22"/>
          </w:rPr>
          <m:t>channel</m:t>
        </m:r>
      </m:oMath>
    </w:p>
    <w:p w14:paraId="7EA3F007" w14:textId="77777777" w:rsidR="0029277F" w:rsidRPr="0029277F" w:rsidRDefault="0029277F">
      <w:pPr>
        <w:pStyle w:val="CommentText"/>
        <w:rPr>
          <w:sz w:val="22"/>
          <w:szCs w:val="22"/>
        </w:rPr>
      </w:pPr>
      <m:oMathPara>
        <m:oMath>
          <m:r>
            <w:rPr>
              <w:rFonts w:ascii="Cambria Math" w:hAnsi="Cambria Math"/>
              <w:sz w:val="22"/>
              <w:szCs w:val="22"/>
            </w:rPr>
            <m:t>σ=&gt;inf for the rectangular channel</m:t>
          </m:r>
        </m:oMath>
      </m:oMathPara>
    </w:p>
    <w:p w14:paraId="3CB59029" w14:textId="77777777" w:rsidR="0029277F" w:rsidRDefault="0029277F">
      <w:pPr>
        <w:pStyle w:val="CommentText"/>
        <w:rPr>
          <w:sz w:val="22"/>
          <w:szCs w:val="22"/>
        </w:rPr>
      </w:pPr>
    </w:p>
    <w:p w14:paraId="662156AA" w14:textId="576E4763" w:rsidR="0029277F" w:rsidRPr="0029277F" w:rsidRDefault="0029277F">
      <w:pPr>
        <w:pStyle w:val="CommentText"/>
      </w:pPr>
      <w:r>
        <w:rPr>
          <w:sz w:val="22"/>
          <w:szCs w:val="22"/>
        </w:rPr>
        <w:t>So, Dingman statement is correct for the rectangular channel only</w:t>
      </w:r>
    </w:p>
  </w:comment>
  <w:comment w:id="304" w:author="Wollheim, Wilfred" w:date="2020-07-06T08:40:00Z" w:initials="WW">
    <w:p w14:paraId="66DFD012" w14:textId="2F9398F4" w:rsidR="00A8207C" w:rsidRDefault="00A8207C">
      <w:pPr>
        <w:pStyle w:val="CommentText"/>
      </w:pPr>
      <w:r>
        <w:rPr>
          <w:rStyle w:val="CommentReference"/>
        </w:rPr>
        <w:annotationRef/>
      </w:r>
      <w:r>
        <w:t>This is on the high end of typical values.</w:t>
      </w:r>
    </w:p>
  </w:comment>
  <w:comment w:id="305" w:author="Shan Zuidema" w:date="2022-02-09T12:55:00Z" w:initials="SZ">
    <w:p w14:paraId="49526DF5" w14:textId="33D964D9" w:rsidR="000F736B" w:rsidRDefault="000F736B">
      <w:pPr>
        <w:pStyle w:val="CommentText"/>
      </w:pPr>
      <w:r>
        <w:rPr>
          <w:rStyle w:val="CommentReference"/>
        </w:rPr>
        <w:annotationRef/>
      </w:r>
      <w:r>
        <w:t>Is there a better assumption?  This is the value our model defaults to.</w:t>
      </w:r>
    </w:p>
  </w:comment>
  <w:comment w:id="306" w:author="Wollheim, Wilfred" w:date="2020-07-06T08:43:00Z" w:initials="WW">
    <w:p w14:paraId="095D570D" w14:textId="04972388" w:rsidR="00A8207C" w:rsidRDefault="00A8207C">
      <w:pPr>
        <w:pStyle w:val="CommentText"/>
      </w:pPr>
      <w:r>
        <w:rPr>
          <w:rStyle w:val="CommentReference"/>
        </w:rPr>
        <w:annotationRef/>
      </w:r>
      <w:r>
        <w:t>Only 0.0001 m / km?  Is this a constant no matter where in the river network?</w:t>
      </w:r>
    </w:p>
  </w:comment>
  <w:comment w:id="307" w:author="Alexander Prusevich" w:date="2022-02-09T11:40:00Z" w:initials="AP">
    <w:p w14:paraId="395ECB2D" w14:textId="77777777" w:rsidR="00F718E7" w:rsidRDefault="00F718E7">
      <w:pPr>
        <w:pStyle w:val="CommentText"/>
      </w:pPr>
      <w:r>
        <w:rPr>
          <w:rStyle w:val="CommentReference"/>
        </w:rPr>
        <w:annotationRef/>
      </w:r>
      <w:r>
        <w:t>This is not complete – it needs cell size scaling factor from Balazs paper. The larger grid cell the longer is the length as compared to a straight line. Need to add</w:t>
      </w:r>
      <w:r w:rsidR="00D84B09">
        <w:t xml:space="preserve"> eq. 8.1-13 for this and reference to Balazs paper </w:t>
      </w:r>
      <w:r w:rsidR="00D84B09" w:rsidRPr="00D84B09">
        <w:t>(Fekete et al., 2001)</w:t>
      </w:r>
      <w:r w:rsidR="00D84B09">
        <w:t>. In the code it is line # 892:</w:t>
      </w:r>
    </w:p>
    <w:p w14:paraId="37EAE349" w14:textId="77777777" w:rsidR="00D84B09" w:rsidRDefault="00D84B09">
      <w:pPr>
        <w:pStyle w:val="CommentText"/>
      </w:pPr>
    </w:p>
    <w:p w14:paraId="70BFEEC8" w14:textId="77777777" w:rsidR="00D84B09" w:rsidRDefault="00D84B09">
      <w:pPr>
        <w:pStyle w:val="CommentText"/>
      </w:pPr>
      <w:r w:rsidRPr="00D84B09">
        <w:t>my  $lStream</w:t>
      </w:r>
      <w:r w:rsidRPr="00D84B09">
        <w:tab/>
        <w:t>= $dL*1000 / (1 - 0.077*log(sqrt($CELL_AREA)));</w:t>
      </w:r>
      <w:r w:rsidRPr="00D84B09">
        <w:tab/>
        <w:t># Stream segment length, in m</w:t>
      </w:r>
    </w:p>
    <w:p w14:paraId="00C5405F" w14:textId="77777777" w:rsidR="00690F87" w:rsidRDefault="00690F87">
      <w:pPr>
        <w:pStyle w:val="CommentText"/>
      </w:pPr>
    </w:p>
    <w:p w14:paraId="3BAB60F8" w14:textId="09878885" w:rsidR="00690F87" w:rsidRDefault="00690F87">
      <w:pPr>
        <w:pStyle w:val="CommentText"/>
      </w:pPr>
      <w:r>
        <w:t xml:space="preserve">This is also used in LRR as </w:t>
      </w:r>
      <m:oMath>
        <m:r>
          <w:rPr>
            <w:rFonts w:ascii="Cambria Math" w:hAnsi="Cambria Math" w:cstheme="majorHAnsi"/>
          </w:rPr>
          <m:t>∆l notation</m:t>
        </m:r>
      </m:oMath>
    </w:p>
  </w:comment>
  <w:comment w:id="308" w:author="Wollheim, Wilfred" w:date="2020-07-06T08:44:00Z" w:initials="WW">
    <w:p w14:paraId="353AC43E" w14:textId="37CB036D" w:rsidR="00A8207C" w:rsidRDefault="00A8207C">
      <w:pPr>
        <w:pStyle w:val="CommentText"/>
      </w:pPr>
      <w:r>
        <w:rPr>
          <w:rStyle w:val="CommentReference"/>
        </w:rPr>
        <w:annotationRef/>
      </w:r>
      <w:r>
        <w:t>And N?</w:t>
      </w:r>
    </w:p>
  </w:comment>
  <w:comment w:id="309" w:author="Alexander Prusevich" w:date="2022-02-09T11:40:00Z" w:initials="AP">
    <w:p w14:paraId="2B336EF1" w14:textId="13CFA895" w:rsidR="00F718E7" w:rsidRDefault="00F718E7">
      <w:pPr>
        <w:pStyle w:val="CommentText"/>
      </w:pPr>
      <w:r>
        <w:rPr>
          <w:rStyle w:val="CommentReference"/>
        </w:rPr>
        <w:annotationRef/>
      </w:r>
      <w:r>
        <w:t>Added!</w:t>
      </w:r>
    </w:p>
  </w:comment>
  <w:comment w:id="310" w:author="Wollheim, Wilfred" w:date="2020-07-06T08:45:00Z" w:initials="WW">
    <w:p w14:paraId="36DAE206" w14:textId="53009246" w:rsidR="00A8207C" w:rsidRDefault="00A8207C">
      <w:pPr>
        <w:pStyle w:val="CommentText"/>
      </w:pPr>
      <w:r>
        <w:rPr>
          <w:rStyle w:val="CommentReference"/>
        </w:rPr>
        <w:annotationRef/>
      </w:r>
      <w:r>
        <w:t xml:space="preserve">So the mean is updated each year?  </w:t>
      </w:r>
    </w:p>
  </w:comment>
  <w:comment w:id="311" w:author="Wollheim, Wilfred" w:date="2020-07-06T08:45:00Z" w:initials="WW">
    <w:p w14:paraId="57F8695C" w14:textId="080CC34E" w:rsidR="00A8207C" w:rsidRDefault="00A8207C">
      <w:pPr>
        <w:pStyle w:val="CommentText"/>
      </w:pPr>
      <w:r>
        <w:rPr>
          <w:rStyle w:val="CommentReference"/>
        </w:rPr>
        <w:annotationRef/>
      </w:r>
      <w:r>
        <w:t xml:space="preserve">Reference?  But this is a poorer assumption in open water than in channels.  </w:t>
      </w:r>
    </w:p>
  </w:comment>
  <w:comment w:id="312" w:author="Wollheim, Wilfred" w:date="2020-07-06T08:48:00Z" w:initials="WW">
    <w:p w14:paraId="4EFD2220" w14:textId="13F394B4" w:rsidR="00A8207C" w:rsidRDefault="00A8207C">
      <w:pPr>
        <w:pStyle w:val="CommentText"/>
      </w:pPr>
      <w:r>
        <w:rPr>
          <w:rStyle w:val="CommentReference"/>
        </w:rPr>
        <w:annotationRef/>
      </w:r>
      <w:r>
        <w:t xml:space="preserve">Must be if assume rectangular channel.  </w:t>
      </w:r>
    </w:p>
  </w:comment>
  <w:comment w:id="313" w:author="Wollheim, Wilfred" w:date="2020-07-06T11:10:00Z" w:initials="WW">
    <w:p w14:paraId="31ADE2AF" w14:textId="06CA1581" w:rsidR="00A8207C" w:rsidRDefault="00A8207C">
      <w:pPr>
        <w:pStyle w:val="CommentText"/>
      </w:pPr>
      <w:r>
        <w:rPr>
          <w:rStyle w:val="CommentReference"/>
        </w:rPr>
        <w:annotationRef/>
      </w:r>
      <w:r>
        <w:t>When n=1, K is just the turnover time, right?</w:t>
      </w:r>
    </w:p>
  </w:comment>
  <w:comment w:id="314" w:author="Shan Zuidema" w:date="2022-02-08T16:46:00Z" w:initials="SZ">
    <w:p w14:paraId="25B8771E" w14:textId="6B6A786E" w:rsidR="00E71159" w:rsidRDefault="00E71159">
      <w:pPr>
        <w:pStyle w:val="CommentText"/>
      </w:pPr>
      <w:r>
        <w:rPr>
          <w:rStyle w:val="CommentReference"/>
        </w:rPr>
        <w:annotationRef/>
      </w:r>
      <w:r>
        <w:t xml:space="preserve">Time-to-peak I think.  It’s the wave celerity divided by the reach length. </w:t>
      </w:r>
    </w:p>
  </w:comment>
  <w:comment w:id="315" w:author="Wollheim, Wilfred" w:date="2020-07-06T11:18:00Z" w:initials="WW">
    <w:p w14:paraId="714C4767" w14:textId="17643D45" w:rsidR="00A8207C" w:rsidRDefault="00A8207C">
      <w:pPr>
        <w:pStyle w:val="CommentText"/>
      </w:pPr>
      <w:r>
        <w:rPr>
          <w:rStyle w:val="CommentReference"/>
        </w:rPr>
        <w:annotationRef/>
      </w:r>
      <w:r>
        <w:t>Do you mean delta storage. Just said you don’t account for volume.</w:t>
      </w:r>
    </w:p>
  </w:comment>
  <w:comment w:id="316" w:author="Shan Zuidema" w:date="2022-02-08T16:58:00Z" w:initials="SZ">
    <w:p w14:paraId="0E71E9BA" w14:textId="050B6C2F" w:rsidR="009A3D84" w:rsidRDefault="009A3D84">
      <w:pPr>
        <w:pStyle w:val="CommentText"/>
      </w:pPr>
      <w:r>
        <w:rPr>
          <w:rStyle w:val="CommentReference"/>
        </w:rPr>
        <w:annotationRef/>
      </w:r>
      <w:r>
        <w:t>Total water storage needs to be defined clearer.  This detail can go with the discussion of TWS.</w:t>
      </w:r>
    </w:p>
  </w:comment>
  <w:comment w:id="317" w:author="Wollheim, Wilfred" w:date="2020-07-06T11:20:00Z" w:initials="WW">
    <w:p w14:paraId="697D525B" w14:textId="3F911FD7" w:rsidR="00A8207C" w:rsidRDefault="00A8207C">
      <w:pPr>
        <w:pStyle w:val="CommentText"/>
      </w:pPr>
      <w:r>
        <w:rPr>
          <w:rStyle w:val="CommentReference"/>
        </w:rPr>
        <w:annotationRef/>
      </w:r>
      <w:r>
        <w:t>Maybe a little transition on how this differs from the simpler representation of 9.1.</w:t>
      </w:r>
    </w:p>
  </w:comment>
  <w:comment w:id="318" w:author="Wollheim, Wilfred" w:date="2020-07-06T11:23:00Z" w:initials="WW">
    <w:p w14:paraId="1B23CFCF" w14:textId="39C437A9" w:rsidR="00A8207C" w:rsidRDefault="00A8207C">
      <w:pPr>
        <w:pStyle w:val="CommentText"/>
      </w:pPr>
      <w:r>
        <w:rPr>
          <w:rStyle w:val="CommentReference"/>
        </w:rPr>
        <w:annotationRef/>
      </w:r>
      <w:r>
        <w:t>Parameter abbreviation as above</w:t>
      </w:r>
    </w:p>
  </w:comment>
  <w:comment w:id="319" w:author="Wollheim, Wilfred" w:date="2020-07-06T11:24:00Z" w:initials="WW">
    <w:p w14:paraId="3798168D" w14:textId="2BFC697B" w:rsidR="00A8207C" w:rsidRDefault="00A8207C">
      <w:pPr>
        <w:pStyle w:val="CommentText"/>
      </w:pPr>
      <w:r>
        <w:rPr>
          <w:rStyle w:val="CommentReference"/>
        </w:rPr>
        <w:annotationRef/>
      </w:r>
      <w:r>
        <w:t>Inflows from each grid cell are added to the volume of storage of the entire aquifer (Sa), right?</w:t>
      </w:r>
    </w:p>
  </w:comment>
  <w:comment w:id="320" w:author="Shan Zuidema" w:date="2022-02-10T08:47:00Z" w:initials="SZ">
    <w:p w14:paraId="7F259195" w14:textId="6CDCCA3B" w:rsidR="00FE7321" w:rsidRDefault="00FE7321">
      <w:pPr>
        <w:pStyle w:val="CommentText"/>
      </w:pPr>
      <w:r>
        <w:rPr>
          <w:rStyle w:val="CommentReference"/>
        </w:rPr>
        <w:annotationRef/>
      </w:r>
      <w:r>
        <w:t>Yes.</w:t>
      </w:r>
    </w:p>
  </w:comment>
  <w:comment w:id="321" w:author="Wollheim, Wilfred" w:date="2020-07-06T11:25:00Z" w:initials="WW">
    <w:p w14:paraId="0D67656F" w14:textId="21E00B21" w:rsidR="00A8207C" w:rsidRDefault="00A8207C">
      <w:pPr>
        <w:pStyle w:val="CommentText"/>
      </w:pPr>
      <w:r>
        <w:rPr>
          <w:rStyle w:val="CommentReference"/>
        </w:rPr>
        <w:annotationRef/>
      </w:r>
      <w:r>
        <w:t>Isn’t really aquifer conductance?</w:t>
      </w:r>
    </w:p>
  </w:comment>
  <w:comment w:id="322" w:author="Shan Zuidema" w:date="2022-02-10T08:58:00Z" w:initials="SZ">
    <w:p w14:paraId="096A0FD4" w14:textId="5722F78C" w:rsidR="000F4CF5" w:rsidRDefault="000F4CF5">
      <w:pPr>
        <w:pStyle w:val="CommentText"/>
      </w:pPr>
      <w:r>
        <w:rPr>
          <w:rStyle w:val="CommentReference"/>
        </w:rPr>
        <w:annotationRef/>
      </w:r>
      <w:r>
        <w:t xml:space="preserve">No.  There is no aquifer conductance in the lumped parameter representation.  </w:t>
      </w:r>
      <w:r w:rsidR="002F55BD">
        <w:t>The transmission of water through the aquifer is dictated by its outflows.</w:t>
      </w:r>
    </w:p>
  </w:comment>
  <w:comment w:id="323" w:author="Wollheim, Wilfred" w:date="2020-07-06T11:26:00Z" w:initials="WW">
    <w:p w14:paraId="2B17B3FA" w14:textId="7D051F20" w:rsidR="00A8207C" w:rsidRDefault="00A8207C">
      <w:pPr>
        <w:pStyle w:val="CommentText"/>
      </w:pPr>
      <w:r>
        <w:rPr>
          <w:rStyle w:val="CommentReference"/>
        </w:rPr>
        <w:annotationRef/>
      </w:r>
      <w:r>
        <w:t>But Q from each enters surface network at its unique location, right?</w:t>
      </w:r>
    </w:p>
  </w:comment>
  <w:comment w:id="324" w:author="zuidema" w:date="2019-08-08T09:24:00Z" w:initials="sz">
    <w:p w14:paraId="6B991FD0" w14:textId="77777777" w:rsidR="00A8207C" w:rsidRDefault="00A8207C" w:rsidP="00DA31E9">
      <w:pPr>
        <w:pStyle w:val="CommentText"/>
      </w:pPr>
      <w:r>
        <w:rPr>
          <w:rStyle w:val="CommentReference"/>
        </w:rPr>
        <w:annotationRef/>
      </w:r>
      <w:r>
        <w:t>(initial day of spinup assumes zero net recharge – abstraction)</w:t>
      </w:r>
    </w:p>
  </w:comment>
  <w:comment w:id="325" w:author="Wollheim, Wilfred" w:date="2020-07-06T11:26:00Z" w:initials="WW">
    <w:p w14:paraId="4887F700" w14:textId="5095A3DB" w:rsidR="00A8207C" w:rsidRDefault="00A8207C">
      <w:pPr>
        <w:pStyle w:val="CommentText"/>
      </w:pPr>
      <w:r>
        <w:rPr>
          <w:rStyle w:val="CommentReference"/>
        </w:rPr>
        <w:annotationRef/>
      </w:r>
      <w:r>
        <w:t>Do you need to update daily predictions over whole watershed first?  Then the spring outflow enters the surface water network the next day?</w:t>
      </w:r>
    </w:p>
  </w:comment>
  <w:comment w:id="326" w:author="Shan Zuidema" w:date="2022-02-10T09:26:00Z" w:initials="SZ">
    <w:p w14:paraId="6A117318" w14:textId="00ACF1C0" w:rsidR="00325F15" w:rsidRDefault="00325F15">
      <w:pPr>
        <w:pStyle w:val="CommentText"/>
      </w:pPr>
      <w:r>
        <w:rPr>
          <w:rStyle w:val="CommentReference"/>
        </w:rPr>
        <w:annotationRef/>
      </w:r>
      <w:r>
        <w:t>I’m a little confused by the question.  Spring outflow enters the river on the day that it is calculated.  However, updates to the aquifer volume, and thereby spring outflows, reflect fluxes into and out of (by pumping) accumulated through the previous day.  Head and spring outflow is updated near the beginning of the timestep, inputs (recharge, sinkflow), and abstractions (pumping) are accumulated through the remainder of the timestep.</w:t>
      </w:r>
    </w:p>
  </w:comment>
  <w:comment w:id="327" w:author="Wollheim, Wilfred" w:date="2020-07-06T11:28:00Z" w:initials="WW">
    <w:p w14:paraId="17BBF069" w14:textId="24AA982F" w:rsidR="00A8207C" w:rsidRDefault="00A8207C">
      <w:pPr>
        <w:pStyle w:val="CommentText"/>
      </w:pPr>
      <w:r>
        <w:rPr>
          <w:rStyle w:val="CommentReference"/>
        </w:rPr>
        <w:annotationRef/>
      </w:r>
      <w:r>
        <w:t>Why?</w:t>
      </w:r>
    </w:p>
  </w:comment>
  <w:comment w:id="328" w:author="Shan Zuidema" w:date="2022-02-10T09:30:00Z" w:initials="SZ">
    <w:p w14:paraId="1030C3F8" w14:textId="6340C918" w:rsidR="00325F15" w:rsidRDefault="00325F15">
      <w:pPr>
        <w:pStyle w:val="CommentText"/>
      </w:pPr>
      <w:r>
        <w:rPr>
          <w:rStyle w:val="CommentReference"/>
        </w:rPr>
        <w:annotationRef/>
      </w:r>
      <w:r>
        <w:t>Because vadose zone travel times span a wide range of travel times, the majority of which will be greater than 1 day in most circumstances.</w:t>
      </w:r>
    </w:p>
  </w:comment>
  <w:comment w:id="333" w:author="Wollheim, Wilfred" w:date="2020-07-06T11:29:00Z" w:initials="WW">
    <w:p w14:paraId="7AE26ADB" w14:textId="1BFB965E" w:rsidR="00A8207C" w:rsidRDefault="00A8207C">
      <w:pPr>
        <w:pStyle w:val="CommentText"/>
      </w:pPr>
      <w:r>
        <w:rPr>
          <w:rStyle w:val="CommentReference"/>
        </w:rPr>
        <w:annotationRef/>
      </w:r>
      <w:r>
        <w:t>Transition here with why add this complication and what differs about it compared to previous representation of GW.</w:t>
      </w:r>
    </w:p>
  </w:comment>
  <w:comment w:id="346" w:author="Wollheim, Wilfred" w:date="2020-07-06T12:17:00Z" w:initials="WW">
    <w:p w14:paraId="07148E6B" w14:textId="530FBADB" w:rsidR="00A8207C" w:rsidRDefault="00A8207C">
      <w:pPr>
        <w:pStyle w:val="CommentText"/>
      </w:pPr>
      <w:r>
        <w:rPr>
          <w:rStyle w:val="CommentReference"/>
        </w:rPr>
        <w:annotationRef/>
      </w:r>
      <w:r>
        <w:t>Show graphic?</w:t>
      </w:r>
    </w:p>
  </w:comment>
  <w:comment w:id="347" w:author="Wollheim, Wilfred" w:date="2020-07-06T12:20:00Z" w:initials="WW">
    <w:p w14:paraId="247B7F0A" w14:textId="023D32AB" w:rsidR="00A8207C" w:rsidRDefault="00A8207C">
      <w:pPr>
        <w:pStyle w:val="CommentText"/>
      </w:pPr>
      <w:r>
        <w:rPr>
          <w:rStyle w:val="CommentReference"/>
        </w:rPr>
        <w:annotationRef/>
      </w:r>
      <w:r>
        <w:t>Estimated for all reservoirs or individual reservoirs or parameterized based on data?</w:t>
      </w:r>
    </w:p>
  </w:comment>
  <w:comment w:id="348" w:author="Shan Zuidema" w:date="2022-02-10T10:14:00Z" w:initials="SZ">
    <w:p w14:paraId="6C97C8D9" w14:textId="25D69003" w:rsidR="00D23AA2" w:rsidRDefault="00D23AA2">
      <w:pPr>
        <w:pStyle w:val="CommentText"/>
      </w:pPr>
      <w:r>
        <w:rPr>
          <w:rStyle w:val="CommentReference"/>
        </w:rPr>
        <w:annotationRef/>
      </w:r>
      <w:r>
        <w:t>We discuss parameterization below.</w:t>
      </w:r>
    </w:p>
  </w:comment>
  <w:comment w:id="349" w:author="Wollheim, Wilfred" w:date="2020-07-06T12:22:00Z" w:initials="WW">
    <w:p w14:paraId="5365A367" w14:textId="490C4D80" w:rsidR="00A8207C" w:rsidRDefault="00A8207C">
      <w:pPr>
        <w:pStyle w:val="CommentText"/>
      </w:pPr>
      <w:r>
        <w:rPr>
          <w:rStyle w:val="CommentReference"/>
        </w:rPr>
        <w:annotationRef/>
      </w:r>
      <w:r>
        <w:t>?</w:t>
      </w:r>
    </w:p>
  </w:comment>
  <w:comment w:id="350" w:author="Shan Zuidema" w:date="2022-02-10T10:36:00Z" w:initials="SZ">
    <w:p w14:paraId="1AAF08C2" w14:textId="5EF8BBDC" w:rsidR="00515FCF" w:rsidRDefault="00515FCF">
      <w:pPr>
        <w:pStyle w:val="CommentText"/>
      </w:pPr>
      <w:r>
        <w:rPr>
          <w:rStyle w:val="CommentReference"/>
        </w:rPr>
        <w:annotationRef/>
      </w:r>
      <w:r>
        <w:t>Yep.</w:t>
      </w:r>
    </w:p>
  </w:comment>
  <w:comment w:id="351" w:author="Shan Zuidema" w:date="2022-02-10T10:40:00Z" w:initials="SZ">
    <w:p w14:paraId="0AA5186E" w14:textId="17729EBE" w:rsidR="00A34BB1" w:rsidRDefault="00A34BB1">
      <w:pPr>
        <w:pStyle w:val="CommentText"/>
      </w:pPr>
      <w:r>
        <w:rPr>
          <w:rStyle w:val="CommentReference"/>
        </w:rPr>
        <w:annotationRef/>
      </w:r>
      <w:r>
        <w:t>@alex.prusevich  So Qd = Qav?</w:t>
      </w:r>
    </w:p>
  </w:comment>
  <w:comment w:id="352" w:author="Alexander Prusevich" w:date="2022-02-10T12:26:00Z" w:initials="AP">
    <w:p w14:paraId="55BF4351" w14:textId="573AEAA9" w:rsidR="008842FB" w:rsidRDefault="008842FB">
      <w:pPr>
        <w:pStyle w:val="CommentText"/>
      </w:pPr>
      <w:r>
        <w:rPr>
          <w:rStyle w:val="CommentReference"/>
        </w:rPr>
        <w:annotationRef/>
      </w:r>
      <w:r>
        <w:t>Yes, it is a long term average of head depth.</w:t>
      </w:r>
    </w:p>
  </w:comment>
  <w:comment w:id="353" w:author="Shan Zuidema" w:date="2022-02-10T10:42:00Z" w:initials="SZ">
    <w:p w14:paraId="6B21C631" w14:textId="2B6C863C" w:rsidR="00A34BB1" w:rsidRDefault="00A34BB1">
      <w:pPr>
        <w:pStyle w:val="CommentText"/>
      </w:pPr>
      <w:r>
        <w:rPr>
          <w:rStyle w:val="CommentReference"/>
        </w:rPr>
        <w:annotationRef/>
      </w:r>
      <w:r>
        <w:t>@alex, then we don’t need to present the other formulations?</w:t>
      </w:r>
    </w:p>
  </w:comment>
  <w:comment w:id="354" w:author="Alexander Prusevich" w:date="2022-02-10T12:27:00Z" w:initials="AP">
    <w:p w14:paraId="0A4948F0" w14:textId="4863AA2C" w:rsidR="008842FB" w:rsidRDefault="008842FB">
      <w:pPr>
        <w:pStyle w:val="CommentText"/>
      </w:pPr>
      <w:r>
        <w:rPr>
          <w:rStyle w:val="CommentReference"/>
        </w:rPr>
        <w:annotationRef/>
      </w:r>
      <w:r>
        <w:t>Formally, Yes, but see my note and added sentence saying that  the solution 11.2-3/4 is better an more accurate than</w:t>
      </w:r>
      <w:r w:rsidR="002829A2">
        <w:t xml:space="preserve"> the one that we are using.</w:t>
      </w:r>
    </w:p>
  </w:comment>
  <w:comment w:id="355" w:author="Shan Zuidema" w:date="2022-02-10T13:50:00Z" w:initials="SZ">
    <w:p w14:paraId="2844B524" w14:textId="22DFCAB5" w:rsidR="001102A8" w:rsidRDefault="001102A8">
      <w:pPr>
        <w:pStyle w:val="CommentText"/>
      </w:pPr>
      <w:r>
        <w:rPr>
          <w:rStyle w:val="CommentReference"/>
        </w:rPr>
        <w:annotationRef/>
      </w:r>
      <w:r>
        <w:t xml:space="preserve">We will keep it in mind in case we implement it in the future.  I think that there are other more important considerations such as hypsometric relations, and updating </w:t>
      </w:r>
      <w:r w:rsidR="00466E3A">
        <w:t xml:space="preserve">routing.  </w:t>
      </w:r>
    </w:p>
  </w:comment>
  <w:comment w:id="357" w:author="Grogan, Danielle" w:date="2019-09-05T08:38:00Z" w:initials="GD">
    <w:p w14:paraId="2C507C09" w14:textId="6BDCD4E7" w:rsidR="00A8207C" w:rsidRDefault="00A8207C">
      <w:pPr>
        <w:pStyle w:val="CommentText"/>
      </w:pPr>
      <w:r>
        <w:rPr>
          <w:rStyle w:val="CommentReference"/>
        </w:rPr>
        <w:annotationRef/>
      </w:r>
      <w:r>
        <w:t>Shan, I will need your input on this one.</w:t>
      </w:r>
    </w:p>
  </w:comment>
  <w:comment w:id="358" w:author="zuidema" w:date="2020-01-08T13:37:00Z" w:initials="sz">
    <w:p w14:paraId="72D5102A" w14:textId="77777777" w:rsidR="00A8207C" w:rsidRDefault="00A8207C" w:rsidP="008F13EB">
      <w:pPr>
        <w:pStyle w:val="CommentText"/>
      </w:pPr>
      <w:r>
        <w:rPr>
          <w:rStyle w:val="CommentReference"/>
        </w:rPr>
        <w:annotationRef/>
      </w:r>
      <w:r>
        <w:t>In the documentation – I need to tie this in to the appropriate section.</w:t>
      </w:r>
    </w:p>
  </w:comment>
  <w:comment w:id="360" w:author="Shan Zuidema" w:date="2022-07-01T12:49:00Z" w:initials="SZ">
    <w:p w14:paraId="32ADE952" w14:textId="77777777" w:rsidR="0057233B" w:rsidRDefault="0057233B" w:rsidP="00CA6294">
      <w:pPr>
        <w:pStyle w:val="CommentText"/>
      </w:pPr>
      <w:r>
        <w:rPr>
          <w:rStyle w:val="CommentReference"/>
        </w:rPr>
        <w:annotationRef/>
      </w:r>
      <w:r>
        <w:t>I don't think this is true anymore.</w:t>
      </w:r>
    </w:p>
  </w:comment>
  <w:comment w:id="363" w:author="Wollheim, Wilfred" w:date="2020-07-06T12:30:00Z" w:initials="WW">
    <w:p w14:paraId="00F289E4" w14:textId="54DCB55F" w:rsidR="00A8207C" w:rsidRDefault="00A8207C">
      <w:pPr>
        <w:pStyle w:val="CommentText"/>
      </w:pPr>
      <w:r>
        <w:rPr>
          <w:rStyle w:val="CommentReference"/>
        </w:rPr>
        <w:annotationRef/>
      </w:r>
      <w:r>
        <w:t>Does this equation apply to where in the watershed a stock comes from, or just the upstream component.  Sc,t is about component and time.  I always thought there was also a j to tell which grid cells?</w:t>
      </w:r>
    </w:p>
  </w:comment>
  <w:comment w:id="364" w:author="Shan Zuidema" w:date="2022-02-10T14:36:00Z" w:initials="SZ">
    <w:p w14:paraId="7DBE2AE9" w14:textId="55A8B4C7" w:rsidR="00453959" w:rsidRDefault="00453959">
      <w:pPr>
        <w:pStyle w:val="CommentText"/>
      </w:pPr>
      <w:r>
        <w:rPr>
          <w:rStyle w:val="CommentReference"/>
        </w:rPr>
        <w:annotationRef/>
      </w:r>
      <w:r>
        <w:t>Yes – inflow i is specific to space too.</w:t>
      </w:r>
    </w:p>
  </w:comment>
  <w:comment w:id="365" w:author="Wollheim, Wilfred" w:date="2020-07-06T12:32:00Z" w:initials="WW">
    <w:p w14:paraId="4E7F9470" w14:textId="4D9EFE9B" w:rsidR="00A8207C" w:rsidRDefault="00A8207C">
      <w:pPr>
        <w:pStyle w:val="CommentText"/>
      </w:pPr>
      <w:r>
        <w:rPr>
          <w:rStyle w:val="CommentReference"/>
        </w:rPr>
        <w:annotationRef/>
      </w:r>
      <w:r>
        <w:t>Why have these three options?  Why does it matter?</w:t>
      </w:r>
    </w:p>
  </w:comment>
  <w:comment w:id="366" w:author="Wollheim, Wilfred" w:date="2020-07-06T12:33:00Z" w:initials="WW">
    <w:p w14:paraId="679A6888" w14:textId="5384D9D0" w:rsidR="00A8207C" w:rsidRDefault="00A8207C">
      <w:pPr>
        <w:pStyle w:val="CommentText"/>
      </w:pPr>
      <w:r>
        <w:rPr>
          <w:rStyle w:val="CommentReference"/>
        </w:rPr>
        <w:annotationRef/>
      </w:r>
      <w:r>
        <w:t>So this becomes c in the equation?  Can you do different human sources from different runoff land masks?</w:t>
      </w:r>
    </w:p>
  </w:comment>
  <w:comment w:id="367" w:author="Shan Zuidema" w:date="2022-02-10T14:51:00Z" w:initials="SZ">
    <w:p w14:paraId="1AD5CDA0" w14:textId="3A0C2A5E" w:rsidR="00020BB1" w:rsidRDefault="00020BB1">
      <w:pPr>
        <w:pStyle w:val="CommentText"/>
      </w:pPr>
      <w:r>
        <w:rPr>
          <w:rStyle w:val="CommentReference"/>
        </w:rPr>
        <w:annotationRef/>
      </w:r>
      <w:r>
        <w:rPr>
          <w:rStyle w:val="CommentReference"/>
        </w:rPr>
        <w:t>Human source – sure – if they are a conservative land-cover mask.</w:t>
      </w:r>
    </w:p>
  </w:comment>
  <w:comment w:id="368" w:author="Wollheim, Wilfred" w:date="2020-07-06T12:38:00Z" w:initials="WW">
    <w:p w14:paraId="445DED22" w14:textId="77777777" w:rsidR="00A8207C" w:rsidRDefault="00A8207C">
      <w:pPr>
        <w:pStyle w:val="CommentText"/>
      </w:pPr>
      <w:r>
        <w:rPr>
          <w:rStyle w:val="CommentReference"/>
        </w:rPr>
        <w:annotationRef/>
      </w:r>
      <w:r>
        <w:t xml:space="preserve">Arima is about surface runoff rather than precipitation?  The “mass” described in Figure X seems to imply that. </w:t>
      </w:r>
    </w:p>
    <w:p w14:paraId="72DB6CDE" w14:textId="77777777" w:rsidR="00A8207C" w:rsidRDefault="00A8207C">
      <w:pPr>
        <w:pStyle w:val="CommentText"/>
      </w:pPr>
    </w:p>
    <w:p w14:paraId="4AEFC9BA" w14:textId="3FE08168" w:rsidR="00A8207C" w:rsidRDefault="00A8207C">
      <w:pPr>
        <w:pStyle w:val="CommentText"/>
      </w:pPr>
      <w:r>
        <w:t xml:space="preserve">Not sure I understand the ARIMA approach.   </w:t>
      </w:r>
    </w:p>
  </w:comment>
  <w:comment w:id="369" w:author="Wollheim, Wilfred" w:date="2020-07-06T12:36:00Z" w:initials="WW">
    <w:p w14:paraId="3C8A630C" w14:textId="14D50364" w:rsidR="00A8207C" w:rsidRDefault="00A8207C">
      <w:pPr>
        <w:pStyle w:val="CommentText"/>
      </w:pPr>
      <w:r>
        <w:rPr>
          <w:rStyle w:val="CommentReference"/>
        </w:rPr>
        <w:annotationRef/>
      </w:r>
      <w:r>
        <w:t>define</w:t>
      </w:r>
    </w:p>
  </w:comment>
  <w:comment w:id="370" w:author="Wollheim, Wilfred" w:date="2020-07-06T12:35:00Z" w:initials="WW">
    <w:p w14:paraId="1AF55C3C" w14:textId="6BB11E4B" w:rsidR="00A8207C" w:rsidRDefault="00A8207C">
      <w:pPr>
        <w:pStyle w:val="CommentText"/>
      </w:pPr>
      <w:r>
        <w:rPr>
          <w:rStyle w:val="CommentReference"/>
        </w:rPr>
        <w:annotationRef/>
      </w:r>
      <w:r>
        <w:t>What is this?  Initial condition?</w:t>
      </w:r>
    </w:p>
  </w:comment>
  <w:comment w:id="371" w:author="Wollheim, Wilfred" w:date="2020-07-06T12:40:00Z" w:initials="WW">
    <w:p w14:paraId="22D14188" w14:textId="1D093C87" w:rsidR="00A8207C" w:rsidRDefault="00A8207C">
      <w:pPr>
        <w:pStyle w:val="CommentText"/>
      </w:pPr>
      <w:r>
        <w:rPr>
          <w:rStyle w:val="CommentReference"/>
        </w:rPr>
        <w:annotationRef/>
      </w:r>
      <w:r>
        <w:t>Applied to soil water storage term?</w:t>
      </w:r>
    </w:p>
  </w:comment>
  <w:comment w:id="372" w:author="Shan Zuidema" w:date="2022-02-10T15:17:00Z" w:initials="SZ">
    <w:p w14:paraId="21868297" w14:textId="26BD9CCA" w:rsidR="00FC5C16" w:rsidRDefault="00FC5C16">
      <w:pPr>
        <w:pStyle w:val="CommentText"/>
      </w:pPr>
      <w:r>
        <w:rPr>
          <w:rStyle w:val="CommentReference"/>
        </w:rPr>
        <w:annotationRef/>
      </w:r>
      <w:r>
        <w:t xml:space="preserve">No applied to the air temperature.  We assume that the </w:t>
      </w:r>
    </w:p>
  </w:comment>
  <w:comment w:id="373" w:author="Wollheim, Wilfred" w:date="2020-07-06T12:41:00Z" w:initials="WW">
    <w:p w14:paraId="3C252469" w14:textId="60D9A5D5" w:rsidR="00A8207C" w:rsidRDefault="00A8207C">
      <w:pPr>
        <w:pStyle w:val="CommentText"/>
      </w:pPr>
      <w:r>
        <w:rPr>
          <w:rStyle w:val="CommentReference"/>
        </w:rPr>
        <w:annotationRef/>
      </w:r>
      <w:r>
        <w:t xml:space="preserve">This seems very different from what we did in Stewart et al. 2013.  Might want to mention the relationship between current WBM and Stewart, since the latter has been published (also Samal). </w:t>
      </w:r>
    </w:p>
  </w:comment>
  <w:comment w:id="374" w:author="Wollheim, Wilfred" w:date="2020-07-06T12:42:00Z" w:initials="WW">
    <w:p w14:paraId="18BBD6E4" w14:textId="2D4648B8" w:rsidR="00A8207C" w:rsidRDefault="00A8207C">
      <w:pPr>
        <w:pStyle w:val="CommentText"/>
      </w:pPr>
      <w:r>
        <w:rPr>
          <w:rStyle w:val="CommentReference"/>
        </w:rPr>
        <w:annotationRef/>
      </w:r>
      <w:r>
        <w:t xml:space="preserve">This section is first time depth of groundwater is refered to. Should make sure terminology consistent with hydrology component rthoughout this section. </w:t>
      </w:r>
    </w:p>
  </w:comment>
  <w:comment w:id="375" w:author="Wollheim, Wilfred" w:date="2020-07-06T12:43:00Z" w:initials="WW">
    <w:p w14:paraId="7C607309" w14:textId="5DCB463C" w:rsidR="00A8207C" w:rsidRDefault="00A8207C">
      <w:pPr>
        <w:pStyle w:val="CommentText"/>
      </w:pPr>
      <w:r>
        <w:rPr>
          <w:rStyle w:val="CommentReference"/>
        </w:rPr>
        <w:annotationRef/>
      </w:r>
      <w:r>
        <w:t xml:space="preserve">Paramter based on one location applied globally?  Explain why that is appropriate.  </w:t>
      </w:r>
    </w:p>
  </w:comment>
  <w:comment w:id="376" w:author="Shan Zuidema" w:date="2022-02-10T15:29:00Z" w:initials="SZ">
    <w:p w14:paraId="5594A7DC" w14:textId="1EBC409D" w:rsidR="0096017A" w:rsidRDefault="0096017A">
      <w:pPr>
        <w:pStyle w:val="CommentText"/>
      </w:pPr>
      <w:r>
        <w:rPr>
          <w:rStyle w:val="CommentReference"/>
        </w:rPr>
        <w:annotationRef/>
      </w:r>
      <w:r>
        <w:t>Its not.  But its up to a user.</w:t>
      </w:r>
    </w:p>
  </w:comment>
  <w:comment w:id="377" w:author="Alexander Prusevich [2]" w:date="2020-02-06T17:27:00Z" w:initials="A.P.">
    <w:p w14:paraId="749D5428" w14:textId="77777777" w:rsidR="00A8207C" w:rsidRDefault="00A8207C" w:rsidP="008F13EB">
      <w:pPr>
        <w:pStyle w:val="CommentText"/>
      </w:pPr>
      <w:r>
        <w:rPr>
          <w:rStyle w:val="CommentReference"/>
        </w:rPr>
        <w:annotationRef/>
      </w:r>
      <w:r>
        <w:t>Missing refs of Edinger and Webb in my Endnote…</w:t>
      </w:r>
    </w:p>
  </w:comment>
  <w:comment w:id="378" w:author="Shan Zuidema" w:date="2022-02-10T15:31:00Z" w:initials="SZ">
    <w:p w14:paraId="11640D81" w14:textId="77777777" w:rsidR="0096017A" w:rsidRDefault="0096017A" w:rsidP="0096017A">
      <w:pPr>
        <w:spacing w:line="480" w:lineRule="auto"/>
        <w:ind w:hanging="480"/>
      </w:pPr>
      <w:r>
        <w:rPr>
          <w:rStyle w:val="CommentReference"/>
        </w:rPr>
        <w:annotationRef/>
      </w:r>
      <w:r>
        <w:t xml:space="preserve">Edinger, J. E., Duttweiler, D. W., &amp; Geyer, J. C. (1968). The Response of Water Temperatures to Meteorological Conditions. </w:t>
      </w:r>
      <w:r>
        <w:rPr>
          <w:i/>
          <w:iCs/>
        </w:rPr>
        <w:t>Water Resources Research</w:t>
      </w:r>
      <w:r>
        <w:t xml:space="preserve">, </w:t>
      </w:r>
      <w:r>
        <w:rPr>
          <w:i/>
          <w:iCs/>
        </w:rPr>
        <w:t>4</w:t>
      </w:r>
      <w:r>
        <w:t xml:space="preserve">(5), 1137–1143. </w:t>
      </w:r>
      <w:hyperlink r:id="rId1" w:history="1">
        <w:r>
          <w:rPr>
            <w:rStyle w:val="Hyperlink"/>
          </w:rPr>
          <w:t>https://doi.org/10.1029/WR004i005p01137</w:t>
        </w:r>
      </w:hyperlink>
    </w:p>
    <w:p w14:paraId="2E3DB30E" w14:textId="77777777" w:rsidR="0096017A" w:rsidRDefault="0096017A">
      <w:pPr>
        <w:pStyle w:val="CommentText"/>
      </w:pPr>
    </w:p>
    <w:p w14:paraId="10B767AD" w14:textId="77777777" w:rsidR="0096017A" w:rsidRDefault="0096017A" w:rsidP="0096017A">
      <w:pPr>
        <w:spacing w:line="480" w:lineRule="auto"/>
        <w:ind w:hanging="480"/>
      </w:pPr>
      <w:r>
        <w:t xml:space="preserve">Webb, B. W., Clack, P. D., &amp; Walling, D. E. (2003). Water–air temperature relationships in a Devon river system and the role of flow. </w:t>
      </w:r>
      <w:r>
        <w:rPr>
          <w:i/>
          <w:iCs/>
        </w:rPr>
        <w:t>Hydrological Processes</w:t>
      </w:r>
      <w:r>
        <w:t xml:space="preserve">, </w:t>
      </w:r>
      <w:r>
        <w:rPr>
          <w:i/>
          <w:iCs/>
        </w:rPr>
        <w:t>17</w:t>
      </w:r>
      <w:r>
        <w:t xml:space="preserve">(15), 3069–3084. </w:t>
      </w:r>
      <w:hyperlink r:id="rId2" w:history="1">
        <w:r>
          <w:rPr>
            <w:rStyle w:val="Hyperlink"/>
          </w:rPr>
          <w:t>https://doi.org/10.1002/hyp.1280</w:t>
        </w:r>
      </w:hyperlink>
    </w:p>
    <w:p w14:paraId="37077D49" w14:textId="4611A6ED" w:rsidR="0096017A" w:rsidRDefault="0096017A">
      <w:pPr>
        <w:pStyle w:val="CommentText"/>
      </w:pPr>
    </w:p>
  </w:comment>
  <w:comment w:id="379" w:author="Wollheim, Wilfred" w:date="2020-07-06T12:46:00Z" w:initials="WW">
    <w:p w14:paraId="0F486876" w14:textId="253678A8" w:rsidR="00A8207C" w:rsidRDefault="00A8207C">
      <w:pPr>
        <w:pStyle w:val="CommentText"/>
      </w:pPr>
      <w:r>
        <w:rPr>
          <w:rStyle w:val="CommentReference"/>
        </w:rPr>
        <w:annotationRef/>
      </w:r>
      <w:r>
        <w:t>Include these.  Are they approximations?</w:t>
      </w:r>
    </w:p>
  </w:comment>
  <w:comment w:id="380" w:author="Shan Zuidema" w:date="2022-02-10T15:35:00Z" w:initials="SZ">
    <w:p w14:paraId="71C05685" w14:textId="5FD8043C" w:rsidR="00336DAE" w:rsidRDefault="00336DAE">
      <w:pPr>
        <w:pStyle w:val="CommentText"/>
      </w:pPr>
      <w:r>
        <w:rPr>
          <w:rStyle w:val="CommentReference"/>
        </w:rPr>
        <w:annotationRef/>
      </w:r>
      <w:r>
        <w:rPr>
          <w:rStyle w:val="CommentReference"/>
        </w:rPr>
        <w:t>@alex.  Can you clarify?  If these are algebraic manipulations that are conveniences of the code, I would suggest removing this note.  If they are materially different than what is presented (it is really hard to tell from the code) – please clean up this section.</w:t>
      </w:r>
    </w:p>
  </w:comment>
  <w:comment w:id="381" w:author="Alexander Prusevich" w:date="2022-02-11T15:32:00Z" w:initials="AP">
    <w:p w14:paraId="4A6CD74A" w14:textId="77777777" w:rsidR="00C15EEF" w:rsidRDefault="00C15EEF">
      <w:pPr>
        <w:pStyle w:val="CommentText"/>
      </w:pPr>
      <w:r>
        <w:rPr>
          <w:rStyle w:val="CommentReference"/>
        </w:rPr>
        <w:annotationRef/>
      </w:r>
      <w:r>
        <w:t>No simplification – this statement is wrong and I do not know where it came from.</w:t>
      </w:r>
    </w:p>
    <w:p w14:paraId="4592B2E6" w14:textId="15A815FE" w:rsidR="00C15EEF" w:rsidRDefault="00C15EEF">
      <w:pPr>
        <w:pStyle w:val="CommentText"/>
      </w:pPr>
      <w:r>
        <w:t>Algebraic re-arrangements – Yes.</w:t>
      </w:r>
    </w:p>
  </w:comment>
  <w:comment w:id="382" w:author="Wollheim, Wilfred" w:date="2020-07-06T12:48:00Z" w:initials="WW">
    <w:p w14:paraId="28B01827" w14:textId="208F7344" w:rsidR="00A8207C" w:rsidRDefault="00A8207C">
      <w:pPr>
        <w:pStyle w:val="CommentText"/>
      </w:pPr>
      <w:r>
        <w:rPr>
          <w:rStyle w:val="CommentReference"/>
        </w:rPr>
        <w:annotationRef/>
      </w:r>
      <w:r>
        <w:t xml:space="preserve">This is cool.  What reference is this from.  Please include.  </w:t>
      </w:r>
    </w:p>
  </w:comment>
  <w:comment w:id="383" w:author="Shan Zuidema" w:date="2022-02-10T15:40:00Z" w:initials="SZ">
    <w:p w14:paraId="55E54F3B" w14:textId="77777777" w:rsidR="00E7530F" w:rsidRDefault="00E7530F">
      <w:pPr>
        <w:pStyle w:val="CommentText"/>
      </w:pPr>
      <w:r>
        <w:rPr>
          <w:rStyle w:val="CommentReference"/>
        </w:rPr>
        <w:annotationRef/>
      </w:r>
      <w:r>
        <w:t>@alex – do you have a reference?  Is this from Dingman</w:t>
      </w:r>
    </w:p>
    <w:p w14:paraId="600DF4B2" w14:textId="23494366" w:rsidR="00214471" w:rsidRDefault="00214471">
      <w:pPr>
        <w:pStyle w:val="CommentText"/>
      </w:pPr>
      <w:r>
        <w:t>No, there is no reference. This is all my own simple formulation.</w:t>
      </w:r>
    </w:p>
  </w:comment>
  <w:comment w:id="384" w:author="Wollheim, Wilfred" w:date="2020-07-06T12:49:00Z" w:initials="WW">
    <w:p w14:paraId="482B59EA" w14:textId="098464EB" w:rsidR="00A8207C" w:rsidRDefault="00A8207C">
      <w:pPr>
        <w:pStyle w:val="CommentText"/>
      </w:pPr>
      <w:r>
        <w:rPr>
          <w:rStyle w:val="CommentReference"/>
        </w:rPr>
        <w:annotationRef/>
      </w:r>
      <w:r>
        <w:t>So if Hc &gt; Ws, then its just LEI.   How does sun angle factor in?</w:t>
      </w:r>
    </w:p>
  </w:comment>
  <w:comment w:id="385" w:author="Shan Zuidema" w:date="2022-02-10T15:43:00Z" w:initials="SZ">
    <w:p w14:paraId="3563B2A2" w14:textId="5FCF18A9" w:rsidR="00E7530F" w:rsidRDefault="00E7530F">
      <w:pPr>
        <w:pStyle w:val="CommentText"/>
      </w:pPr>
      <w:r>
        <w:rPr>
          <w:rStyle w:val="CommentReference"/>
        </w:rPr>
        <w:annotationRef/>
      </w:r>
      <w:r w:rsidR="00753C84">
        <w:t xml:space="preserve">We assume that it is an average of 45 degrees.  </w:t>
      </w:r>
    </w:p>
  </w:comment>
  <w:comment w:id="386" w:author="Wollheim, Wilfred" w:date="2020-07-17T10:17:00Z" w:initials="WW">
    <w:p w14:paraId="6A1D2EE5" w14:textId="77777777" w:rsidR="00BA58A8" w:rsidRDefault="00BA58A8" w:rsidP="00BA58A8">
      <w:pPr>
        <w:pStyle w:val="CommentText"/>
      </w:pPr>
      <w:r>
        <w:rPr>
          <w:rStyle w:val="CommentReference"/>
        </w:rPr>
        <w:annotationRef/>
      </w:r>
      <w:r>
        <w:t>Include units of L</w:t>
      </w:r>
    </w:p>
  </w:comment>
  <w:comment w:id="387" w:author="Wollheim, Wilfred" w:date="2020-07-06T12:54:00Z" w:initials="WW">
    <w:p w14:paraId="1C03FA3A" w14:textId="5E323252" w:rsidR="00A8207C" w:rsidRDefault="00A8207C">
      <w:pPr>
        <w:pStyle w:val="CommentText"/>
      </w:pPr>
      <w:r>
        <w:rPr>
          <w:rStyle w:val="CommentReference"/>
        </w:rPr>
        <w:annotationRef/>
      </w:r>
      <w:r>
        <w:t>Mention what this provides – does it give the post treatment amount of N per person per day?</w:t>
      </w:r>
    </w:p>
  </w:comment>
  <w:comment w:id="388" w:author="Shan Zuidema [2]" w:date="2020-07-15T07:21:00Z" w:initials="SZ">
    <w:p w14:paraId="5A1812F5" w14:textId="14BE25EC" w:rsidR="00A8207C" w:rsidRDefault="00A8207C">
      <w:pPr>
        <w:pStyle w:val="CommentText"/>
      </w:pPr>
      <w:r>
        <w:rPr>
          <w:rStyle w:val="CommentReference"/>
        </w:rPr>
        <w:annotationRef/>
      </w:r>
      <w:r>
        <w:t>Need to track down Rob’s citations…</w:t>
      </w:r>
    </w:p>
  </w:comment>
  <w:comment w:id="389" w:author="Wollheim, Wilfred" w:date="2020-07-06T12:56:00Z" w:initials="WW">
    <w:p w14:paraId="46C16A07" w14:textId="23144939" w:rsidR="00A8207C" w:rsidRDefault="00A8207C">
      <w:pPr>
        <w:pStyle w:val="CommentText"/>
      </w:pPr>
      <w:r>
        <w:rPr>
          <w:rStyle w:val="CommentReference"/>
        </w:rPr>
        <w:annotationRef/>
      </w:r>
      <w:r>
        <w:t xml:space="preserve">Here runoff is from the WWTP?  Why is A needed?  </w:t>
      </w:r>
    </w:p>
  </w:comment>
  <w:comment w:id="390" w:author="Shan Zuidema [2]" w:date="2020-07-15T07:14:00Z" w:initials="SZ">
    <w:p w14:paraId="77BF7714" w14:textId="2DE3C0D9" w:rsidR="00A8207C" w:rsidRDefault="00A8207C">
      <w:pPr>
        <w:pStyle w:val="CommentText"/>
      </w:pPr>
      <w:r>
        <w:rPr>
          <w:rStyle w:val="CommentReference"/>
        </w:rPr>
        <w:annotationRef/>
      </w:r>
      <w:r>
        <w:t>Because we are calculating the Concentration associated with the WWTP and adding it to Concentration associated with NPSs.  Alternatively, we convert the NPS concentration to a flux, add those together, then divide through runoff volume (1000 A runoff) to get the concentration.</w:t>
      </w:r>
    </w:p>
  </w:comment>
  <w:comment w:id="391" w:author="Wollheim, Wilfred" w:date="2020-07-17T10:16:00Z" w:initials="WW">
    <w:p w14:paraId="320836E7" w14:textId="020B99A7" w:rsidR="00A8207C" w:rsidRDefault="00A8207C">
      <w:pPr>
        <w:pStyle w:val="CommentText"/>
      </w:pPr>
      <w:r>
        <w:rPr>
          <w:rStyle w:val="CommentReference"/>
        </w:rPr>
        <w:annotationRef/>
      </w:r>
      <w:r>
        <w:t>Define units for runoff here again. L is in kg/d so does this work out?</w:t>
      </w:r>
    </w:p>
  </w:comment>
  <w:comment w:id="392" w:author="Shan Zuidema" w:date="2022-02-10T16:16:00Z" w:initials="SZ">
    <w:p w14:paraId="582B1BA3" w14:textId="1C99E0ED" w:rsidR="008C3B2F" w:rsidRDefault="00FE400B">
      <w:pPr>
        <w:pStyle w:val="CommentText"/>
      </w:pPr>
      <w:r>
        <w:t xml:space="preserve">Kg d / </w:t>
      </w:r>
      <w:r w:rsidR="008C3B2F">
        <w:rPr>
          <w:rStyle w:val="CommentReference"/>
        </w:rPr>
        <w:annotationRef/>
      </w:r>
      <w:r w:rsidR="008C3B2F">
        <w:t xml:space="preserve"> A (m2) </w:t>
      </w:r>
      <w:r>
        <w:t xml:space="preserve">1000 </w:t>
      </w:r>
      <w:r w:rsidR="008C3B2F">
        <w:t>(mm)</w:t>
      </w:r>
      <w:r>
        <w:t xml:space="preserve"> = kg/m3=g/L</w:t>
      </w:r>
    </w:p>
  </w:comment>
  <w:comment w:id="393" w:author="Wollheim, Wilfred" w:date="2020-07-17T10:20:00Z" w:initials="WW">
    <w:p w14:paraId="50D70365" w14:textId="7DE624BA" w:rsidR="00A8207C" w:rsidRDefault="00A8207C">
      <w:pPr>
        <w:pStyle w:val="CommentText"/>
      </w:pPr>
      <w:r>
        <w:rPr>
          <w:rStyle w:val="CommentReference"/>
        </w:rPr>
        <w:annotationRef/>
      </w:r>
      <w:r>
        <w:t>? Equation numbering consistent throughout document?</w:t>
      </w:r>
    </w:p>
  </w:comment>
  <w:comment w:id="394" w:author="zuidema" w:date="2020-02-20T09:01:00Z" w:initials="sz">
    <w:p w14:paraId="6DFA9A3D" w14:textId="2CCF0DA6" w:rsidR="00A8207C" w:rsidRDefault="00A8207C">
      <w:pPr>
        <w:pStyle w:val="CommentText"/>
      </w:pPr>
      <w:r>
        <w:rPr>
          <w:rStyle w:val="CommentReference"/>
        </w:rPr>
        <w:annotationRef/>
      </w:r>
      <w:r>
        <w:t>What variable are we using for resStorage?</w:t>
      </w:r>
    </w:p>
  </w:comment>
  <w:comment w:id="395" w:author="Wollheim, Wilfred" w:date="2020-07-17T10:21:00Z" w:initials="WW">
    <w:p w14:paraId="011BEC95" w14:textId="3FA9D314" w:rsidR="00A8207C" w:rsidRDefault="00A8207C">
      <w:pPr>
        <w:pStyle w:val="CommentText"/>
      </w:pPr>
      <w:r>
        <w:rPr>
          <w:rStyle w:val="CommentReference"/>
        </w:rPr>
        <w:annotationRef/>
      </w:r>
      <w:r>
        <w:t>Human uses N removal not yet defined?  Why mention this here?</w:t>
      </w:r>
    </w:p>
  </w:comment>
  <w:comment w:id="396" w:author="Shan Zuidema" w:date="2022-02-10T16:39:00Z" w:initials="SZ">
    <w:p w14:paraId="12CA60F2" w14:textId="13DC7C6C" w:rsidR="00FE400B" w:rsidRDefault="00FE400B">
      <w:pPr>
        <w:pStyle w:val="CommentText"/>
      </w:pPr>
      <w:r>
        <w:rPr>
          <w:rStyle w:val="CommentReference"/>
        </w:rPr>
        <w:annotationRef/>
      </w:r>
      <w:r>
        <w:t>We are not removing N for human use, but removing water for human use.</w:t>
      </w:r>
    </w:p>
  </w:comment>
  <w:comment w:id="397" w:author="Wollheim, Wilfred" w:date="2020-07-06T12:59:00Z" w:initials="WW">
    <w:p w14:paraId="4E9618BF" w14:textId="77777777" w:rsidR="00A8207C" w:rsidRDefault="00A8207C" w:rsidP="0087083D">
      <w:pPr>
        <w:pStyle w:val="CommentText"/>
      </w:pPr>
      <w:r>
        <w:rPr>
          <w:rStyle w:val="CommentReference"/>
        </w:rPr>
        <w:annotationRef/>
      </w:r>
      <w:r>
        <w:t xml:space="preserve">Units are not correct.  Temp adjustment not correct.  </w:t>
      </w:r>
    </w:p>
  </w:comment>
  <w:comment w:id="398" w:author="Shan Zuidema [2]" w:date="2020-07-15T13:13:00Z" w:initials="SZ">
    <w:p w14:paraId="5200D6DC" w14:textId="20916A15" w:rsidR="00A8207C" w:rsidRDefault="00A8207C">
      <w:pPr>
        <w:pStyle w:val="CommentText"/>
      </w:pPr>
      <w:r>
        <w:rPr>
          <w:rStyle w:val="CommentReference"/>
        </w:rPr>
        <w:annotationRef/>
      </w:r>
      <w:r>
        <w:t>I … I don’t know what to say … that was terrible.</w:t>
      </w:r>
    </w:p>
  </w:comment>
  <w:comment w:id="399" w:author="Wollheim, Wilfred" w:date="2020-07-17T10:30:00Z" w:initials="WW">
    <w:p w14:paraId="3E0FD67C" w14:textId="4419C412" w:rsidR="00A8207C" w:rsidRDefault="00A8207C">
      <w:pPr>
        <w:pStyle w:val="CommentText"/>
      </w:pPr>
      <w:r>
        <w:rPr>
          <w:rStyle w:val="CommentReference"/>
        </w:rPr>
        <w:annotationRef/>
      </w:r>
      <w:r>
        <w:t>This vf is in cm/s I believe, so conversion needed to get into 18-8</w:t>
      </w:r>
    </w:p>
  </w:comment>
  <w:comment w:id="400" w:author="Wollheim, Wilfred" w:date="2020-07-17T10:33:00Z" w:initials="WW">
    <w:p w14:paraId="00074758" w14:textId="4788FF0D" w:rsidR="00A8207C" w:rsidRDefault="00A8207C">
      <w:pPr>
        <w:pStyle w:val="CommentText"/>
      </w:pPr>
      <w:r>
        <w:rPr>
          <w:rStyle w:val="CommentReference"/>
        </w:rPr>
        <w:annotationRef/>
      </w:r>
      <w:r>
        <w:t>If you just used surface area of the reach, that would remove this limitation.  You can’t go over 100% removal using the exponential form of 18-8 at any rate, so not sire this is needed anyway.</w:t>
      </w:r>
    </w:p>
  </w:comment>
  <w:comment w:id="401" w:author="Shan Zuidema" w:date="2022-02-11T14:24:00Z" w:initials="SZ">
    <w:p w14:paraId="1083898C" w14:textId="2F1D3BBE" w:rsidR="00383CCD" w:rsidRDefault="00383CCD">
      <w:pPr>
        <w:pStyle w:val="CommentText"/>
      </w:pPr>
      <w:r>
        <w:rPr>
          <w:rStyle w:val="CommentReference"/>
        </w:rPr>
        <w:annotationRef/>
      </w:r>
      <w:r>
        <w:t>We discussed this a while ago, and I’ve shown how necessary this is.  The formulation without using dt is the steady state removal, and is equivalent to assuming removal proceeds to equilibrium each day.</w:t>
      </w:r>
    </w:p>
  </w:comment>
  <w:comment w:id="402" w:author="Wollheim, Wilfred" w:date="2020-07-17T10:35:00Z" w:initials="WW">
    <w:p w14:paraId="5FBA20F7" w14:textId="032E7BCD" w:rsidR="00A8207C" w:rsidRDefault="00A8207C">
      <w:pPr>
        <w:pStyle w:val="CommentText"/>
      </w:pPr>
      <w:r>
        <w:rPr>
          <w:rStyle w:val="CommentReference"/>
        </w:rPr>
        <w:annotationRef/>
      </w:r>
      <w:r>
        <w:t xml:space="preserve">Not the choice of v, w, and d vs. Q parameters are critical choices, so please summarize this in table of parameters used in the Mississippi analysis. </w:t>
      </w:r>
    </w:p>
  </w:comment>
  <w:comment w:id="403" w:author="Shan Zuidema" w:date="2022-02-11T14:52:00Z" w:initials="SZ">
    <w:p w14:paraId="2ADA4DE5" w14:textId="6AA23FA6" w:rsidR="00E3316C" w:rsidRDefault="00E3316C">
      <w:pPr>
        <w:pStyle w:val="CommentText"/>
      </w:pPr>
      <w:r>
        <w:rPr>
          <w:rStyle w:val="CommentReference"/>
        </w:rPr>
        <w:annotationRef/>
      </w:r>
      <w:r>
        <w:t>We don’t get into parameters in this document much – so I’d like to shy away from that.</w:t>
      </w:r>
    </w:p>
  </w:comment>
  <w:comment w:id="404" w:author="Wollheim, Wilfred" w:date="2020-07-17T10:36:00Z" w:initials="WW">
    <w:p w14:paraId="29502271" w14:textId="3CD3447A" w:rsidR="00A8207C" w:rsidRDefault="00A8207C">
      <w:pPr>
        <w:pStyle w:val="CommentText"/>
      </w:pPr>
      <w:r>
        <w:rPr>
          <w:rStyle w:val="CommentReference"/>
        </w:rPr>
        <w:annotationRef/>
      </w:r>
      <w:r>
        <w:t xml:space="preserve">Good to point out.  This is critical. </w:t>
      </w:r>
    </w:p>
  </w:comment>
  <w:comment w:id="405" w:author="Wollheim, Wilfred" w:date="2020-07-06T13:02:00Z" w:initials="WW">
    <w:p w14:paraId="02E7C45B" w14:textId="77777777" w:rsidR="00A8207C" w:rsidRDefault="00A8207C" w:rsidP="0085258A">
      <w:pPr>
        <w:pStyle w:val="CommentText"/>
      </w:pPr>
      <w:r>
        <w:rPr>
          <w:rStyle w:val="CommentReference"/>
        </w:rPr>
        <w:annotationRef/>
      </w:r>
      <w:r>
        <w:t>This section is confusing.  what is relationship between kdenit and vf?</w:t>
      </w:r>
    </w:p>
  </w:comment>
  <w:comment w:id="406" w:author="Shan Zuidema [2]" w:date="2020-07-15T13:13:00Z" w:initials="SZ">
    <w:p w14:paraId="62E00CA5" w14:textId="0274B2ED" w:rsidR="00A8207C" w:rsidRDefault="00A8207C">
      <w:pPr>
        <w:pStyle w:val="CommentText"/>
      </w:pPr>
      <w:r>
        <w:rPr>
          <w:rStyle w:val="CommentReference"/>
        </w:rPr>
        <w:annotationRef/>
      </w:r>
      <w:r>
        <w:t xml:space="preserve">I hope this is clearer now. </w:t>
      </w:r>
    </w:p>
  </w:comment>
  <w:comment w:id="407" w:author="Wollheim, Wilfred" w:date="2020-07-17T10:41:00Z" w:initials="WW">
    <w:p w14:paraId="032793B0" w14:textId="19C97A40" w:rsidR="00A8207C" w:rsidRDefault="00A8207C">
      <w:pPr>
        <w:pStyle w:val="CommentText"/>
      </w:pPr>
      <w:r>
        <w:rPr>
          <w:rStyle w:val="CommentReference"/>
        </w:rPr>
        <w:annotationRef/>
      </w:r>
      <w:r>
        <w:t xml:space="preserve">Way too confusing.  Why not calculate updated vf as part of the routing.  I’m not convinced this is right.  You are calculating the exponential of a removal term to get a new removal term.  </w:t>
      </w:r>
    </w:p>
  </w:comment>
  <w:comment w:id="408" w:author="Shan Zuidema" w:date="2022-02-11T14:55:00Z" w:initials="SZ">
    <w:p w14:paraId="3FAEA781" w14:textId="27B83F3C" w:rsidR="00E3316C" w:rsidRDefault="00E3316C">
      <w:pPr>
        <w:pStyle w:val="CommentText"/>
      </w:pPr>
      <w:r>
        <w:rPr>
          <w:rStyle w:val="CommentReference"/>
        </w:rPr>
        <w:annotationRef/>
      </w:r>
      <w:r>
        <w:t xml:space="preserve">I break down the steps more clearly above, and show how this all fits.  I don’t know </w:t>
      </w:r>
      <w:r w:rsidR="003E0C42">
        <w:t>what the last statement means – and may not be relevant after I’ve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345605" w15:done="1"/>
  <w15:commentEx w15:paraId="22CFA0F3" w15:done="1"/>
  <w15:commentEx w15:paraId="03F49AB7" w15:done="1"/>
  <w15:commentEx w15:paraId="2F377113" w15:done="1"/>
  <w15:commentEx w15:paraId="0374CE7F" w15:done="1"/>
  <w15:commentEx w15:paraId="54EA6821" w15:done="1"/>
  <w15:commentEx w15:paraId="107A7E08" w15:done="1"/>
  <w15:commentEx w15:paraId="5B70468C" w15:done="1"/>
  <w15:commentEx w15:paraId="24952939" w15:done="1"/>
  <w15:commentEx w15:paraId="3273DDEA" w15:done="1"/>
  <w15:commentEx w15:paraId="73343683" w15:done="1"/>
  <w15:commentEx w15:paraId="204548BF" w15:done="1"/>
  <w15:commentEx w15:paraId="1D0482F5" w15:done="1"/>
  <w15:commentEx w15:paraId="3EF243E9" w15:done="1"/>
  <w15:commentEx w15:paraId="5120B3FD" w15:done="1"/>
  <w15:commentEx w15:paraId="6421F3A5" w15:done="1"/>
  <w15:commentEx w15:paraId="0AAEE5D8" w15:done="1"/>
  <w15:commentEx w15:paraId="398562D3" w15:paraIdParent="0AAEE5D8" w15:done="1"/>
  <w15:commentEx w15:paraId="4BE34A3A" w15:done="1"/>
  <w15:commentEx w15:paraId="1015032B" w15:paraIdParent="4BE34A3A" w15:done="1"/>
  <w15:commentEx w15:paraId="00062FBB" w15:done="1"/>
  <w15:commentEx w15:paraId="13E08153" w15:paraIdParent="00062FBB" w15:done="1"/>
  <w15:commentEx w15:paraId="1CE1050F" w15:done="1"/>
  <w15:commentEx w15:paraId="00EFDD40" w15:done="1"/>
  <w15:commentEx w15:paraId="647FD587" w15:done="1"/>
  <w15:commentEx w15:paraId="4C77982F" w15:done="1"/>
  <w15:commentEx w15:paraId="6EA5D995" w15:done="1"/>
  <w15:commentEx w15:paraId="0E81168B" w15:done="1"/>
  <w15:commentEx w15:paraId="7D4BEAD9" w15:done="1"/>
  <w15:commentEx w15:paraId="0A1D3C7D" w15:done="1"/>
  <w15:commentEx w15:paraId="4A500995" w15:done="0"/>
  <w15:commentEx w15:paraId="67D120CF" w15:done="1"/>
  <w15:commentEx w15:paraId="5A088AD9" w15:done="1"/>
  <w15:commentEx w15:paraId="72896CE4" w15:paraIdParent="5A088AD9" w15:done="1"/>
  <w15:commentEx w15:paraId="5329243C" w15:done="1"/>
  <w15:commentEx w15:paraId="71287967" w15:done="1"/>
  <w15:commentEx w15:paraId="3F4C0449" w15:paraIdParent="71287967" w15:done="1"/>
  <w15:commentEx w15:paraId="4C5FA088" w15:done="1"/>
  <w15:commentEx w15:paraId="592689C1" w15:done="1"/>
  <w15:commentEx w15:paraId="16FBDC6A" w15:done="1"/>
  <w15:commentEx w15:paraId="62591809" w15:paraIdParent="16FBDC6A" w15:done="1"/>
  <w15:commentEx w15:paraId="34915C07" w15:done="1"/>
  <w15:commentEx w15:paraId="55362336" w15:paraIdParent="34915C07" w15:done="1"/>
  <w15:commentEx w15:paraId="662156AA" w15:paraIdParent="34915C07" w15:done="1"/>
  <w15:commentEx w15:paraId="66DFD012" w15:done="1"/>
  <w15:commentEx w15:paraId="49526DF5" w15:paraIdParent="66DFD012" w15:done="1"/>
  <w15:commentEx w15:paraId="095D570D" w15:done="1"/>
  <w15:commentEx w15:paraId="3BAB60F8" w15:done="1"/>
  <w15:commentEx w15:paraId="353AC43E" w15:done="1"/>
  <w15:commentEx w15:paraId="2B336EF1" w15:paraIdParent="353AC43E" w15:done="1"/>
  <w15:commentEx w15:paraId="36DAE206" w15:done="1"/>
  <w15:commentEx w15:paraId="57F8695C" w15:done="1"/>
  <w15:commentEx w15:paraId="4EFD2220" w15:done="1"/>
  <w15:commentEx w15:paraId="31ADE2AF" w15:done="1"/>
  <w15:commentEx w15:paraId="25B8771E" w15:paraIdParent="31ADE2AF" w15:done="1"/>
  <w15:commentEx w15:paraId="714C4767" w15:done="1"/>
  <w15:commentEx w15:paraId="0E71E9BA" w15:paraIdParent="714C4767" w15:done="1"/>
  <w15:commentEx w15:paraId="697D525B" w15:done="1"/>
  <w15:commentEx w15:paraId="1B23CFCF" w15:done="1"/>
  <w15:commentEx w15:paraId="3798168D" w15:done="1"/>
  <w15:commentEx w15:paraId="7F259195" w15:paraIdParent="3798168D" w15:done="1"/>
  <w15:commentEx w15:paraId="0D67656F" w15:done="1"/>
  <w15:commentEx w15:paraId="096A0FD4" w15:paraIdParent="0D67656F" w15:done="1"/>
  <w15:commentEx w15:paraId="2B17B3FA" w15:done="1"/>
  <w15:commentEx w15:paraId="6B991FD0" w15:done="1"/>
  <w15:commentEx w15:paraId="4887F700" w15:done="1"/>
  <w15:commentEx w15:paraId="6A117318" w15:paraIdParent="4887F700" w15:done="1"/>
  <w15:commentEx w15:paraId="17BBF069" w15:done="1"/>
  <w15:commentEx w15:paraId="1030C3F8" w15:paraIdParent="17BBF069" w15:done="1"/>
  <w15:commentEx w15:paraId="7AE26ADB" w15:done="1"/>
  <w15:commentEx w15:paraId="07148E6B" w15:done="1"/>
  <w15:commentEx w15:paraId="247B7F0A" w15:done="1"/>
  <w15:commentEx w15:paraId="6C97C8D9" w15:paraIdParent="247B7F0A" w15:done="1"/>
  <w15:commentEx w15:paraId="5365A367" w15:done="1"/>
  <w15:commentEx w15:paraId="1AAF08C2" w15:paraIdParent="5365A367" w15:done="1"/>
  <w15:commentEx w15:paraId="0AA5186E" w15:done="1"/>
  <w15:commentEx w15:paraId="55BF4351" w15:paraIdParent="0AA5186E" w15:done="1"/>
  <w15:commentEx w15:paraId="6B21C631" w15:done="1"/>
  <w15:commentEx w15:paraId="0A4948F0" w15:paraIdParent="6B21C631" w15:done="1"/>
  <w15:commentEx w15:paraId="2844B524" w15:paraIdParent="6B21C631" w15:done="1"/>
  <w15:commentEx w15:paraId="2C507C09" w15:done="1"/>
  <w15:commentEx w15:paraId="72D5102A" w15:done="1"/>
  <w15:commentEx w15:paraId="32ADE952" w15:done="0"/>
  <w15:commentEx w15:paraId="00F289E4" w15:done="1"/>
  <w15:commentEx w15:paraId="7DBE2AE9" w15:paraIdParent="00F289E4" w15:done="1"/>
  <w15:commentEx w15:paraId="4E7F9470" w15:done="1"/>
  <w15:commentEx w15:paraId="679A6888" w15:done="1"/>
  <w15:commentEx w15:paraId="1AD5CDA0" w15:paraIdParent="679A6888" w15:done="1"/>
  <w15:commentEx w15:paraId="4AEFC9BA" w15:done="1"/>
  <w15:commentEx w15:paraId="3C8A630C" w15:done="1"/>
  <w15:commentEx w15:paraId="1AF55C3C" w15:done="1"/>
  <w15:commentEx w15:paraId="22D14188" w15:done="1"/>
  <w15:commentEx w15:paraId="21868297" w15:paraIdParent="22D14188" w15:done="1"/>
  <w15:commentEx w15:paraId="3C252469" w15:done="1"/>
  <w15:commentEx w15:paraId="18BBD6E4" w15:done="1"/>
  <w15:commentEx w15:paraId="7C607309" w15:done="1"/>
  <w15:commentEx w15:paraId="5594A7DC" w15:paraIdParent="7C607309" w15:done="1"/>
  <w15:commentEx w15:paraId="749D5428" w15:done="1"/>
  <w15:commentEx w15:paraId="37077D49" w15:paraIdParent="749D5428" w15:done="1"/>
  <w15:commentEx w15:paraId="0F486876" w15:done="1"/>
  <w15:commentEx w15:paraId="71C05685" w15:paraIdParent="0F486876" w15:done="1"/>
  <w15:commentEx w15:paraId="4592B2E6" w15:paraIdParent="0F486876" w15:done="1"/>
  <w15:commentEx w15:paraId="28B01827" w15:done="1"/>
  <w15:commentEx w15:paraId="600DF4B2" w15:paraIdParent="28B01827" w15:done="1"/>
  <w15:commentEx w15:paraId="482B59EA" w15:done="1"/>
  <w15:commentEx w15:paraId="3563B2A2" w15:paraIdParent="482B59EA" w15:done="1"/>
  <w15:commentEx w15:paraId="6A1D2EE5" w15:done="1"/>
  <w15:commentEx w15:paraId="1C03FA3A" w15:done="1"/>
  <w15:commentEx w15:paraId="5A1812F5" w15:done="1"/>
  <w15:commentEx w15:paraId="46C16A07" w15:done="1"/>
  <w15:commentEx w15:paraId="77BF7714" w15:paraIdParent="46C16A07" w15:done="1"/>
  <w15:commentEx w15:paraId="320836E7" w15:done="1"/>
  <w15:commentEx w15:paraId="582B1BA3" w15:paraIdParent="320836E7" w15:done="1"/>
  <w15:commentEx w15:paraId="50D70365" w15:done="1"/>
  <w15:commentEx w15:paraId="6DFA9A3D" w15:done="1"/>
  <w15:commentEx w15:paraId="011BEC95" w15:done="1"/>
  <w15:commentEx w15:paraId="12CA60F2" w15:paraIdParent="011BEC95" w15:done="1"/>
  <w15:commentEx w15:paraId="4E9618BF" w15:done="1"/>
  <w15:commentEx w15:paraId="5200D6DC" w15:paraIdParent="4E9618BF" w15:done="1"/>
  <w15:commentEx w15:paraId="3E0FD67C" w15:done="1"/>
  <w15:commentEx w15:paraId="00074758" w15:done="1"/>
  <w15:commentEx w15:paraId="1083898C" w15:paraIdParent="00074758" w15:done="1"/>
  <w15:commentEx w15:paraId="5FBA20F7" w15:done="1"/>
  <w15:commentEx w15:paraId="2ADA4DE5" w15:paraIdParent="5FBA20F7" w15:done="1"/>
  <w15:commentEx w15:paraId="29502271" w15:done="1"/>
  <w15:commentEx w15:paraId="02E7C45B" w15:done="1"/>
  <w15:commentEx w15:paraId="62E00CA5" w15:paraIdParent="02E7C45B" w15:done="1"/>
  <w15:commentEx w15:paraId="032793B0" w15:done="1"/>
  <w15:commentEx w15:paraId="3FAEA781" w15:paraIdParent="032793B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6C6091" w16cex:dateUtc="2021-12-21T19:17:00Z"/>
  <w16cex:commentExtensible w16cex:durableId="22541176" w16cex:dateUtc="2020-02-19T22:00:00Z"/>
  <w16cex:commentExtensible w16cex:durableId="22541177" w16cex:dateUtc="2020-02-19T21:21:00Z"/>
  <w16cex:commentExtensible w16cex:durableId="22541178" w16cex:dateUtc="2020-02-19T21:50:00Z"/>
  <w16cex:commentExtensible w16cex:durableId="25ACBD4B" w16cex:dateUtc="2020-07-03T18:17:00Z"/>
  <w16cex:commentExtensible w16cex:durableId="22A9BEC9" w16cex:dateUtc="2020-07-03T18:27:00Z"/>
  <w16cex:commentExtensible w16cex:durableId="25ACC5A1" w16cex:dateUtc="2022-02-08T15:34:00Z"/>
  <w16cex:commentExtensible w16cex:durableId="22A9BE3D" w16cex:dateUtc="2020-07-03T18:25:00Z"/>
  <w16cex:commentExtensible w16cex:durableId="256C306A" w16cex:dateUtc="2021-12-21T15:52:00Z"/>
  <w16cex:commentExtensible w16cex:durableId="22A9BF86" w16cex:dateUtc="2020-07-03T18:30:00Z"/>
  <w16cex:commentExtensible w16cex:durableId="22A9BFFA" w16cex:dateUtc="2020-07-03T18:32:00Z"/>
  <w16cex:commentExtensible w16cex:durableId="2118B961" w16cex:dateUtc="2019-08-08T13:22:00Z"/>
  <w16cex:commentExtensible w16cex:durableId="2118B962" w16cex:dateUtc="2019-08-08T13:22:00Z"/>
  <w16cex:commentExtensible w16cex:durableId="22A9C066" w16cex:dateUtc="2020-07-03T18:34:00Z"/>
  <w16cex:commentExtensible w16cex:durableId="2118B963" w16cex:dateUtc="2019-08-08T13:22:00Z"/>
  <w16cex:commentExtensible w16cex:durableId="22A9C164" w16cex:dateUtc="2020-07-03T18:38:00Z"/>
  <w16cex:commentExtensible w16cex:durableId="22A9C1DD" w16cex:dateUtc="2020-07-03T18:40:00Z"/>
  <w16cex:commentExtensible w16cex:durableId="25ACF020" w16cex:dateUtc="2022-02-08T18:35:00Z"/>
  <w16cex:commentExtensible w16cex:durableId="22A9C233" w16cex:dateUtc="2020-07-03T18:41:00Z"/>
  <w16cex:commentExtensible w16cex:durableId="25ACF0DC" w16cex:dateUtc="2022-02-08T18:38:00Z"/>
  <w16cex:commentExtensible w16cex:durableId="22A9C354" w16cex:dateUtc="2020-07-03T18:46:00Z"/>
  <w16cex:commentExtensible w16cex:durableId="25ACF108" w16cex:dateUtc="2022-02-08T18:39:00Z"/>
  <w16cex:commentExtensible w16cex:durableId="22A9C26E" w16cex:dateUtc="2020-07-03T18:42:00Z"/>
  <w16cex:commentExtensible w16cex:durableId="22A9C381" w16cex:dateUtc="2020-07-03T18:47:00Z"/>
  <w16cex:commentExtensible w16cex:durableId="22A9C3B8" w16cex:dateUtc="2020-07-03T18:48:00Z"/>
  <w16cex:commentExtensible w16cex:durableId="22A9C4E6" w16cex:dateUtc="2020-07-03T18:53:00Z"/>
  <w16cex:commentExtensible w16cex:durableId="2118B964" w16cex:dateUtc="2019-08-08T13:22:00Z"/>
  <w16cex:commentExtensible w16cex:durableId="22A9C575" w16cex:dateUtc="2020-07-03T18:55:00Z"/>
  <w16cex:commentExtensible w16cex:durableId="22A9C5AA" w16cex:dateUtc="2020-07-03T18:56:00Z"/>
  <w16cex:commentExtensible w16cex:durableId="22A9C5E6" w16cex:dateUtc="2020-07-03T18:57:00Z"/>
  <w16cex:commentExtensible w16cex:durableId="2745B9AD" w16cex:dateUtc="2022-12-15T20:20:00Z"/>
  <w16cex:commentExtensible w16cex:durableId="256C605F" w16cex:dateUtc="2021-12-21T19:15:00Z"/>
  <w16cex:commentExtensible w16cex:durableId="22B980C5" w16cex:dateUtc="2020-07-15T17:19:00Z"/>
  <w16cex:commentExtensible w16cex:durableId="25AE213A" w16cex:dateUtc="2022-02-09T16:17:00Z"/>
  <w16cex:commentExtensible w16cex:durableId="22A9C672" w16cex:dateUtc="2020-07-03T19:00:00Z"/>
  <w16cex:commentExtensible w16cex:durableId="22AD85AD" w16cex:dateUtc="2020-07-06T15:12:00Z"/>
  <w16cex:commentExtensible w16cex:durableId="25AE1FEF" w16cex:dateUtc="2022-02-09T16:11:00Z"/>
  <w16cex:commentExtensible w16cex:durableId="22AD6227" w16cex:dateUtc="2020-07-06T12:41:00Z"/>
  <w16cex:commentExtensible w16cex:durableId="22AD61DA" w16cex:dateUtc="2020-07-06T12:39:00Z"/>
  <w16cex:commentExtensible w16cex:durableId="25AD1184" w16cex:dateUtc="2022-02-08T20:57:00Z"/>
  <w16cex:commentExtensible w16cex:durableId="25AE22AA" w16cex:dateUtc="2022-02-09T16:23:00Z"/>
  <w16cex:commentExtensible w16cex:durableId="22AD616B" w16cex:dateUtc="2020-07-06T12:38:00Z"/>
  <w16cex:commentExtensible w16cex:durableId="25AD0F88" w16cex:dateUtc="2022-02-08T20:49:00Z"/>
  <w16cex:commentExtensible w16cex:durableId="25AE24E3" w16cex:dateUtc="2022-02-09T16:32:00Z"/>
  <w16cex:commentExtensible w16cex:durableId="22AD620F" w16cex:dateUtc="2020-07-06T12:40:00Z"/>
  <w16cex:commentExtensible w16cex:durableId="25AE3830" w16cex:dateUtc="2022-02-09T17:55:00Z"/>
  <w16cex:commentExtensible w16cex:durableId="22AD62A3" w16cex:dateUtc="2020-07-06T12:43:00Z"/>
  <w16cex:commentExtensible w16cex:durableId="25AE26BE" w16cex:dateUtc="2022-02-09T16:40:00Z"/>
  <w16cex:commentExtensible w16cex:durableId="22AD62D0" w16cex:dateUtc="2020-07-06T12:44:00Z"/>
  <w16cex:commentExtensible w16cex:durableId="25AE269D" w16cex:dateUtc="2022-02-09T16:40:00Z"/>
  <w16cex:commentExtensible w16cex:durableId="22AD630F" w16cex:dateUtc="2020-07-06T12:45:00Z"/>
  <w16cex:commentExtensible w16cex:durableId="22AD6339" w16cex:dateUtc="2020-07-06T12:45:00Z"/>
  <w16cex:commentExtensible w16cex:durableId="22AD63DD" w16cex:dateUtc="2020-07-06T12:48:00Z"/>
  <w16cex:commentExtensible w16cex:durableId="22AD853B" w16cex:dateUtc="2020-07-06T15:10:00Z"/>
  <w16cex:commentExtensible w16cex:durableId="25AD1CDC" w16cex:dateUtc="2022-02-08T21:46:00Z"/>
  <w16cex:commentExtensible w16cex:durableId="22AD86F2" w16cex:dateUtc="2020-07-06T15:18:00Z"/>
  <w16cex:commentExtensible w16cex:durableId="25AD1F9F" w16cex:dateUtc="2022-02-08T21:58:00Z"/>
  <w16cex:commentExtensible w16cex:durableId="22AD879B" w16cex:dateUtc="2020-07-06T15:20:00Z"/>
  <w16cex:commentExtensible w16cex:durableId="22AD8825" w16cex:dateUtc="2020-07-06T15:23:00Z"/>
  <w16cex:commentExtensible w16cex:durableId="22AD8854" w16cex:dateUtc="2020-07-06T15:24:00Z"/>
  <w16cex:commentExtensible w16cex:durableId="25AF4FB8" w16cex:dateUtc="2022-02-10T13:47:00Z"/>
  <w16cex:commentExtensible w16cex:durableId="22AD88B3" w16cex:dateUtc="2020-07-06T15:25:00Z"/>
  <w16cex:commentExtensible w16cex:durableId="25AF522D" w16cex:dateUtc="2022-02-10T13:58:00Z"/>
  <w16cex:commentExtensible w16cex:durableId="22AD88D6" w16cex:dateUtc="2020-07-06T15:26:00Z"/>
  <w16cex:commentExtensible w16cex:durableId="2118B966" w16cex:dateUtc="2019-08-08T13:24:00Z"/>
  <w16cex:commentExtensible w16cex:durableId="22AD8903" w16cex:dateUtc="2020-07-06T15:26:00Z"/>
  <w16cex:commentExtensible w16cex:durableId="25AF58AF" w16cex:dateUtc="2022-02-10T14:26:00Z"/>
  <w16cex:commentExtensible w16cex:durableId="22AD8952" w16cex:dateUtc="2020-07-06T15:28:00Z"/>
  <w16cex:commentExtensible w16cex:durableId="25AF599A" w16cex:dateUtc="2022-02-10T14:30:00Z"/>
  <w16cex:commentExtensible w16cex:durableId="22AD89A6" w16cex:dateUtc="2020-07-06T15:29:00Z"/>
  <w16cex:commentExtensible w16cex:durableId="22AD94E9" w16cex:dateUtc="2020-07-06T16:17:00Z"/>
  <w16cex:commentExtensible w16cex:durableId="22AD958B" w16cex:dateUtc="2020-07-06T16:20:00Z"/>
  <w16cex:commentExtensible w16cex:durableId="25AF63F6" w16cex:dateUtc="2022-02-10T15:14:00Z"/>
  <w16cex:commentExtensible w16cex:durableId="22AD95ED" w16cex:dateUtc="2020-07-06T16:22:00Z"/>
  <w16cex:commentExtensible w16cex:durableId="25AF693F" w16cex:dateUtc="2022-02-10T15:36:00Z"/>
  <w16cex:commentExtensible w16cex:durableId="25AF6A00" w16cex:dateUtc="2022-02-10T15:40:00Z"/>
  <w16cex:commentExtensible w16cex:durableId="25AF8306" w16cex:dateUtc="2022-02-10T17:26:00Z"/>
  <w16cex:commentExtensible w16cex:durableId="25AF6A9E" w16cex:dateUtc="2022-02-10T15:42:00Z"/>
  <w16cex:commentExtensible w16cex:durableId="25AF8343" w16cex:dateUtc="2022-02-10T17:27:00Z"/>
  <w16cex:commentExtensible w16cex:durableId="25AF968C" w16cex:dateUtc="2022-02-10T18:50:00Z"/>
  <w16cex:commentExtensible w16cex:durableId="211B4816" w16cex:dateUtc="2019-09-05T12:38:00Z"/>
  <w16cex:commentExtensible w16cex:durableId="21EE7933" w16cex:dateUtc="2020-01-08T18:37:00Z"/>
  <w16cex:commentExtensible w16cex:durableId="26696BBE" w16cex:dateUtc="2022-07-01T16:49:00Z"/>
  <w16cex:commentExtensible w16cex:durableId="22AD97F2" w16cex:dateUtc="2020-07-06T16:30:00Z"/>
  <w16cex:commentExtensible w16cex:durableId="25AFA16B" w16cex:dateUtc="2022-02-10T19:36:00Z"/>
  <w16cex:commentExtensible w16cex:durableId="22AD985F" w16cex:dateUtc="2020-07-06T16:32:00Z"/>
  <w16cex:commentExtensible w16cex:durableId="22AD9883" w16cex:dateUtc="2020-07-06T16:33:00Z"/>
  <w16cex:commentExtensible w16cex:durableId="25AFA4E3" w16cex:dateUtc="2022-02-10T19:51:00Z"/>
  <w16cex:commentExtensible w16cex:durableId="22AD99C7" w16cex:dateUtc="2020-07-06T16:38:00Z"/>
  <w16cex:commentExtensible w16cex:durableId="22AD9969" w16cex:dateUtc="2020-07-06T16:36:00Z"/>
  <w16cex:commentExtensible w16cex:durableId="22AD9916" w16cex:dateUtc="2020-07-06T16:35:00Z"/>
  <w16cex:commentExtensible w16cex:durableId="22AD9A3C" w16cex:dateUtc="2020-07-06T16:40:00Z"/>
  <w16cex:commentExtensible w16cex:durableId="25AFAAFF" w16cex:dateUtc="2022-02-10T20:17:00Z"/>
  <w16cex:commentExtensible w16cex:durableId="22AD9A70" w16cex:dateUtc="2020-07-06T16:41:00Z"/>
  <w16cex:commentExtensible w16cex:durableId="22AD9AC6" w16cex:dateUtc="2020-07-06T16:42:00Z"/>
  <w16cex:commentExtensible w16cex:durableId="22AD9B04" w16cex:dateUtc="2020-07-06T16:43:00Z"/>
  <w16cex:commentExtensible w16cex:durableId="25AFADF0" w16cex:dateUtc="2022-02-10T20:29:00Z"/>
  <w16cex:commentExtensible w16cex:durableId="21EE77C2" w16cex:dateUtc="2020-02-06T22:27:00Z"/>
  <w16cex:commentExtensible w16cex:durableId="25AFAE37" w16cex:dateUtc="2022-02-10T20:31:00Z"/>
  <w16cex:commentExtensible w16cex:durableId="22AD9BC1" w16cex:dateUtc="2020-07-06T16:46:00Z"/>
  <w16cex:commentExtensible w16cex:durableId="25AFAF3F" w16cex:dateUtc="2022-02-10T20:35:00Z"/>
  <w16cex:commentExtensible w16cex:durableId="25B10070" w16cex:dateUtc="2022-02-11T20:32:00Z"/>
  <w16cex:commentExtensible w16cex:durableId="22AD9C1C" w16cex:dateUtc="2020-07-06T16:48:00Z"/>
  <w16cex:commentExtensible w16cex:durableId="25AFB086" w16cex:dateUtc="2022-02-10T20:40:00Z"/>
  <w16cex:commentExtensible w16cex:durableId="22AD9C5F" w16cex:dateUtc="2020-07-06T16:49:00Z"/>
  <w16cex:commentExtensible w16cex:durableId="25AFB12C" w16cex:dateUtc="2022-02-10T20:43:00Z"/>
  <w16cex:commentExtensible w16cex:durableId="22BBF92B" w16cex:dateUtc="2020-07-17T14:17:00Z"/>
  <w16cex:commentExtensible w16cex:durableId="22AD9D92" w16cex:dateUtc="2020-07-06T16:54:00Z"/>
  <w16cex:commentExtensible w16cex:durableId="22B92D15" w16cex:dateUtc="2020-07-15T11:21:00Z"/>
  <w16cex:commentExtensible w16cex:durableId="22AD9DFB" w16cex:dateUtc="2020-07-06T16:56:00Z"/>
  <w16cex:commentExtensible w16cex:durableId="22B92B6F" w16cex:dateUtc="2020-07-15T11:14:00Z"/>
  <w16cex:commentExtensible w16cex:durableId="22BBF901" w16cex:dateUtc="2020-07-17T14:16:00Z"/>
  <w16cex:commentExtensible w16cex:durableId="25AFB8F9" w16cex:dateUtc="2022-02-10T21:16:00Z"/>
  <w16cex:commentExtensible w16cex:durableId="22BBF9D0" w16cex:dateUtc="2020-07-17T14:20:00Z"/>
  <w16cex:commentExtensible w16cex:durableId="22541182" w16cex:dateUtc="2020-02-20T14:01:00Z"/>
  <w16cex:commentExtensible w16cex:durableId="22BBFA29" w16cex:dateUtc="2020-07-17T14:21:00Z"/>
  <w16cex:commentExtensible w16cex:durableId="25AFBE32" w16cex:dateUtc="2022-02-10T21:39:00Z"/>
  <w16cex:commentExtensible w16cex:durableId="22AD9EC4" w16cex:dateUtc="2020-07-06T16:59:00Z"/>
  <w16cex:commentExtensible w16cex:durableId="22B97F7E" w16cex:dateUtc="2020-07-15T17:13:00Z"/>
  <w16cex:commentExtensible w16cex:durableId="22BBFC51" w16cex:dateUtc="2020-07-17T14:30:00Z"/>
  <w16cex:commentExtensible w16cex:durableId="22BBFCFC" w16cex:dateUtc="2020-07-17T14:33:00Z"/>
  <w16cex:commentExtensible w16cex:durableId="25B0F010" w16cex:dateUtc="2022-02-11T19:24:00Z"/>
  <w16cex:commentExtensible w16cex:durableId="22BBFD6A" w16cex:dateUtc="2020-07-17T14:35:00Z"/>
  <w16cex:commentExtensible w16cex:durableId="25B0F6AD" w16cex:dateUtc="2022-02-11T19:52:00Z"/>
  <w16cex:commentExtensible w16cex:durableId="22BBFDB7" w16cex:dateUtc="2020-07-17T14:36:00Z"/>
  <w16cex:commentExtensible w16cex:durableId="22BB0095" w16cex:dateUtc="2020-07-06T17:02:00Z"/>
  <w16cex:commentExtensible w16cex:durableId="22B97F71" w16cex:dateUtc="2020-07-15T17:13:00Z"/>
  <w16cex:commentExtensible w16cex:durableId="22BBFED6" w16cex:dateUtc="2020-07-17T14:41:00Z"/>
  <w16cex:commentExtensible w16cex:durableId="25B0F773" w16cex:dateUtc="2022-02-11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345605" w16cid:durableId="256C6091"/>
  <w16cid:commentId w16cid:paraId="22CFA0F3" w16cid:durableId="22541176"/>
  <w16cid:commentId w16cid:paraId="03F49AB7" w16cid:durableId="22541177"/>
  <w16cid:commentId w16cid:paraId="2F377113" w16cid:durableId="22541178"/>
  <w16cid:commentId w16cid:paraId="0374CE7F" w16cid:durableId="25ACBD4B"/>
  <w16cid:commentId w16cid:paraId="54EA6821" w16cid:durableId="22A9BEC9"/>
  <w16cid:commentId w16cid:paraId="107A7E08" w16cid:durableId="25ACC5A1"/>
  <w16cid:commentId w16cid:paraId="5B70468C" w16cid:durableId="22A9BE3D"/>
  <w16cid:commentId w16cid:paraId="24952939" w16cid:durableId="256C306A"/>
  <w16cid:commentId w16cid:paraId="3273DDEA" w16cid:durableId="22A9BF86"/>
  <w16cid:commentId w16cid:paraId="73343683" w16cid:durableId="22A9BFFA"/>
  <w16cid:commentId w16cid:paraId="204548BF" w16cid:durableId="2118B961"/>
  <w16cid:commentId w16cid:paraId="1D0482F5" w16cid:durableId="2118B962"/>
  <w16cid:commentId w16cid:paraId="3EF243E9" w16cid:durableId="22A9C066"/>
  <w16cid:commentId w16cid:paraId="5120B3FD" w16cid:durableId="2118B963"/>
  <w16cid:commentId w16cid:paraId="6421F3A5" w16cid:durableId="22A9C164"/>
  <w16cid:commentId w16cid:paraId="0AAEE5D8" w16cid:durableId="22A9C1DD"/>
  <w16cid:commentId w16cid:paraId="398562D3" w16cid:durableId="25ACF020"/>
  <w16cid:commentId w16cid:paraId="4BE34A3A" w16cid:durableId="22A9C233"/>
  <w16cid:commentId w16cid:paraId="1015032B" w16cid:durableId="25ACF0DC"/>
  <w16cid:commentId w16cid:paraId="00062FBB" w16cid:durableId="22A9C354"/>
  <w16cid:commentId w16cid:paraId="13E08153" w16cid:durableId="25ACF108"/>
  <w16cid:commentId w16cid:paraId="1CE1050F" w16cid:durableId="22A9C26E"/>
  <w16cid:commentId w16cid:paraId="00EFDD40" w16cid:durableId="22A9C381"/>
  <w16cid:commentId w16cid:paraId="647FD587" w16cid:durableId="22A9C3B8"/>
  <w16cid:commentId w16cid:paraId="4C77982F" w16cid:durableId="22A9C4E6"/>
  <w16cid:commentId w16cid:paraId="6EA5D995" w16cid:durableId="2118B964"/>
  <w16cid:commentId w16cid:paraId="0E81168B" w16cid:durableId="22A9C575"/>
  <w16cid:commentId w16cid:paraId="7D4BEAD9" w16cid:durableId="22A9C5AA"/>
  <w16cid:commentId w16cid:paraId="0A1D3C7D" w16cid:durableId="22A9C5E6"/>
  <w16cid:commentId w16cid:paraId="4A500995" w16cid:durableId="2745B9AD"/>
  <w16cid:commentId w16cid:paraId="67D120CF" w16cid:durableId="256C605F"/>
  <w16cid:commentId w16cid:paraId="5A088AD9" w16cid:durableId="22B980C5"/>
  <w16cid:commentId w16cid:paraId="72896CE4" w16cid:durableId="25AE213A"/>
  <w16cid:commentId w16cid:paraId="5329243C" w16cid:durableId="22A9C672"/>
  <w16cid:commentId w16cid:paraId="71287967" w16cid:durableId="22AD85AD"/>
  <w16cid:commentId w16cid:paraId="3F4C0449" w16cid:durableId="25AE1FEF"/>
  <w16cid:commentId w16cid:paraId="4C5FA088" w16cid:durableId="22AD6227"/>
  <w16cid:commentId w16cid:paraId="592689C1" w16cid:durableId="22AD61DA"/>
  <w16cid:commentId w16cid:paraId="16FBDC6A" w16cid:durableId="25AD1184"/>
  <w16cid:commentId w16cid:paraId="62591809" w16cid:durableId="25AE22AA"/>
  <w16cid:commentId w16cid:paraId="34915C07" w16cid:durableId="22AD616B"/>
  <w16cid:commentId w16cid:paraId="55362336" w16cid:durableId="25AD0F88"/>
  <w16cid:commentId w16cid:paraId="662156AA" w16cid:durableId="25AE24E3"/>
  <w16cid:commentId w16cid:paraId="66DFD012" w16cid:durableId="22AD620F"/>
  <w16cid:commentId w16cid:paraId="49526DF5" w16cid:durableId="25AE3830"/>
  <w16cid:commentId w16cid:paraId="095D570D" w16cid:durableId="22AD62A3"/>
  <w16cid:commentId w16cid:paraId="3BAB60F8" w16cid:durableId="25AE26BE"/>
  <w16cid:commentId w16cid:paraId="353AC43E" w16cid:durableId="22AD62D0"/>
  <w16cid:commentId w16cid:paraId="2B336EF1" w16cid:durableId="25AE269D"/>
  <w16cid:commentId w16cid:paraId="36DAE206" w16cid:durableId="22AD630F"/>
  <w16cid:commentId w16cid:paraId="57F8695C" w16cid:durableId="22AD6339"/>
  <w16cid:commentId w16cid:paraId="4EFD2220" w16cid:durableId="22AD63DD"/>
  <w16cid:commentId w16cid:paraId="31ADE2AF" w16cid:durableId="22AD853B"/>
  <w16cid:commentId w16cid:paraId="25B8771E" w16cid:durableId="25AD1CDC"/>
  <w16cid:commentId w16cid:paraId="714C4767" w16cid:durableId="22AD86F2"/>
  <w16cid:commentId w16cid:paraId="0E71E9BA" w16cid:durableId="25AD1F9F"/>
  <w16cid:commentId w16cid:paraId="697D525B" w16cid:durableId="22AD879B"/>
  <w16cid:commentId w16cid:paraId="1B23CFCF" w16cid:durableId="22AD8825"/>
  <w16cid:commentId w16cid:paraId="3798168D" w16cid:durableId="22AD8854"/>
  <w16cid:commentId w16cid:paraId="7F259195" w16cid:durableId="25AF4FB8"/>
  <w16cid:commentId w16cid:paraId="0D67656F" w16cid:durableId="22AD88B3"/>
  <w16cid:commentId w16cid:paraId="096A0FD4" w16cid:durableId="25AF522D"/>
  <w16cid:commentId w16cid:paraId="2B17B3FA" w16cid:durableId="22AD88D6"/>
  <w16cid:commentId w16cid:paraId="6B991FD0" w16cid:durableId="2118B966"/>
  <w16cid:commentId w16cid:paraId="4887F700" w16cid:durableId="22AD8903"/>
  <w16cid:commentId w16cid:paraId="6A117318" w16cid:durableId="25AF58AF"/>
  <w16cid:commentId w16cid:paraId="17BBF069" w16cid:durableId="22AD8952"/>
  <w16cid:commentId w16cid:paraId="1030C3F8" w16cid:durableId="25AF599A"/>
  <w16cid:commentId w16cid:paraId="7AE26ADB" w16cid:durableId="22AD89A6"/>
  <w16cid:commentId w16cid:paraId="07148E6B" w16cid:durableId="22AD94E9"/>
  <w16cid:commentId w16cid:paraId="247B7F0A" w16cid:durableId="22AD958B"/>
  <w16cid:commentId w16cid:paraId="6C97C8D9" w16cid:durableId="25AF63F6"/>
  <w16cid:commentId w16cid:paraId="5365A367" w16cid:durableId="22AD95ED"/>
  <w16cid:commentId w16cid:paraId="1AAF08C2" w16cid:durableId="25AF693F"/>
  <w16cid:commentId w16cid:paraId="0AA5186E" w16cid:durableId="25AF6A00"/>
  <w16cid:commentId w16cid:paraId="55BF4351" w16cid:durableId="25AF8306"/>
  <w16cid:commentId w16cid:paraId="6B21C631" w16cid:durableId="25AF6A9E"/>
  <w16cid:commentId w16cid:paraId="0A4948F0" w16cid:durableId="25AF8343"/>
  <w16cid:commentId w16cid:paraId="2844B524" w16cid:durableId="25AF968C"/>
  <w16cid:commentId w16cid:paraId="2C507C09" w16cid:durableId="211B4816"/>
  <w16cid:commentId w16cid:paraId="72D5102A" w16cid:durableId="21EE7933"/>
  <w16cid:commentId w16cid:paraId="32ADE952" w16cid:durableId="26696BBE"/>
  <w16cid:commentId w16cid:paraId="00F289E4" w16cid:durableId="22AD97F2"/>
  <w16cid:commentId w16cid:paraId="7DBE2AE9" w16cid:durableId="25AFA16B"/>
  <w16cid:commentId w16cid:paraId="4E7F9470" w16cid:durableId="22AD985F"/>
  <w16cid:commentId w16cid:paraId="679A6888" w16cid:durableId="22AD9883"/>
  <w16cid:commentId w16cid:paraId="1AD5CDA0" w16cid:durableId="25AFA4E3"/>
  <w16cid:commentId w16cid:paraId="4AEFC9BA" w16cid:durableId="22AD99C7"/>
  <w16cid:commentId w16cid:paraId="3C8A630C" w16cid:durableId="22AD9969"/>
  <w16cid:commentId w16cid:paraId="1AF55C3C" w16cid:durableId="22AD9916"/>
  <w16cid:commentId w16cid:paraId="22D14188" w16cid:durableId="22AD9A3C"/>
  <w16cid:commentId w16cid:paraId="21868297" w16cid:durableId="25AFAAFF"/>
  <w16cid:commentId w16cid:paraId="3C252469" w16cid:durableId="22AD9A70"/>
  <w16cid:commentId w16cid:paraId="18BBD6E4" w16cid:durableId="22AD9AC6"/>
  <w16cid:commentId w16cid:paraId="7C607309" w16cid:durableId="22AD9B04"/>
  <w16cid:commentId w16cid:paraId="5594A7DC" w16cid:durableId="25AFADF0"/>
  <w16cid:commentId w16cid:paraId="749D5428" w16cid:durableId="21EE77C2"/>
  <w16cid:commentId w16cid:paraId="37077D49" w16cid:durableId="25AFAE37"/>
  <w16cid:commentId w16cid:paraId="0F486876" w16cid:durableId="22AD9BC1"/>
  <w16cid:commentId w16cid:paraId="71C05685" w16cid:durableId="25AFAF3F"/>
  <w16cid:commentId w16cid:paraId="4592B2E6" w16cid:durableId="25B10070"/>
  <w16cid:commentId w16cid:paraId="28B01827" w16cid:durableId="22AD9C1C"/>
  <w16cid:commentId w16cid:paraId="600DF4B2" w16cid:durableId="25AFB086"/>
  <w16cid:commentId w16cid:paraId="482B59EA" w16cid:durableId="22AD9C5F"/>
  <w16cid:commentId w16cid:paraId="3563B2A2" w16cid:durableId="25AFB12C"/>
  <w16cid:commentId w16cid:paraId="6A1D2EE5" w16cid:durableId="22BBF92B"/>
  <w16cid:commentId w16cid:paraId="1C03FA3A" w16cid:durableId="22AD9D92"/>
  <w16cid:commentId w16cid:paraId="5A1812F5" w16cid:durableId="22B92D15"/>
  <w16cid:commentId w16cid:paraId="46C16A07" w16cid:durableId="22AD9DFB"/>
  <w16cid:commentId w16cid:paraId="77BF7714" w16cid:durableId="22B92B6F"/>
  <w16cid:commentId w16cid:paraId="320836E7" w16cid:durableId="22BBF901"/>
  <w16cid:commentId w16cid:paraId="582B1BA3" w16cid:durableId="25AFB8F9"/>
  <w16cid:commentId w16cid:paraId="50D70365" w16cid:durableId="22BBF9D0"/>
  <w16cid:commentId w16cid:paraId="6DFA9A3D" w16cid:durableId="22541182"/>
  <w16cid:commentId w16cid:paraId="011BEC95" w16cid:durableId="22BBFA29"/>
  <w16cid:commentId w16cid:paraId="12CA60F2" w16cid:durableId="25AFBE32"/>
  <w16cid:commentId w16cid:paraId="4E9618BF" w16cid:durableId="22AD9EC4"/>
  <w16cid:commentId w16cid:paraId="5200D6DC" w16cid:durableId="22B97F7E"/>
  <w16cid:commentId w16cid:paraId="3E0FD67C" w16cid:durableId="22BBFC51"/>
  <w16cid:commentId w16cid:paraId="00074758" w16cid:durableId="22BBFCFC"/>
  <w16cid:commentId w16cid:paraId="1083898C" w16cid:durableId="25B0F010"/>
  <w16cid:commentId w16cid:paraId="5FBA20F7" w16cid:durableId="22BBFD6A"/>
  <w16cid:commentId w16cid:paraId="2ADA4DE5" w16cid:durableId="25B0F6AD"/>
  <w16cid:commentId w16cid:paraId="29502271" w16cid:durableId="22BBFDB7"/>
  <w16cid:commentId w16cid:paraId="02E7C45B" w16cid:durableId="22BB0095"/>
  <w16cid:commentId w16cid:paraId="62E00CA5" w16cid:durableId="22B97F71"/>
  <w16cid:commentId w16cid:paraId="032793B0" w16cid:durableId="22BBFED6"/>
  <w16cid:commentId w16cid:paraId="3FAEA781" w16cid:durableId="25B0F7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D7EFF" w14:textId="77777777" w:rsidR="0001580F" w:rsidRDefault="0001580F">
      <w:pPr>
        <w:spacing w:line="240" w:lineRule="auto"/>
      </w:pPr>
      <w:r>
        <w:separator/>
      </w:r>
    </w:p>
  </w:endnote>
  <w:endnote w:type="continuationSeparator" w:id="0">
    <w:p w14:paraId="53763547" w14:textId="77777777" w:rsidR="0001580F" w:rsidRDefault="000158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534458"/>
      <w:docPartObj>
        <w:docPartGallery w:val="Page Numbers (Bottom of Page)"/>
        <w:docPartUnique/>
      </w:docPartObj>
    </w:sdtPr>
    <w:sdtContent>
      <w:p w14:paraId="02781DC7" w14:textId="078BAA58" w:rsidR="00A8207C" w:rsidRDefault="00A8207C" w:rsidP="00F858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B2A71" w14:textId="77777777" w:rsidR="00A8207C" w:rsidRDefault="00A8207C" w:rsidP="000166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94EB" w14:textId="1F87EAE5" w:rsidR="00A8207C" w:rsidRDefault="004C25B6" w:rsidP="004C25B6">
    <w:pPr>
      <w:pStyle w:val="Normal1"/>
      <w:jc w:val="right"/>
    </w:pPr>
    <w:r w:rsidRPr="004C25B6">
      <w:rPr>
        <w:rFonts w:ascii="Impact" w:hAnsi="Impact"/>
      </w:rPr>
      <w:t>Water Systems Analysis Group</w:t>
    </w:r>
    <w:r>
      <w:tab/>
    </w:r>
    <w:r>
      <w:tab/>
    </w:r>
    <w:r>
      <w:tab/>
    </w:r>
    <w:r>
      <w:tab/>
    </w:r>
    <w:r>
      <w:tab/>
    </w:r>
    <w:r>
      <w:tab/>
    </w:r>
    <w:r>
      <w:tab/>
    </w:r>
    <w:r>
      <w:tab/>
    </w:r>
    <w:r>
      <w:tab/>
    </w:r>
    <w:r w:rsidR="00A8207C">
      <w:fldChar w:fldCharType="begin"/>
    </w:r>
    <w:r w:rsidR="00A8207C">
      <w:instrText>PAGE</w:instrText>
    </w:r>
    <w:r w:rsidR="00A8207C">
      <w:fldChar w:fldCharType="separate"/>
    </w:r>
    <w:r w:rsidR="00A8207C">
      <w:rPr>
        <w:noProof/>
      </w:rPr>
      <w:t>13</w:t>
    </w:r>
    <w:r w:rsidR="00A8207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E1EEA" w14:textId="77777777" w:rsidR="00A8207C" w:rsidRDefault="00A8207C">
    <w:pPr>
      <w:pStyle w:val="Normal1"/>
      <w:jc w:val="right"/>
    </w:pPr>
    <w:r>
      <w:fldChar w:fldCharType="begin"/>
    </w:r>
    <w:r>
      <w:instrText>PAGE</w:instrText>
    </w:r>
    <w:r>
      <w:fldChar w:fldCharType="separate"/>
    </w:r>
    <w:r>
      <w:rPr>
        <w:noProof/>
      </w:rPr>
      <w:t>14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6081156"/>
      <w:docPartObj>
        <w:docPartGallery w:val="Page Numbers (Bottom of Page)"/>
        <w:docPartUnique/>
      </w:docPartObj>
    </w:sdtPr>
    <w:sdtContent>
      <w:p w14:paraId="1C9052F1" w14:textId="4F029222" w:rsidR="00A8207C" w:rsidRDefault="00A8207C" w:rsidP="00F858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0A8207C" w14:paraId="144BFF32" w14:textId="77777777" w:rsidTr="00F8581A">
      <w:tc>
        <w:tcPr>
          <w:tcW w:w="3120" w:type="dxa"/>
        </w:tcPr>
        <w:p w14:paraId="641E222F" w14:textId="77777777" w:rsidR="00A8207C" w:rsidRDefault="00A8207C" w:rsidP="00016635">
          <w:pPr>
            <w:pStyle w:val="Header"/>
            <w:ind w:left="-115" w:right="360"/>
          </w:pPr>
        </w:p>
      </w:tc>
      <w:tc>
        <w:tcPr>
          <w:tcW w:w="3120" w:type="dxa"/>
        </w:tcPr>
        <w:p w14:paraId="73124834" w14:textId="77777777" w:rsidR="00A8207C" w:rsidRDefault="00A8207C" w:rsidP="00F8581A">
          <w:pPr>
            <w:pStyle w:val="Header"/>
            <w:jc w:val="center"/>
          </w:pPr>
        </w:p>
      </w:tc>
      <w:tc>
        <w:tcPr>
          <w:tcW w:w="3120" w:type="dxa"/>
        </w:tcPr>
        <w:p w14:paraId="1F68D8A5" w14:textId="77777777" w:rsidR="00A8207C" w:rsidRDefault="00A8207C" w:rsidP="00F8581A">
          <w:pPr>
            <w:pStyle w:val="Header"/>
            <w:ind w:right="-115"/>
            <w:jc w:val="right"/>
          </w:pPr>
        </w:p>
      </w:tc>
    </w:tr>
  </w:tbl>
  <w:p w14:paraId="4289DF0E" w14:textId="77777777" w:rsidR="00A8207C" w:rsidRDefault="00A8207C" w:rsidP="00F85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6A038" w14:textId="77777777" w:rsidR="0001580F" w:rsidRDefault="0001580F">
      <w:pPr>
        <w:spacing w:line="240" w:lineRule="auto"/>
      </w:pPr>
      <w:r>
        <w:separator/>
      </w:r>
    </w:p>
  </w:footnote>
  <w:footnote w:type="continuationSeparator" w:id="0">
    <w:p w14:paraId="234645F1" w14:textId="77777777" w:rsidR="0001580F" w:rsidRDefault="0001580F">
      <w:pPr>
        <w:spacing w:line="240" w:lineRule="auto"/>
      </w:pPr>
      <w:r>
        <w:continuationSeparator/>
      </w:r>
    </w:p>
  </w:footnote>
  <w:footnote w:id="1">
    <w:p w14:paraId="11FA15F9" w14:textId="5C9C9180" w:rsidR="00A8207C" w:rsidRPr="007276D0" w:rsidRDefault="00A8207C" w:rsidP="00DA31E9">
      <w:pPr>
        <w:pStyle w:val="FootnoteText"/>
        <w:rPr>
          <w:rFonts w:ascii="Times New Roman" w:hAnsi="Times New Roman" w:cs="Times New Roman"/>
        </w:rPr>
      </w:pPr>
      <w:r w:rsidRPr="007276D0">
        <w:rPr>
          <w:rStyle w:val="FootnoteReference"/>
          <w:rFonts w:ascii="Times New Roman" w:hAnsi="Times New Roman" w:cs="Times New Roman"/>
        </w:rPr>
        <w:footnoteRef/>
      </w:r>
      <w:r w:rsidRPr="007276D0">
        <w:rPr>
          <w:rFonts w:ascii="Times New Roman" w:hAnsi="Times New Roman" w:cs="Times New Roman"/>
        </w:rPr>
        <w:t xml:space="preserve"> </w:t>
      </w:r>
      <m:oMath>
        <m:r>
          <w:rPr>
            <w:rFonts w:ascii="Cambria Math" w:hAnsi="Cambria Math" w:cs="Times New Roman"/>
          </w:rPr>
          <m:t>γ</m:t>
        </m:r>
      </m:oMath>
      <w:r w:rsidRPr="007276D0">
        <w:rPr>
          <w:rFonts w:ascii="Times New Roman" w:hAnsi="Times New Roman" w:cs="Times New Roman"/>
        </w:rPr>
        <w:t xml:space="preserve"> is a percolation fraction, setting how much of the surplus enters the groundwater pool.  In </w:t>
      </w:r>
      <w:r w:rsidRPr="007276D0">
        <w:rPr>
          <w:rFonts w:ascii="Times New Roman" w:hAnsi="Times New Roman" w:cs="Times New Roman"/>
        </w:rPr>
        <w:fldChar w:fldCharType="begin"/>
      </w:r>
      <w:r w:rsidRPr="007276D0">
        <w:rPr>
          <w:rFonts w:ascii="Times New Roman" w:hAnsi="Times New Roman" w:cs="Times New Roman"/>
        </w:rPr>
        <w:instrText xml:space="preserve"> ADDIN ZOTERO_ITEM CSL_CITATION {"citationID":"BwujdjsO","properties":{"formattedCitation":"(1998)","plainCitation":"(1998)","dontUpdate":true,"noteIndex":1},"citationItems":[{"id":1007,"uris":["http://zotero.org/users/492362/items/VG3F4T87"],"uri":["http://zotero.org/users/492362/items/VG3F4T87"],"itemData":{"id":1007,"type":"article-journal","abstract":"Estimates of potential evaporation Ep are commonly employed in terrestrial water balance and net primary productivity models. This study compared a set of 11 Ep methods in a global-scale water balance model (WBM) applied to 3265 0.5° (lat. × long.) grid cells representing the conterminous US. The Ep methods ranged from simple temperature-driven equations to physically-based combination approaches and include reference surface Epr and surface cover-dependent Eps algorithms. Cover-dependent parameters were assigned a priori based on grid cell vegetation. The WBM applies mean monthly climatic drivers and other biophysical inputs to compute water budgets on individual grid cells using a quasi-daily time step. For each Ep method water budgets were computed and compared against mean monthly and annual streamflow from 679 gauged watersheds, assumed to be representative of the grid cells in which they reside. Procedures were developed for excluding watersheds for which this assumption was questionable, and 330 of the original 1009 watersheds were removed from further analysis. Among Epr methods, the range of mean bias relative to observed runoff, and thus simulated actual evapotranspiration Es, varied from approximately −100 to +100 mm yr−1; Eps methods had a substantially smaller range, from about −50 to +50 mm yr−1. These results agree well with previous Ep intercomparison studies at the point scale. Some individual methods from both the Epr and Eps groups yielded relatively small overall bias when compared with observed discharge data, suggesting the utility of simple as well as physically-based evaporation functions in continental- and global-scale applications. For any individual method, the spatial distribution of Es across the US was significantly altered relative to that of Ep due to moisture-induced limits on soil drying. These limitations were most pronounced in hot, dry areas, where differences among Ep methods in excess of 700 mm yr−1 were reduced to differences of less than 200 mm yr−1 in Es and runoff. There was a correspondingly higher sensitivity of Es to the choice of Ep in more humid regions. These findings suggest that predictions made by macro-scale hydrology models like the WBM can be sensitive to the specific Ep method applied and that this sensitivity results in bias relative to measured components of the terrestrial water cycle. The adoption of particular Ep functions within such models should be conditioned upon the comparison of water budget calculations to suitable records of observed discharge.","container-title":"Journal of Hydrology","DOI":"10.1016/S0022-1694(98)00109-7","ISSN":"0022-1694","issue":"3–4","journalAbbreviation":"Journal of Hydrology","page":"147-169","source":"ScienceDirect","title":"Potential evaporation functions compared on US watersheds: Possible implications for global-scale water balance and terrestrial ecosystem modeling","title-short":"Potential evaporation functions compared on US watersheds","volume":"207","author":[{"family":"Vörösmarty","given":"C. J."},{"family":"Federer","given":"C. A."},{"family":"Schloss","given":"A. L."}],"issued":{"date-parts":[["1998",6,25]]}},"suppress-author":true}],"schema":"https://github.com/citation-style-language/schema/raw/master/csl-citation.json"} </w:instrText>
      </w:r>
      <w:r w:rsidRPr="007276D0">
        <w:rPr>
          <w:rFonts w:ascii="Times New Roman" w:hAnsi="Times New Roman" w:cs="Times New Roman"/>
        </w:rPr>
        <w:fldChar w:fldCharType="separate"/>
      </w:r>
      <w:r w:rsidRPr="007276D0">
        <w:rPr>
          <w:rFonts w:ascii="Times New Roman" w:hAnsi="Times New Roman" w:cs="Times New Roman"/>
          <w:szCs w:val="24"/>
        </w:rPr>
        <w:t xml:space="preserve"> Vörösmarty</w:t>
      </w:r>
      <w:r w:rsidRPr="007276D0">
        <w:rPr>
          <w:rFonts w:ascii="Times New Roman" w:hAnsi="Times New Roman" w:cs="Times New Roman"/>
        </w:rPr>
        <w:t xml:space="preserve"> et al. (1998)</w:t>
      </w:r>
      <w:r w:rsidRPr="007276D0">
        <w:rPr>
          <w:rFonts w:ascii="Times New Roman" w:hAnsi="Times New Roman" w:cs="Times New Roman"/>
        </w:rPr>
        <w:fldChar w:fldCharType="end"/>
      </w:r>
      <w:r w:rsidRPr="007276D0">
        <w:rPr>
          <w:rFonts w:ascii="Times New Roman" w:hAnsi="Times New Roman" w:cs="Times New Roman"/>
        </w:rPr>
        <w:t xml:space="preserve">, </w:t>
      </w:r>
      <m:oMath>
        <m:r>
          <w:rPr>
            <w:rFonts w:ascii="Cambria Math" w:hAnsi="Cambria Math" w:cs="Times New Roman"/>
          </w:rPr>
          <m:t>γ</m:t>
        </m:r>
      </m:oMath>
      <w:r w:rsidRPr="007276D0">
        <w:rPr>
          <w:rFonts w:ascii="Times New Roman" w:hAnsi="Times New Roman" w:cs="Times New Roman"/>
        </w:rPr>
        <w:t xml:space="preserve"> indicates a surface runoff fraction, setting how much of the surplus becomes surface runoff.</w:t>
      </w:r>
    </w:p>
  </w:footnote>
  <w:footnote w:id="2">
    <w:p w14:paraId="4229A7EE" w14:textId="2DB6AE61" w:rsidR="00A8207C" w:rsidRDefault="00A8207C" w:rsidP="00DA31E9">
      <w:pPr>
        <w:pStyle w:val="FootnoteText"/>
      </w:pPr>
      <w:r>
        <w:rPr>
          <w:rStyle w:val="FootnoteReference"/>
        </w:rPr>
        <w:footnoteRef/>
      </w:r>
      <w:r>
        <w:t xml:space="preserve"> </w:t>
      </w:r>
      <w:r w:rsidRPr="00076872">
        <w:rPr>
          <w:rFonts w:ascii="Times New Roman" w:hAnsi="Times New Roman" w:cs="Times New Roman"/>
        </w:rPr>
        <w:t>Drainage from aquifers add additional runoff above the runoff generated by the mechanisms described here.  Types of drainage vary by the form of aquifer representation, and are described in Section 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CF80" w14:textId="7D9943AC" w:rsidR="004C25B6" w:rsidRDefault="004C25B6">
    <w:pPr>
      <w:pStyle w:val="Header"/>
    </w:pPr>
    <w:r>
      <w:t>WBM Documentation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A8207C" w14:paraId="2C7FCD3E" w14:textId="77777777" w:rsidTr="00F8581A">
      <w:tc>
        <w:tcPr>
          <w:tcW w:w="3120" w:type="dxa"/>
        </w:tcPr>
        <w:p w14:paraId="0FB374CC" w14:textId="77777777" w:rsidR="00A8207C" w:rsidRDefault="00A8207C" w:rsidP="00F8581A">
          <w:pPr>
            <w:pStyle w:val="Header"/>
            <w:ind w:left="-115"/>
          </w:pPr>
        </w:p>
      </w:tc>
      <w:tc>
        <w:tcPr>
          <w:tcW w:w="3120" w:type="dxa"/>
        </w:tcPr>
        <w:p w14:paraId="72946CBB" w14:textId="77777777" w:rsidR="00A8207C" w:rsidRDefault="00A8207C" w:rsidP="00F8581A">
          <w:pPr>
            <w:pStyle w:val="Header"/>
            <w:jc w:val="center"/>
          </w:pPr>
        </w:p>
      </w:tc>
      <w:tc>
        <w:tcPr>
          <w:tcW w:w="3120" w:type="dxa"/>
        </w:tcPr>
        <w:p w14:paraId="431C373C" w14:textId="77777777" w:rsidR="00A8207C" w:rsidRDefault="00A8207C" w:rsidP="00F8581A">
          <w:pPr>
            <w:pStyle w:val="Header"/>
            <w:ind w:right="-115"/>
            <w:jc w:val="right"/>
          </w:pPr>
        </w:p>
      </w:tc>
    </w:tr>
  </w:tbl>
  <w:p w14:paraId="3DF19233" w14:textId="77777777" w:rsidR="00A8207C" w:rsidRDefault="00A8207C" w:rsidP="00F858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2945E7"/>
    <w:multiLevelType w:val="multilevel"/>
    <w:tmpl w:val="710EA5A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BC38AF"/>
    <w:multiLevelType w:val="multilevel"/>
    <w:tmpl w:val="B3844E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15D5788"/>
    <w:multiLevelType w:val="multilevel"/>
    <w:tmpl w:val="1E6C8C8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A10B8E"/>
    <w:multiLevelType w:val="hybridMultilevel"/>
    <w:tmpl w:val="F5BA8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D5289"/>
    <w:multiLevelType w:val="hybridMultilevel"/>
    <w:tmpl w:val="188C1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70B68"/>
    <w:multiLevelType w:val="hybridMultilevel"/>
    <w:tmpl w:val="9880D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2950BB"/>
    <w:multiLevelType w:val="multilevel"/>
    <w:tmpl w:val="D4007A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62060"/>
    <w:multiLevelType w:val="multilevel"/>
    <w:tmpl w:val="9522A5C4"/>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345540E"/>
    <w:multiLevelType w:val="multilevel"/>
    <w:tmpl w:val="E4564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3DA0AC0"/>
    <w:multiLevelType w:val="hybridMultilevel"/>
    <w:tmpl w:val="F7FA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A47594"/>
    <w:multiLevelType w:val="hybridMultilevel"/>
    <w:tmpl w:val="0DDE4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44DB1"/>
    <w:multiLevelType w:val="multilevel"/>
    <w:tmpl w:val="AF04ADF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0B4D6A"/>
    <w:multiLevelType w:val="hybridMultilevel"/>
    <w:tmpl w:val="39E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0112D"/>
    <w:multiLevelType w:val="multilevel"/>
    <w:tmpl w:val="E4564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947E4"/>
    <w:multiLevelType w:val="multilevel"/>
    <w:tmpl w:val="70C499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995895"/>
    <w:multiLevelType w:val="multilevel"/>
    <w:tmpl w:val="23BE99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7B31C42"/>
    <w:multiLevelType w:val="hybridMultilevel"/>
    <w:tmpl w:val="9E38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F4A73"/>
    <w:multiLevelType w:val="hybridMultilevel"/>
    <w:tmpl w:val="6BA63E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1B66D3"/>
    <w:multiLevelType w:val="hybridMultilevel"/>
    <w:tmpl w:val="E69E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E161B"/>
    <w:multiLevelType w:val="hybridMultilevel"/>
    <w:tmpl w:val="975896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562BC7"/>
    <w:multiLevelType w:val="multilevel"/>
    <w:tmpl w:val="60A8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61300F"/>
    <w:multiLevelType w:val="hybridMultilevel"/>
    <w:tmpl w:val="D3063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643C9"/>
    <w:multiLevelType w:val="multilevel"/>
    <w:tmpl w:val="67D0F1CE"/>
    <w:lvl w:ilvl="0">
      <w:start w:val="1"/>
      <w:numFmt w:val="decimal"/>
      <w:lvlText w:val="%1)"/>
      <w:lvlJc w:val="left"/>
      <w:pPr>
        <w:ind w:left="0" w:firstLine="0"/>
      </w:pPr>
      <w:rPr>
        <w:rFonts w:hint="default"/>
      </w:rPr>
    </w:lvl>
    <w:lvl w:ilvl="1">
      <w:start w:val="1"/>
      <w:numFmt w:val="decimal"/>
      <w:suff w:val="nothing"/>
      <w:lvlText w:val="(%1.%2)"/>
      <w:lvlJc w:val="right"/>
      <w:pPr>
        <w:ind w:left="0" w:firstLine="0"/>
      </w:pPr>
      <w:rPr>
        <w:rFonts w:hint="default"/>
      </w:rPr>
    </w:lvl>
    <w:lvl w:ilvl="2">
      <w:start w:val="1"/>
      <w:numFmt w:val="decimal"/>
      <w:lvlText w:val="(%1.%2.%3)"/>
      <w:lvlJc w:val="right"/>
      <w:pPr>
        <w:ind w:left="0" w:firstLine="288"/>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4FE54CC8"/>
    <w:multiLevelType w:val="hybridMultilevel"/>
    <w:tmpl w:val="B6F68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3D6438"/>
    <w:multiLevelType w:val="multilevel"/>
    <w:tmpl w:val="0F1276F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76F0C33"/>
    <w:multiLevelType w:val="hybridMultilevel"/>
    <w:tmpl w:val="7ACAF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900A80"/>
    <w:multiLevelType w:val="multilevel"/>
    <w:tmpl w:val="710EA5A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7CC00A8"/>
    <w:multiLevelType w:val="hybridMultilevel"/>
    <w:tmpl w:val="B420D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823BE7"/>
    <w:multiLevelType w:val="hybridMultilevel"/>
    <w:tmpl w:val="AA0E5366"/>
    <w:lvl w:ilvl="0" w:tplc="D6E0DC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B2060A"/>
    <w:multiLevelType w:val="hybridMultilevel"/>
    <w:tmpl w:val="0B3081B0"/>
    <w:lvl w:ilvl="0" w:tplc="8FDC5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E6AFB"/>
    <w:multiLevelType w:val="hybridMultilevel"/>
    <w:tmpl w:val="03A08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B5335A"/>
    <w:multiLevelType w:val="hybridMultilevel"/>
    <w:tmpl w:val="55E231FA"/>
    <w:lvl w:ilvl="0" w:tplc="3E387588">
      <w:start w:val="3"/>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6D5B7E33"/>
    <w:multiLevelType w:val="hybridMultilevel"/>
    <w:tmpl w:val="B4548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112000"/>
    <w:multiLevelType w:val="hybridMultilevel"/>
    <w:tmpl w:val="B906BB66"/>
    <w:lvl w:ilvl="0" w:tplc="3072E43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6A2486"/>
    <w:multiLevelType w:val="hybridMultilevel"/>
    <w:tmpl w:val="B6601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75184">
    <w:abstractNumId w:val="9"/>
  </w:num>
  <w:num w:numId="2" w16cid:durableId="1424959769">
    <w:abstractNumId w:val="34"/>
  </w:num>
  <w:num w:numId="3" w16cid:durableId="1908102446">
    <w:abstractNumId w:val="20"/>
  </w:num>
  <w:num w:numId="4" w16cid:durableId="1095518269">
    <w:abstractNumId w:val="24"/>
  </w:num>
  <w:num w:numId="5" w16cid:durableId="685790698">
    <w:abstractNumId w:val="14"/>
  </w:num>
  <w:num w:numId="6" w16cid:durableId="1531913753">
    <w:abstractNumId w:val="15"/>
  </w:num>
  <w:num w:numId="7" w16cid:durableId="1007057">
    <w:abstractNumId w:val="18"/>
  </w:num>
  <w:num w:numId="8" w16cid:durableId="920792959">
    <w:abstractNumId w:val="22"/>
  </w:num>
  <w:num w:numId="9" w16cid:durableId="411707806">
    <w:abstractNumId w:val="17"/>
  </w:num>
  <w:num w:numId="10" w16cid:durableId="1069572891">
    <w:abstractNumId w:val="4"/>
  </w:num>
  <w:num w:numId="11" w16cid:durableId="469716070">
    <w:abstractNumId w:val="10"/>
  </w:num>
  <w:num w:numId="12" w16cid:durableId="107167784">
    <w:abstractNumId w:val="5"/>
  </w:num>
  <w:num w:numId="13" w16cid:durableId="294681744">
    <w:abstractNumId w:val="19"/>
  </w:num>
  <w:num w:numId="14" w16cid:durableId="2072608230">
    <w:abstractNumId w:val="13"/>
  </w:num>
  <w:num w:numId="15" w16cid:durableId="577910050">
    <w:abstractNumId w:val="33"/>
  </w:num>
  <w:num w:numId="16" w16cid:durableId="1280212779">
    <w:abstractNumId w:val="29"/>
  </w:num>
  <w:num w:numId="17" w16cid:durableId="1521356700">
    <w:abstractNumId w:val="23"/>
  </w:num>
  <w:num w:numId="18" w16cid:durableId="1558130002">
    <w:abstractNumId w:val="32"/>
  </w:num>
  <w:num w:numId="19" w16cid:durableId="910701199">
    <w:abstractNumId w:val="6"/>
  </w:num>
  <w:num w:numId="20" w16cid:durableId="2106344787">
    <w:abstractNumId w:val="28"/>
  </w:num>
  <w:num w:numId="21" w16cid:durableId="1191606375">
    <w:abstractNumId w:val="31"/>
  </w:num>
  <w:num w:numId="22" w16cid:durableId="1073117501">
    <w:abstractNumId w:val="30"/>
  </w:num>
  <w:num w:numId="23" w16cid:durableId="1035739415">
    <w:abstractNumId w:val="35"/>
  </w:num>
  <w:num w:numId="24" w16cid:durableId="266475136">
    <w:abstractNumId w:val="21"/>
  </w:num>
  <w:num w:numId="25" w16cid:durableId="1193420465">
    <w:abstractNumId w:val="2"/>
  </w:num>
  <w:num w:numId="26" w16cid:durableId="1523351285">
    <w:abstractNumId w:val="12"/>
  </w:num>
  <w:num w:numId="27" w16cid:durableId="1154640073">
    <w:abstractNumId w:val="25"/>
  </w:num>
  <w:num w:numId="28" w16cid:durableId="455953090">
    <w:abstractNumId w:val="8"/>
  </w:num>
  <w:num w:numId="29" w16cid:durableId="1348363509">
    <w:abstractNumId w:val="11"/>
  </w:num>
  <w:num w:numId="30" w16cid:durableId="1796828973">
    <w:abstractNumId w:val="26"/>
  </w:num>
  <w:num w:numId="31" w16cid:durableId="37709282">
    <w:abstractNumId w:val="0"/>
  </w:num>
  <w:num w:numId="32" w16cid:durableId="1616055149">
    <w:abstractNumId w:val="3"/>
  </w:num>
  <w:num w:numId="33" w16cid:durableId="1933195325">
    <w:abstractNumId w:val="16"/>
  </w:num>
  <w:num w:numId="34" w16cid:durableId="1333070111">
    <w:abstractNumId w:val="7"/>
  </w:num>
  <w:num w:numId="35" w16cid:durableId="900869685">
    <w:abstractNumId w:val="27"/>
  </w:num>
  <w:num w:numId="36" w16cid:durableId="19986819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Prusevich">
    <w15:presenceInfo w15:providerId="None" w15:userId="Alexander Prusevich"/>
  </w15:person>
  <w15:person w15:author="Shan Zuidema">
    <w15:presenceInfo w15:providerId="AD" w15:userId="S::smh78@usnh.edu::41771510-d7bf-4a7c-b315-0d575cc5dc61"/>
  </w15:person>
  <w15:person w15:author="zuidema">
    <w15:presenceInfo w15:providerId="None" w15:userId="zuidema"/>
  </w15:person>
  <w15:person w15:author="Wollheim, Wilfred">
    <w15:presenceInfo w15:providerId="AD" w15:userId="S::wilfredw@unh.edu::d5060988-cc23-457e-9e4e-e5a40e294e6b"/>
  </w15:person>
  <w15:person w15:author="Shan Zuidema [2]">
    <w15:presenceInfo w15:providerId="Windows Live" w15:userId="8bc7584a48f775de"/>
  </w15:person>
  <w15:person w15:author="Grogan, Danielle">
    <w15:presenceInfo w15:providerId="AD" w15:userId="S::dsq23@unh.edu::44ae62ac-b025-417b-bc2e-5b3e30ff8602"/>
  </w15:person>
  <w15:person w15:author="Alexander Prusevich [2]">
    <w15:presenceInfo w15:providerId="Windows Live" w15:userId="20c5f6c9426a7e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549"/>
    <w:rsid w:val="0000661A"/>
    <w:rsid w:val="00007AF8"/>
    <w:rsid w:val="00011ED8"/>
    <w:rsid w:val="0001580F"/>
    <w:rsid w:val="00016635"/>
    <w:rsid w:val="0002026F"/>
    <w:rsid w:val="00020BB1"/>
    <w:rsid w:val="00020C1F"/>
    <w:rsid w:val="00021A8A"/>
    <w:rsid w:val="00025E38"/>
    <w:rsid w:val="000308DE"/>
    <w:rsid w:val="00031B16"/>
    <w:rsid w:val="0007178A"/>
    <w:rsid w:val="00076176"/>
    <w:rsid w:val="00076872"/>
    <w:rsid w:val="00085F85"/>
    <w:rsid w:val="00087F56"/>
    <w:rsid w:val="00094179"/>
    <w:rsid w:val="000A672A"/>
    <w:rsid w:val="000A7DAF"/>
    <w:rsid w:val="000B7167"/>
    <w:rsid w:val="000C5ED5"/>
    <w:rsid w:val="000D09CF"/>
    <w:rsid w:val="000D41FD"/>
    <w:rsid w:val="000E1A09"/>
    <w:rsid w:val="000E4FB7"/>
    <w:rsid w:val="000E555F"/>
    <w:rsid w:val="000F2B5D"/>
    <w:rsid w:val="000F4CF5"/>
    <w:rsid w:val="000F51E4"/>
    <w:rsid w:val="000F736B"/>
    <w:rsid w:val="00100263"/>
    <w:rsid w:val="001102A8"/>
    <w:rsid w:val="001146CD"/>
    <w:rsid w:val="00120B0A"/>
    <w:rsid w:val="00122D4E"/>
    <w:rsid w:val="00122FAA"/>
    <w:rsid w:val="001274D9"/>
    <w:rsid w:val="001359A7"/>
    <w:rsid w:val="00142691"/>
    <w:rsid w:val="00160956"/>
    <w:rsid w:val="00164C05"/>
    <w:rsid w:val="00181D46"/>
    <w:rsid w:val="00186CC2"/>
    <w:rsid w:val="0019000D"/>
    <w:rsid w:val="00193475"/>
    <w:rsid w:val="001B68AD"/>
    <w:rsid w:val="001C01E6"/>
    <w:rsid w:val="001C165C"/>
    <w:rsid w:val="001D3177"/>
    <w:rsid w:val="001D3638"/>
    <w:rsid w:val="001E6A68"/>
    <w:rsid w:val="001F69E2"/>
    <w:rsid w:val="00210AF5"/>
    <w:rsid w:val="00214471"/>
    <w:rsid w:val="00232347"/>
    <w:rsid w:val="00240D4E"/>
    <w:rsid w:val="002512CB"/>
    <w:rsid w:val="00255112"/>
    <w:rsid w:val="00262D4F"/>
    <w:rsid w:val="002829A2"/>
    <w:rsid w:val="0028358A"/>
    <w:rsid w:val="00286786"/>
    <w:rsid w:val="0029277F"/>
    <w:rsid w:val="00292C39"/>
    <w:rsid w:val="00295D4B"/>
    <w:rsid w:val="00297451"/>
    <w:rsid w:val="002B2ED9"/>
    <w:rsid w:val="002B45CF"/>
    <w:rsid w:val="002C63AE"/>
    <w:rsid w:val="002C6BC7"/>
    <w:rsid w:val="002D4301"/>
    <w:rsid w:val="002E0FD5"/>
    <w:rsid w:val="002E15A8"/>
    <w:rsid w:val="002E26C4"/>
    <w:rsid w:val="002E3AE0"/>
    <w:rsid w:val="002F27C4"/>
    <w:rsid w:val="002F55BD"/>
    <w:rsid w:val="003016B2"/>
    <w:rsid w:val="00302F6D"/>
    <w:rsid w:val="00306C4D"/>
    <w:rsid w:val="00323507"/>
    <w:rsid w:val="00323746"/>
    <w:rsid w:val="00325F15"/>
    <w:rsid w:val="00334B73"/>
    <w:rsid w:val="00336DAE"/>
    <w:rsid w:val="00341CAE"/>
    <w:rsid w:val="00346F49"/>
    <w:rsid w:val="00347499"/>
    <w:rsid w:val="00354995"/>
    <w:rsid w:val="00360D44"/>
    <w:rsid w:val="00383CCD"/>
    <w:rsid w:val="003A7904"/>
    <w:rsid w:val="003A7DFE"/>
    <w:rsid w:val="003C04FA"/>
    <w:rsid w:val="003D00FA"/>
    <w:rsid w:val="003D2E76"/>
    <w:rsid w:val="003D6BBE"/>
    <w:rsid w:val="003E0C42"/>
    <w:rsid w:val="003F58ED"/>
    <w:rsid w:val="0041279C"/>
    <w:rsid w:val="00415CEB"/>
    <w:rsid w:val="004318F7"/>
    <w:rsid w:val="00446130"/>
    <w:rsid w:val="004474C9"/>
    <w:rsid w:val="00453959"/>
    <w:rsid w:val="0045693E"/>
    <w:rsid w:val="00466C8B"/>
    <w:rsid w:val="00466E3A"/>
    <w:rsid w:val="0046742E"/>
    <w:rsid w:val="00481908"/>
    <w:rsid w:val="00481B69"/>
    <w:rsid w:val="00493C88"/>
    <w:rsid w:val="004947A1"/>
    <w:rsid w:val="00496858"/>
    <w:rsid w:val="0049708C"/>
    <w:rsid w:val="004C25B6"/>
    <w:rsid w:val="004C3E1A"/>
    <w:rsid w:val="004E4E16"/>
    <w:rsid w:val="004F22B2"/>
    <w:rsid w:val="004F3A2F"/>
    <w:rsid w:val="00514919"/>
    <w:rsid w:val="00515FCF"/>
    <w:rsid w:val="00536D00"/>
    <w:rsid w:val="005375A0"/>
    <w:rsid w:val="00546851"/>
    <w:rsid w:val="00546AC7"/>
    <w:rsid w:val="00553350"/>
    <w:rsid w:val="005546C1"/>
    <w:rsid w:val="00554E64"/>
    <w:rsid w:val="00570BD2"/>
    <w:rsid w:val="00571AFC"/>
    <w:rsid w:val="0057233B"/>
    <w:rsid w:val="00572C37"/>
    <w:rsid w:val="00572DB4"/>
    <w:rsid w:val="00574432"/>
    <w:rsid w:val="005757DA"/>
    <w:rsid w:val="00583249"/>
    <w:rsid w:val="00585C37"/>
    <w:rsid w:val="00591352"/>
    <w:rsid w:val="005940E9"/>
    <w:rsid w:val="00595804"/>
    <w:rsid w:val="005A20C6"/>
    <w:rsid w:val="005B4AC0"/>
    <w:rsid w:val="005B536E"/>
    <w:rsid w:val="005D0590"/>
    <w:rsid w:val="005D1449"/>
    <w:rsid w:val="005D21EF"/>
    <w:rsid w:val="005E3379"/>
    <w:rsid w:val="005F0398"/>
    <w:rsid w:val="005F5421"/>
    <w:rsid w:val="005F652C"/>
    <w:rsid w:val="005F6BF0"/>
    <w:rsid w:val="0060277A"/>
    <w:rsid w:val="006062A5"/>
    <w:rsid w:val="0061417E"/>
    <w:rsid w:val="00614981"/>
    <w:rsid w:val="00625701"/>
    <w:rsid w:val="006306B7"/>
    <w:rsid w:val="00633033"/>
    <w:rsid w:val="006557E1"/>
    <w:rsid w:val="00672A3F"/>
    <w:rsid w:val="0067426A"/>
    <w:rsid w:val="006742EE"/>
    <w:rsid w:val="00681F25"/>
    <w:rsid w:val="0068284B"/>
    <w:rsid w:val="00690F87"/>
    <w:rsid w:val="0069437D"/>
    <w:rsid w:val="006959C8"/>
    <w:rsid w:val="006B7701"/>
    <w:rsid w:val="006C7D52"/>
    <w:rsid w:val="006D6A28"/>
    <w:rsid w:val="006E2604"/>
    <w:rsid w:val="006E6117"/>
    <w:rsid w:val="006E6240"/>
    <w:rsid w:val="006F2C2B"/>
    <w:rsid w:val="007276D0"/>
    <w:rsid w:val="00732B05"/>
    <w:rsid w:val="00753C84"/>
    <w:rsid w:val="00756052"/>
    <w:rsid w:val="00757A28"/>
    <w:rsid w:val="00762A81"/>
    <w:rsid w:val="007708DA"/>
    <w:rsid w:val="00780753"/>
    <w:rsid w:val="00781EB7"/>
    <w:rsid w:val="00784D30"/>
    <w:rsid w:val="007B1975"/>
    <w:rsid w:val="007C6CE0"/>
    <w:rsid w:val="007D2627"/>
    <w:rsid w:val="007D32A9"/>
    <w:rsid w:val="007E6AA5"/>
    <w:rsid w:val="007F70B0"/>
    <w:rsid w:val="008079B8"/>
    <w:rsid w:val="00827966"/>
    <w:rsid w:val="008370FA"/>
    <w:rsid w:val="008454D1"/>
    <w:rsid w:val="0085258A"/>
    <w:rsid w:val="00853B95"/>
    <w:rsid w:val="0086664F"/>
    <w:rsid w:val="0087038C"/>
    <w:rsid w:val="0087083D"/>
    <w:rsid w:val="00871676"/>
    <w:rsid w:val="0087191F"/>
    <w:rsid w:val="00883E57"/>
    <w:rsid w:val="008842FB"/>
    <w:rsid w:val="00891187"/>
    <w:rsid w:val="00895A2E"/>
    <w:rsid w:val="008B778E"/>
    <w:rsid w:val="008C3810"/>
    <w:rsid w:val="008C3B2F"/>
    <w:rsid w:val="008D082D"/>
    <w:rsid w:val="008D42F4"/>
    <w:rsid w:val="008E0E5F"/>
    <w:rsid w:val="008E7EA9"/>
    <w:rsid w:val="008F13EB"/>
    <w:rsid w:val="008F26B0"/>
    <w:rsid w:val="008F54E8"/>
    <w:rsid w:val="009034C4"/>
    <w:rsid w:val="009203D6"/>
    <w:rsid w:val="0092520D"/>
    <w:rsid w:val="0092796C"/>
    <w:rsid w:val="00927DC2"/>
    <w:rsid w:val="0094180C"/>
    <w:rsid w:val="0095076C"/>
    <w:rsid w:val="00957261"/>
    <w:rsid w:val="0096017A"/>
    <w:rsid w:val="0096554D"/>
    <w:rsid w:val="00984861"/>
    <w:rsid w:val="00994730"/>
    <w:rsid w:val="009953D2"/>
    <w:rsid w:val="009A3D84"/>
    <w:rsid w:val="009A62B1"/>
    <w:rsid w:val="009B0C3A"/>
    <w:rsid w:val="009B3696"/>
    <w:rsid w:val="009C6B77"/>
    <w:rsid w:val="009D55B6"/>
    <w:rsid w:val="009E6885"/>
    <w:rsid w:val="00A03A0B"/>
    <w:rsid w:val="00A14F02"/>
    <w:rsid w:val="00A203BC"/>
    <w:rsid w:val="00A21AC5"/>
    <w:rsid w:val="00A26D3A"/>
    <w:rsid w:val="00A34BB1"/>
    <w:rsid w:val="00A51BCC"/>
    <w:rsid w:val="00A52A73"/>
    <w:rsid w:val="00A636A2"/>
    <w:rsid w:val="00A76FC6"/>
    <w:rsid w:val="00A8207C"/>
    <w:rsid w:val="00A821AD"/>
    <w:rsid w:val="00A91ACB"/>
    <w:rsid w:val="00AA300F"/>
    <w:rsid w:val="00AB32C2"/>
    <w:rsid w:val="00AB7D7E"/>
    <w:rsid w:val="00AC26F1"/>
    <w:rsid w:val="00AD2603"/>
    <w:rsid w:val="00AE0D3B"/>
    <w:rsid w:val="00AE1708"/>
    <w:rsid w:val="00AF6AA4"/>
    <w:rsid w:val="00B13AAC"/>
    <w:rsid w:val="00B13EA9"/>
    <w:rsid w:val="00B20A2C"/>
    <w:rsid w:val="00B32727"/>
    <w:rsid w:val="00B41794"/>
    <w:rsid w:val="00B45E68"/>
    <w:rsid w:val="00B4653C"/>
    <w:rsid w:val="00B62465"/>
    <w:rsid w:val="00B65C4B"/>
    <w:rsid w:val="00B82249"/>
    <w:rsid w:val="00B8631B"/>
    <w:rsid w:val="00B90DDD"/>
    <w:rsid w:val="00B94818"/>
    <w:rsid w:val="00BA19F3"/>
    <w:rsid w:val="00BA34C7"/>
    <w:rsid w:val="00BA58A8"/>
    <w:rsid w:val="00BB55A0"/>
    <w:rsid w:val="00BC06E0"/>
    <w:rsid w:val="00BC0CF7"/>
    <w:rsid w:val="00BC12A0"/>
    <w:rsid w:val="00BC1E33"/>
    <w:rsid w:val="00BD3FA6"/>
    <w:rsid w:val="00BE053E"/>
    <w:rsid w:val="00BE0BBF"/>
    <w:rsid w:val="00BE38F2"/>
    <w:rsid w:val="00BE6589"/>
    <w:rsid w:val="00BF6801"/>
    <w:rsid w:val="00C075F3"/>
    <w:rsid w:val="00C10A5C"/>
    <w:rsid w:val="00C10B9D"/>
    <w:rsid w:val="00C12410"/>
    <w:rsid w:val="00C15EEF"/>
    <w:rsid w:val="00C214DC"/>
    <w:rsid w:val="00C23396"/>
    <w:rsid w:val="00C247ED"/>
    <w:rsid w:val="00C30B05"/>
    <w:rsid w:val="00C36708"/>
    <w:rsid w:val="00C532D6"/>
    <w:rsid w:val="00C5508C"/>
    <w:rsid w:val="00C55876"/>
    <w:rsid w:val="00C92213"/>
    <w:rsid w:val="00CA10EF"/>
    <w:rsid w:val="00CB1252"/>
    <w:rsid w:val="00CD28B9"/>
    <w:rsid w:val="00CD4BEC"/>
    <w:rsid w:val="00CD5B59"/>
    <w:rsid w:val="00CF3949"/>
    <w:rsid w:val="00D0476E"/>
    <w:rsid w:val="00D07980"/>
    <w:rsid w:val="00D13C85"/>
    <w:rsid w:val="00D17E9A"/>
    <w:rsid w:val="00D231D3"/>
    <w:rsid w:val="00D23AA2"/>
    <w:rsid w:val="00D40356"/>
    <w:rsid w:val="00D53304"/>
    <w:rsid w:val="00D75C63"/>
    <w:rsid w:val="00D76FB2"/>
    <w:rsid w:val="00D77904"/>
    <w:rsid w:val="00D77A0B"/>
    <w:rsid w:val="00D84B09"/>
    <w:rsid w:val="00D865B7"/>
    <w:rsid w:val="00DA0695"/>
    <w:rsid w:val="00DA31E9"/>
    <w:rsid w:val="00DB4548"/>
    <w:rsid w:val="00DC3F86"/>
    <w:rsid w:val="00DD3A24"/>
    <w:rsid w:val="00DD67B5"/>
    <w:rsid w:val="00DD7549"/>
    <w:rsid w:val="00DD79A2"/>
    <w:rsid w:val="00DF2150"/>
    <w:rsid w:val="00DF2A33"/>
    <w:rsid w:val="00DF4F08"/>
    <w:rsid w:val="00E03C59"/>
    <w:rsid w:val="00E06548"/>
    <w:rsid w:val="00E13ABB"/>
    <w:rsid w:val="00E15E4F"/>
    <w:rsid w:val="00E3316C"/>
    <w:rsid w:val="00E428AD"/>
    <w:rsid w:val="00E5390B"/>
    <w:rsid w:val="00E53B83"/>
    <w:rsid w:val="00E62EAE"/>
    <w:rsid w:val="00E71159"/>
    <w:rsid w:val="00E71B99"/>
    <w:rsid w:val="00E7530F"/>
    <w:rsid w:val="00E9592F"/>
    <w:rsid w:val="00EB1701"/>
    <w:rsid w:val="00EB763F"/>
    <w:rsid w:val="00EC7EA5"/>
    <w:rsid w:val="00EE28D6"/>
    <w:rsid w:val="00EF2CBE"/>
    <w:rsid w:val="00EF388D"/>
    <w:rsid w:val="00EF4382"/>
    <w:rsid w:val="00F02D9C"/>
    <w:rsid w:val="00F05450"/>
    <w:rsid w:val="00F26EE1"/>
    <w:rsid w:val="00F27D7F"/>
    <w:rsid w:val="00F27F94"/>
    <w:rsid w:val="00F32914"/>
    <w:rsid w:val="00F36C65"/>
    <w:rsid w:val="00F37F10"/>
    <w:rsid w:val="00F675C4"/>
    <w:rsid w:val="00F718E7"/>
    <w:rsid w:val="00F77E7D"/>
    <w:rsid w:val="00F8581A"/>
    <w:rsid w:val="00F87DF0"/>
    <w:rsid w:val="00FA3EBE"/>
    <w:rsid w:val="00FC2857"/>
    <w:rsid w:val="00FC5C16"/>
    <w:rsid w:val="00FE400B"/>
    <w:rsid w:val="00FE7321"/>
    <w:rsid w:val="00FE7608"/>
    <w:rsid w:val="00FF0F07"/>
    <w:rsid w:val="00FF75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4F59EA"/>
  <w15:docId w15:val="{9FEE80AB-36DB-E148-9968-D0AE3B87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3B"/>
  </w:style>
  <w:style w:type="paragraph" w:styleId="Heading1">
    <w:name w:val="heading 1"/>
    <w:basedOn w:val="Normal1"/>
    <w:next w:val="Normal1"/>
    <w:link w:val="Heading1Char"/>
    <w:qFormat/>
    <w:pPr>
      <w:keepNext/>
      <w:keepLines/>
      <w:spacing w:before="400" w:after="120"/>
      <w:outlineLvl w:val="0"/>
    </w:pPr>
    <w:rPr>
      <w:sz w:val="40"/>
      <w:szCs w:val="40"/>
    </w:rPr>
  </w:style>
  <w:style w:type="paragraph" w:styleId="Heading2">
    <w:name w:val="heading 2"/>
    <w:basedOn w:val="Normal1"/>
    <w:next w:val="Normal1"/>
    <w:link w:val="Heading2Char"/>
    <w:qFormat/>
    <w:rsid w:val="00F8581A"/>
    <w:pPr>
      <w:keepNext/>
      <w:keepLines/>
      <w:spacing w:before="360" w:after="120"/>
      <w:outlineLvl w:val="1"/>
    </w:pPr>
    <w:rPr>
      <w:rFonts w:ascii="Times New Roman" w:hAnsi="Times New Roman"/>
      <w:b/>
      <w:sz w:val="32"/>
      <w:szCs w:val="32"/>
    </w:rPr>
  </w:style>
  <w:style w:type="paragraph" w:styleId="Heading3">
    <w:name w:val="heading 3"/>
    <w:basedOn w:val="Normal1"/>
    <w:next w:val="Normal1"/>
    <w:link w:val="Heading3Char"/>
    <w:qFormat/>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A31E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31E9"/>
    <w:rPr>
      <w:rFonts w:ascii="Lucida Grande" w:hAnsi="Lucida Grande" w:cs="Lucida Grande"/>
      <w:sz w:val="18"/>
      <w:szCs w:val="18"/>
    </w:rPr>
  </w:style>
  <w:style w:type="table" w:styleId="TableGrid">
    <w:name w:val="Table Grid"/>
    <w:basedOn w:val="TableNormal"/>
    <w:uiPriority w:val="59"/>
    <w:rsid w:val="00DA31E9"/>
    <w:pPr>
      <w:spacing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8581A"/>
    <w:rPr>
      <w:rFonts w:ascii="Times New Roman" w:hAnsi="Times New Roman"/>
      <w:b/>
      <w:sz w:val="32"/>
      <w:szCs w:val="32"/>
    </w:rPr>
  </w:style>
  <w:style w:type="character" w:customStyle="1" w:styleId="Heading3Char">
    <w:name w:val="Heading 3 Char"/>
    <w:basedOn w:val="DefaultParagraphFont"/>
    <w:link w:val="Heading3"/>
    <w:rsid w:val="00DA31E9"/>
    <w:rPr>
      <w:color w:val="434343"/>
      <w:sz w:val="28"/>
      <w:szCs w:val="28"/>
    </w:rPr>
  </w:style>
  <w:style w:type="paragraph" w:styleId="ListParagraph">
    <w:name w:val="List Paragraph"/>
    <w:basedOn w:val="Normal"/>
    <w:uiPriority w:val="34"/>
    <w:qFormat/>
    <w:rsid w:val="00DA31E9"/>
    <w:pPr>
      <w:spacing w:after="160" w:line="259" w:lineRule="auto"/>
      <w:ind w:left="720"/>
      <w:contextualSpacing/>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DA31E9"/>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DA31E9"/>
    <w:rPr>
      <w:rFonts w:asciiTheme="minorHAnsi" w:eastAsiaTheme="minorHAnsi" w:hAnsiTheme="minorHAnsi" w:cstheme="minorBidi"/>
      <w:sz w:val="20"/>
      <w:szCs w:val="20"/>
      <w:lang w:val="en-US"/>
    </w:rPr>
  </w:style>
  <w:style w:type="character" w:styleId="FootnoteReference">
    <w:name w:val="footnote reference"/>
    <w:basedOn w:val="DefaultParagraphFont"/>
    <w:uiPriority w:val="99"/>
    <w:semiHidden/>
    <w:unhideWhenUsed/>
    <w:rsid w:val="00DA31E9"/>
    <w:rPr>
      <w:vertAlign w:val="superscript"/>
    </w:rPr>
  </w:style>
  <w:style w:type="paragraph" w:styleId="Caption">
    <w:name w:val="caption"/>
    <w:basedOn w:val="Normal"/>
    <w:next w:val="Normal"/>
    <w:unhideWhenUsed/>
    <w:qFormat/>
    <w:rsid w:val="00757A28"/>
    <w:pPr>
      <w:spacing w:after="360" w:line="240" w:lineRule="auto"/>
      <w:jc w:val="both"/>
    </w:pPr>
    <w:rPr>
      <w:rFonts w:ascii="Times New Roman" w:eastAsia="Cambria" w:hAnsi="Times New Roman" w:cs="Times New Roman"/>
      <w:bCs/>
      <w:i/>
      <w:szCs w:val="18"/>
      <w:lang w:val="en-US"/>
    </w:rPr>
  </w:style>
  <w:style w:type="character" w:customStyle="1" w:styleId="Heading1Char">
    <w:name w:val="Heading 1 Char"/>
    <w:link w:val="Heading1"/>
    <w:rsid w:val="00757A28"/>
    <w:rPr>
      <w:sz w:val="40"/>
      <w:szCs w:val="40"/>
    </w:rPr>
  </w:style>
  <w:style w:type="character" w:customStyle="1" w:styleId="TitleChar">
    <w:name w:val="Title Char"/>
    <w:link w:val="Title"/>
    <w:rsid w:val="00757A28"/>
    <w:rPr>
      <w:sz w:val="52"/>
      <w:szCs w:val="52"/>
    </w:rPr>
  </w:style>
  <w:style w:type="character" w:styleId="Strong">
    <w:name w:val="Strong"/>
    <w:qFormat/>
    <w:rsid w:val="00757A28"/>
    <w:rPr>
      <w:b/>
      <w:bCs/>
    </w:rPr>
  </w:style>
  <w:style w:type="character" w:styleId="Emphasis">
    <w:name w:val="Emphasis"/>
    <w:uiPriority w:val="20"/>
    <w:qFormat/>
    <w:rsid w:val="00757A28"/>
    <w:rPr>
      <w:i/>
      <w:iCs/>
    </w:rPr>
  </w:style>
  <w:style w:type="paragraph" w:styleId="NoSpacing">
    <w:name w:val="No Spacing"/>
    <w:uiPriority w:val="1"/>
    <w:qFormat/>
    <w:rsid w:val="00757A28"/>
    <w:pPr>
      <w:suppressAutoHyphens/>
      <w:spacing w:line="240" w:lineRule="auto"/>
    </w:pPr>
    <w:rPr>
      <w:rFonts w:ascii="Calibri" w:eastAsia="Calibri" w:hAnsi="Calibri" w:cs="Times New Roman"/>
      <w:kern w:val="1"/>
      <w:lang w:val="en-US" w:eastAsia="ar-SA"/>
    </w:rPr>
  </w:style>
  <w:style w:type="character" w:styleId="PlaceholderText">
    <w:name w:val="Placeholder Text"/>
    <w:basedOn w:val="DefaultParagraphFont"/>
    <w:uiPriority w:val="99"/>
    <w:semiHidden/>
    <w:rsid w:val="00757A28"/>
    <w:rPr>
      <w:color w:val="808080"/>
    </w:rPr>
  </w:style>
  <w:style w:type="paragraph" w:styleId="Header">
    <w:name w:val="header"/>
    <w:basedOn w:val="Normal"/>
    <w:link w:val="HeaderChar"/>
    <w:uiPriority w:val="99"/>
    <w:unhideWhenUsed/>
    <w:rsid w:val="00757A28"/>
    <w:pPr>
      <w:tabs>
        <w:tab w:val="center" w:pos="4680"/>
        <w:tab w:val="right" w:pos="9360"/>
      </w:tabs>
      <w:spacing w:line="240" w:lineRule="auto"/>
    </w:pPr>
    <w:rPr>
      <w:rFonts w:ascii="Times New Roman" w:eastAsia="Calibri" w:hAnsi="Times New Roman" w:cs="Times New Roman"/>
      <w:sz w:val="24"/>
      <w:szCs w:val="20"/>
      <w:lang w:val="en-US"/>
    </w:rPr>
  </w:style>
  <w:style w:type="character" w:customStyle="1" w:styleId="HeaderChar">
    <w:name w:val="Header Char"/>
    <w:basedOn w:val="DefaultParagraphFont"/>
    <w:link w:val="Header"/>
    <w:uiPriority w:val="99"/>
    <w:rsid w:val="00757A28"/>
    <w:rPr>
      <w:rFonts w:ascii="Times New Roman" w:eastAsia="Calibri" w:hAnsi="Times New Roman" w:cs="Times New Roman"/>
      <w:sz w:val="24"/>
      <w:szCs w:val="20"/>
      <w:lang w:val="en-US"/>
    </w:rPr>
  </w:style>
  <w:style w:type="paragraph" w:styleId="Footer">
    <w:name w:val="footer"/>
    <w:basedOn w:val="Normal"/>
    <w:link w:val="FooterChar"/>
    <w:uiPriority w:val="99"/>
    <w:unhideWhenUsed/>
    <w:rsid w:val="00757A28"/>
    <w:pPr>
      <w:tabs>
        <w:tab w:val="center" w:pos="4680"/>
        <w:tab w:val="right" w:pos="9360"/>
      </w:tabs>
      <w:spacing w:line="240" w:lineRule="auto"/>
    </w:pPr>
    <w:rPr>
      <w:rFonts w:ascii="Times New Roman" w:eastAsia="Calibri" w:hAnsi="Times New Roman" w:cs="Times New Roman"/>
      <w:sz w:val="24"/>
      <w:szCs w:val="20"/>
      <w:lang w:val="en-US"/>
    </w:rPr>
  </w:style>
  <w:style w:type="character" w:customStyle="1" w:styleId="FooterChar">
    <w:name w:val="Footer Char"/>
    <w:basedOn w:val="DefaultParagraphFont"/>
    <w:link w:val="Footer"/>
    <w:uiPriority w:val="99"/>
    <w:rsid w:val="00757A28"/>
    <w:rPr>
      <w:rFonts w:ascii="Times New Roman" w:eastAsia="Calibri" w:hAnsi="Times New Roman" w:cs="Times New Roman"/>
      <w:sz w:val="24"/>
      <w:szCs w:val="20"/>
      <w:lang w:val="en-US"/>
    </w:rPr>
  </w:style>
  <w:style w:type="character" w:styleId="Hyperlink">
    <w:name w:val="Hyperlink"/>
    <w:basedOn w:val="DefaultParagraphFont"/>
    <w:uiPriority w:val="99"/>
    <w:unhideWhenUsed/>
    <w:rsid w:val="00757A28"/>
    <w:rPr>
      <w:color w:val="0000FF" w:themeColor="hyperlink"/>
      <w:u w:val="single"/>
    </w:rPr>
  </w:style>
  <w:style w:type="paragraph" w:customStyle="1" w:styleId="Equation">
    <w:name w:val="Equation"/>
    <w:basedOn w:val="Normal"/>
    <w:link w:val="EquationChar"/>
    <w:qFormat/>
    <w:rsid w:val="00757A28"/>
    <w:pPr>
      <w:tabs>
        <w:tab w:val="left" w:pos="8640"/>
      </w:tabs>
      <w:spacing w:after="100" w:afterAutospacing="1" w:line="240" w:lineRule="auto"/>
      <w:ind w:firstLine="720"/>
    </w:pPr>
    <w:rPr>
      <w:rFonts w:ascii="Times New Roman" w:eastAsia="Calibri" w:hAnsi="Times New Roman" w:cs="Times New Roman"/>
      <w:sz w:val="24"/>
      <w:szCs w:val="20"/>
      <w:lang w:val="en-US"/>
    </w:rPr>
  </w:style>
  <w:style w:type="character" w:customStyle="1" w:styleId="EquationChar">
    <w:name w:val="Equation Char"/>
    <w:basedOn w:val="DefaultParagraphFont"/>
    <w:link w:val="Equation"/>
    <w:rsid w:val="00757A28"/>
    <w:rPr>
      <w:rFonts w:ascii="Times New Roman" w:eastAsia="Calibri" w:hAnsi="Times New Roman" w:cs="Times New Roman"/>
      <w:sz w:val="24"/>
      <w:szCs w:val="20"/>
      <w:lang w:val="en-US"/>
    </w:rPr>
  </w:style>
  <w:style w:type="paragraph" w:styleId="CommentSubject">
    <w:name w:val="annotation subject"/>
    <w:basedOn w:val="CommentText"/>
    <w:next w:val="CommentText"/>
    <w:link w:val="CommentSubjectChar"/>
    <w:uiPriority w:val="99"/>
    <w:semiHidden/>
    <w:unhideWhenUsed/>
    <w:rsid w:val="00B8631B"/>
    <w:rPr>
      <w:b/>
      <w:bCs/>
      <w:sz w:val="20"/>
      <w:szCs w:val="20"/>
    </w:rPr>
  </w:style>
  <w:style w:type="character" w:customStyle="1" w:styleId="CommentSubjectChar">
    <w:name w:val="Comment Subject Char"/>
    <w:basedOn w:val="CommentTextChar"/>
    <w:link w:val="CommentSubject"/>
    <w:uiPriority w:val="99"/>
    <w:semiHidden/>
    <w:rsid w:val="00B8631B"/>
    <w:rPr>
      <w:b/>
      <w:bCs/>
      <w:sz w:val="20"/>
      <w:szCs w:val="20"/>
    </w:rPr>
  </w:style>
  <w:style w:type="paragraph" w:styleId="NormalWeb">
    <w:name w:val="Normal (Web)"/>
    <w:basedOn w:val="Normal"/>
    <w:uiPriority w:val="99"/>
    <w:unhideWhenUsed/>
    <w:rsid w:val="00415CEB"/>
    <w:pPr>
      <w:spacing w:before="100" w:beforeAutospacing="1" w:after="100" w:afterAutospacing="1" w:line="240" w:lineRule="auto"/>
    </w:pPr>
    <w:rPr>
      <w:rFonts w:ascii="Times" w:hAnsi="Times" w:cs="Times New Roman"/>
      <w:sz w:val="20"/>
      <w:szCs w:val="20"/>
      <w:lang w:val="en-US"/>
    </w:rPr>
  </w:style>
  <w:style w:type="character" w:customStyle="1" w:styleId="UnresolvedMention1">
    <w:name w:val="Unresolved Mention1"/>
    <w:basedOn w:val="DefaultParagraphFont"/>
    <w:uiPriority w:val="99"/>
    <w:semiHidden/>
    <w:unhideWhenUsed/>
    <w:rsid w:val="00031B16"/>
    <w:rPr>
      <w:color w:val="605E5C"/>
      <w:shd w:val="clear" w:color="auto" w:fill="E1DFDD"/>
    </w:rPr>
  </w:style>
  <w:style w:type="paragraph" w:customStyle="1" w:styleId="EquationLine">
    <w:name w:val="Equation Line"/>
    <w:basedOn w:val="Normal"/>
    <w:link w:val="EquationLineChar"/>
    <w:qFormat/>
    <w:rsid w:val="00827966"/>
    <w:pPr>
      <w:tabs>
        <w:tab w:val="left" w:pos="7920"/>
      </w:tabs>
      <w:spacing w:before="100" w:beforeAutospacing="1" w:after="100" w:afterAutospacing="1" w:line="240" w:lineRule="auto"/>
      <w:ind w:left="720"/>
    </w:pPr>
    <w:rPr>
      <w:rFonts w:ascii="Times New Roman" w:eastAsia="Calibri" w:hAnsi="Times New Roman" w:cs="Times New Roman"/>
      <w:sz w:val="24"/>
      <w:szCs w:val="20"/>
      <w:lang w:val="en-US"/>
    </w:rPr>
  </w:style>
  <w:style w:type="character" w:customStyle="1" w:styleId="EquationLineChar">
    <w:name w:val="Equation Line Char"/>
    <w:basedOn w:val="DefaultParagraphFont"/>
    <w:link w:val="EquationLine"/>
    <w:rsid w:val="00827966"/>
    <w:rPr>
      <w:rFonts w:ascii="Times New Roman" w:eastAsia="Calibri" w:hAnsi="Times New Roman" w:cs="Times New Roman"/>
      <w:sz w:val="24"/>
      <w:szCs w:val="20"/>
      <w:lang w:val="en-US"/>
    </w:rPr>
  </w:style>
  <w:style w:type="paragraph" w:styleId="EnvelopeAddress">
    <w:name w:val="envelope address"/>
    <w:basedOn w:val="Normal"/>
    <w:uiPriority w:val="99"/>
    <w:unhideWhenUsed/>
    <w:rsid w:val="00827966"/>
    <w:pPr>
      <w:framePr w:w="5040" w:hSpace="187" w:wrap="around" w:vAnchor="page" w:hAnchor="page" w:xAlign="center" w:y="2406"/>
      <w:spacing w:line="240" w:lineRule="auto"/>
    </w:pPr>
    <w:rPr>
      <w:rFonts w:ascii="ArialMT" w:eastAsiaTheme="majorEastAsia" w:hAnsi="ArialMT" w:cs="ArialMT"/>
      <w:sz w:val="24"/>
      <w:szCs w:val="24"/>
      <w:lang w:val="en-US"/>
    </w:rPr>
  </w:style>
  <w:style w:type="paragraph" w:styleId="EnvelopeReturn">
    <w:name w:val="envelope return"/>
    <w:basedOn w:val="Normal"/>
    <w:uiPriority w:val="99"/>
    <w:unhideWhenUsed/>
    <w:rsid w:val="00827966"/>
    <w:pPr>
      <w:spacing w:line="240" w:lineRule="auto"/>
    </w:pPr>
    <w:rPr>
      <w:rFonts w:asciiTheme="majorHAnsi" w:eastAsiaTheme="majorEastAsia" w:hAnsiTheme="majorHAnsi" w:cstheme="majorBidi"/>
      <w:sz w:val="20"/>
      <w:szCs w:val="20"/>
      <w:lang w:val="en-US"/>
    </w:rPr>
  </w:style>
  <w:style w:type="paragraph" w:styleId="PlainText">
    <w:name w:val="Plain Text"/>
    <w:basedOn w:val="Normal"/>
    <w:link w:val="PlainTextChar"/>
    <w:uiPriority w:val="99"/>
    <w:unhideWhenUsed/>
    <w:rsid w:val="00827966"/>
    <w:pPr>
      <w:spacing w:line="240" w:lineRule="auto"/>
    </w:pPr>
    <w:rPr>
      <w:rFonts w:ascii="Calibri" w:eastAsiaTheme="minorHAnsi" w:hAnsi="Calibri" w:cstheme="minorBidi"/>
      <w:szCs w:val="21"/>
      <w:lang w:val="en-US"/>
    </w:rPr>
  </w:style>
  <w:style w:type="character" w:customStyle="1" w:styleId="PlainTextChar">
    <w:name w:val="Plain Text Char"/>
    <w:basedOn w:val="DefaultParagraphFont"/>
    <w:link w:val="PlainText"/>
    <w:uiPriority w:val="99"/>
    <w:rsid w:val="00827966"/>
    <w:rPr>
      <w:rFonts w:ascii="Calibri" w:eastAsiaTheme="minorHAnsi" w:hAnsi="Calibri" w:cstheme="minorBidi"/>
      <w:szCs w:val="21"/>
      <w:lang w:val="en-US"/>
    </w:rPr>
  </w:style>
  <w:style w:type="character" w:styleId="PageNumber">
    <w:name w:val="page number"/>
    <w:basedOn w:val="DefaultParagraphFont"/>
    <w:uiPriority w:val="99"/>
    <w:semiHidden/>
    <w:unhideWhenUsed/>
    <w:rsid w:val="00827966"/>
  </w:style>
  <w:style w:type="paragraph" w:customStyle="1" w:styleId="equationline0">
    <w:name w:val="equation line"/>
    <w:basedOn w:val="Normal"/>
    <w:link w:val="equationlineChar0"/>
    <w:rsid w:val="008F13EB"/>
    <w:pPr>
      <w:tabs>
        <w:tab w:val="left" w:pos="8640"/>
      </w:tabs>
      <w:spacing w:after="100" w:afterAutospacing="1" w:line="240" w:lineRule="auto"/>
      <w:ind w:left="720"/>
      <w:jc w:val="both"/>
    </w:pPr>
    <w:rPr>
      <w:rFonts w:ascii="Times New Roman" w:eastAsia="Calibri" w:hAnsi="Times New Roman" w:cs="Times New Roman"/>
      <w:sz w:val="24"/>
      <w:szCs w:val="20"/>
      <w:lang w:val="en-US"/>
    </w:rPr>
  </w:style>
  <w:style w:type="character" w:customStyle="1" w:styleId="equationlineChar0">
    <w:name w:val="equation line Char"/>
    <w:link w:val="equationline0"/>
    <w:rsid w:val="008F13EB"/>
    <w:rPr>
      <w:rFonts w:ascii="Times New Roman" w:eastAsia="Calibri" w:hAnsi="Times New Roman" w:cs="Times New Roman"/>
      <w:sz w:val="24"/>
      <w:szCs w:val="20"/>
      <w:lang w:val="en-US"/>
    </w:rPr>
  </w:style>
  <w:style w:type="paragraph" w:customStyle="1" w:styleId="MTDisplayEquation">
    <w:name w:val="MTDisplayEquation"/>
    <w:basedOn w:val="Normal"/>
    <w:next w:val="Normal"/>
    <w:link w:val="MTDisplayEquationChar"/>
    <w:rsid w:val="008F13EB"/>
    <w:pPr>
      <w:tabs>
        <w:tab w:val="center" w:pos="5020"/>
        <w:tab w:val="right" w:pos="10040"/>
      </w:tabs>
      <w:spacing w:line="360" w:lineRule="auto"/>
      <w:jc w:val="both"/>
    </w:pPr>
    <w:rPr>
      <w:rFonts w:ascii="Times New Roman" w:eastAsia="Times New Roman" w:hAnsi="Times New Roman" w:cs="Times New Roman"/>
      <w:sz w:val="20"/>
      <w:szCs w:val="24"/>
      <w:lang w:val="en-GB" w:eastAsia="de-DE"/>
    </w:rPr>
  </w:style>
  <w:style w:type="character" w:customStyle="1" w:styleId="MTDisplayEquationChar">
    <w:name w:val="MTDisplayEquation Char"/>
    <w:basedOn w:val="DefaultParagraphFont"/>
    <w:link w:val="MTDisplayEquation"/>
    <w:rsid w:val="008F13EB"/>
    <w:rPr>
      <w:rFonts w:ascii="Times New Roman" w:eastAsia="Times New Roman" w:hAnsi="Times New Roman" w:cs="Times New Roman"/>
      <w:sz w:val="20"/>
      <w:szCs w:val="24"/>
      <w:lang w:val="en-GB" w:eastAsia="de-DE"/>
    </w:rPr>
  </w:style>
  <w:style w:type="character" w:styleId="UnresolvedMention">
    <w:name w:val="Unresolved Mention"/>
    <w:basedOn w:val="DefaultParagraphFont"/>
    <w:uiPriority w:val="99"/>
    <w:semiHidden/>
    <w:unhideWhenUsed/>
    <w:rsid w:val="00AE1708"/>
    <w:rPr>
      <w:color w:val="605E5C"/>
      <w:shd w:val="clear" w:color="auto" w:fill="E1DFDD"/>
    </w:rPr>
  </w:style>
  <w:style w:type="paragraph" w:styleId="Revision">
    <w:name w:val="Revision"/>
    <w:hidden/>
    <w:uiPriority w:val="99"/>
    <w:semiHidden/>
    <w:rsid w:val="00A636A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2891">
      <w:bodyDiv w:val="1"/>
      <w:marLeft w:val="0"/>
      <w:marRight w:val="0"/>
      <w:marTop w:val="0"/>
      <w:marBottom w:val="0"/>
      <w:divBdr>
        <w:top w:val="none" w:sz="0" w:space="0" w:color="auto"/>
        <w:left w:val="none" w:sz="0" w:space="0" w:color="auto"/>
        <w:bottom w:val="none" w:sz="0" w:space="0" w:color="auto"/>
        <w:right w:val="none" w:sz="0" w:space="0" w:color="auto"/>
      </w:divBdr>
    </w:div>
    <w:div w:id="132331392">
      <w:bodyDiv w:val="1"/>
      <w:marLeft w:val="0"/>
      <w:marRight w:val="0"/>
      <w:marTop w:val="0"/>
      <w:marBottom w:val="0"/>
      <w:divBdr>
        <w:top w:val="none" w:sz="0" w:space="0" w:color="auto"/>
        <w:left w:val="none" w:sz="0" w:space="0" w:color="auto"/>
        <w:bottom w:val="none" w:sz="0" w:space="0" w:color="auto"/>
        <w:right w:val="none" w:sz="0" w:space="0" w:color="auto"/>
      </w:divBdr>
      <w:divsChild>
        <w:div w:id="1719354743">
          <w:marLeft w:val="480"/>
          <w:marRight w:val="0"/>
          <w:marTop w:val="0"/>
          <w:marBottom w:val="0"/>
          <w:divBdr>
            <w:top w:val="none" w:sz="0" w:space="0" w:color="auto"/>
            <w:left w:val="none" w:sz="0" w:space="0" w:color="auto"/>
            <w:bottom w:val="none" w:sz="0" w:space="0" w:color="auto"/>
            <w:right w:val="none" w:sz="0" w:space="0" w:color="auto"/>
          </w:divBdr>
          <w:divsChild>
            <w:div w:id="5615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294">
      <w:bodyDiv w:val="1"/>
      <w:marLeft w:val="0"/>
      <w:marRight w:val="0"/>
      <w:marTop w:val="0"/>
      <w:marBottom w:val="0"/>
      <w:divBdr>
        <w:top w:val="none" w:sz="0" w:space="0" w:color="auto"/>
        <w:left w:val="none" w:sz="0" w:space="0" w:color="auto"/>
        <w:bottom w:val="none" w:sz="0" w:space="0" w:color="auto"/>
        <w:right w:val="none" w:sz="0" w:space="0" w:color="auto"/>
      </w:divBdr>
    </w:div>
    <w:div w:id="144056170">
      <w:bodyDiv w:val="1"/>
      <w:marLeft w:val="0"/>
      <w:marRight w:val="0"/>
      <w:marTop w:val="0"/>
      <w:marBottom w:val="0"/>
      <w:divBdr>
        <w:top w:val="none" w:sz="0" w:space="0" w:color="auto"/>
        <w:left w:val="none" w:sz="0" w:space="0" w:color="auto"/>
        <w:bottom w:val="none" w:sz="0" w:space="0" w:color="auto"/>
        <w:right w:val="none" w:sz="0" w:space="0" w:color="auto"/>
      </w:divBdr>
      <w:divsChild>
        <w:div w:id="802046344">
          <w:marLeft w:val="480"/>
          <w:marRight w:val="0"/>
          <w:marTop w:val="0"/>
          <w:marBottom w:val="0"/>
          <w:divBdr>
            <w:top w:val="none" w:sz="0" w:space="0" w:color="auto"/>
            <w:left w:val="none" w:sz="0" w:space="0" w:color="auto"/>
            <w:bottom w:val="none" w:sz="0" w:space="0" w:color="auto"/>
            <w:right w:val="none" w:sz="0" w:space="0" w:color="auto"/>
          </w:divBdr>
          <w:divsChild>
            <w:div w:id="1753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2033">
      <w:bodyDiv w:val="1"/>
      <w:marLeft w:val="0"/>
      <w:marRight w:val="0"/>
      <w:marTop w:val="0"/>
      <w:marBottom w:val="0"/>
      <w:divBdr>
        <w:top w:val="none" w:sz="0" w:space="0" w:color="auto"/>
        <w:left w:val="none" w:sz="0" w:space="0" w:color="auto"/>
        <w:bottom w:val="none" w:sz="0" w:space="0" w:color="auto"/>
        <w:right w:val="none" w:sz="0" w:space="0" w:color="auto"/>
      </w:divBdr>
      <w:divsChild>
        <w:div w:id="1850873024">
          <w:marLeft w:val="480"/>
          <w:marRight w:val="0"/>
          <w:marTop w:val="0"/>
          <w:marBottom w:val="0"/>
          <w:divBdr>
            <w:top w:val="none" w:sz="0" w:space="0" w:color="auto"/>
            <w:left w:val="none" w:sz="0" w:space="0" w:color="auto"/>
            <w:bottom w:val="none" w:sz="0" w:space="0" w:color="auto"/>
            <w:right w:val="none" w:sz="0" w:space="0" w:color="auto"/>
          </w:divBdr>
          <w:divsChild>
            <w:div w:id="13883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4843">
      <w:bodyDiv w:val="1"/>
      <w:marLeft w:val="0"/>
      <w:marRight w:val="0"/>
      <w:marTop w:val="0"/>
      <w:marBottom w:val="0"/>
      <w:divBdr>
        <w:top w:val="none" w:sz="0" w:space="0" w:color="auto"/>
        <w:left w:val="none" w:sz="0" w:space="0" w:color="auto"/>
        <w:bottom w:val="none" w:sz="0" w:space="0" w:color="auto"/>
        <w:right w:val="none" w:sz="0" w:space="0" w:color="auto"/>
      </w:divBdr>
      <w:divsChild>
        <w:div w:id="1863086265">
          <w:marLeft w:val="480"/>
          <w:marRight w:val="0"/>
          <w:marTop w:val="0"/>
          <w:marBottom w:val="0"/>
          <w:divBdr>
            <w:top w:val="none" w:sz="0" w:space="0" w:color="auto"/>
            <w:left w:val="none" w:sz="0" w:space="0" w:color="auto"/>
            <w:bottom w:val="none" w:sz="0" w:space="0" w:color="auto"/>
            <w:right w:val="none" w:sz="0" w:space="0" w:color="auto"/>
          </w:divBdr>
          <w:divsChild>
            <w:div w:id="4441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4754">
      <w:bodyDiv w:val="1"/>
      <w:marLeft w:val="0"/>
      <w:marRight w:val="0"/>
      <w:marTop w:val="0"/>
      <w:marBottom w:val="0"/>
      <w:divBdr>
        <w:top w:val="none" w:sz="0" w:space="0" w:color="auto"/>
        <w:left w:val="none" w:sz="0" w:space="0" w:color="auto"/>
        <w:bottom w:val="none" w:sz="0" w:space="0" w:color="auto"/>
        <w:right w:val="none" w:sz="0" w:space="0" w:color="auto"/>
      </w:divBdr>
      <w:divsChild>
        <w:div w:id="1947152978">
          <w:marLeft w:val="480"/>
          <w:marRight w:val="0"/>
          <w:marTop w:val="0"/>
          <w:marBottom w:val="0"/>
          <w:divBdr>
            <w:top w:val="none" w:sz="0" w:space="0" w:color="auto"/>
            <w:left w:val="none" w:sz="0" w:space="0" w:color="auto"/>
            <w:bottom w:val="none" w:sz="0" w:space="0" w:color="auto"/>
            <w:right w:val="none" w:sz="0" w:space="0" w:color="auto"/>
          </w:divBdr>
          <w:divsChild>
            <w:div w:id="11002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17">
      <w:bodyDiv w:val="1"/>
      <w:marLeft w:val="0"/>
      <w:marRight w:val="0"/>
      <w:marTop w:val="0"/>
      <w:marBottom w:val="0"/>
      <w:divBdr>
        <w:top w:val="none" w:sz="0" w:space="0" w:color="auto"/>
        <w:left w:val="none" w:sz="0" w:space="0" w:color="auto"/>
        <w:bottom w:val="none" w:sz="0" w:space="0" w:color="auto"/>
        <w:right w:val="none" w:sz="0" w:space="0" w:color="auto"/>
      </w:divBdr>
      <w:divsChild>
        <w:div w:id="810295972">
          <w:marLeft w:val="480"/>
          <w:marRight w:val="0"/>
          <w:marTop w:val="0"/>
          <w:marBottom w:val="0"/>
          <w:divBdr>
            <w:top w:val="none" w:sz="0" w:space="0" w:color="auto"/>
            <w:left w:val="none" w:sz="0" w:space="0" w:color="auto"/>
            <w:bottom w:val="none" w:sz="0" w:space="0" w:color="auto"/>
            <w:right w:val="none" w:sz="0" w:space="0" w:color="auto"/>
          </w:divBdr>
          <w:divsChild>
            <w:div w:id="1835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8740">
      <w:bodyDiv w:val="1"/>
      <w:marLeft w:val="0"/>
      <w:marRight w:val="0"/>
      <w:marTop w:val="0"/>
      <w:marBottom w:val="0"/>
      <w:divBdr>
        <w:top w:val="none" w:sz="0" w:space="0" w:color="auto"/>
        <w:left w:val="none" w:sz="0" w:space="0" w:color="auto"/>
        <w:bottom w:val="none" w:sz="0" w:space="0" w:color="auto"/>
        <w:right w:val="none" w:sz="0" w:space="0" w:color="auto"/>
      </w:divBdr>
    </w:div>
    <w:div w:id="328945863">
      <w:bodyDiv w:val="1"/>
      <w:marLeft w:val="0"/>
      <w:marRight w:val="0"/>
      <w:marTop w:val="0"/>
      <w:marBottom w:val="0"/>
      <w:divBdr>
        <w:top w:val="none" w:sz="0" w:space="0" w:color="auto"/>
        <w:left w:val="none" w:sz="0" w:space="0" w:color="auto"/>
        <w:bottom w:val="none" w:sz="0" w:space="0" w:color="auto"/>
        <w:right w:val="none" w:sz="0" w:space="0" w:color="auto"/>
      </w:divBdr>
      <w:divsChild>
        <w:div w:id="386345771">
          <w:marLeft w:val="480"/>
          <w:marRight w:val="0"/>
          <w:marTop w:val="0"/>
          <w:marBottom w:val="0"/>
          <w:divBdr>
            <w:top w:val="none" w:sz="0" w:space="0" w:color="auto"/>
            <w:left w:val="none" w:sz="0" w:space="0" w:color="auto"/>
            <w:bottom w:val="none" w:sz="0" w:space="0" w:color="auto"/>
            <w:right w:val="none" w:sz="0" w:space="0" w:color="auto"/>
          </w:divBdr>
          <w:divsChild>
            <w:div w:id="981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723">
      <w:bodyDiv w:val="1"/>
      <w:marLeft w:val="0"/>
      <w:marRight w:val="0"/>
      <w:marTop w:val="0"/>
      <w:marBottom w:val="0"/>
      <w:divBdr>
        <w:top w:val="none" w:sz="0" w:space="0" w:color="auto"/>
        <w:left w:val="none" w:sz="0" w:space="0" w:color="auto"/>
        <w:bottom w:val="none" w:sz="0" w:space="0" w:color="auto"/>
        <w:right w:val="none" w:sz="0" w:space="0" w:color="auto"/>
      </w:divBdr>
      <w:divsChild>
        <w:div w:id="212349619">
          <w:marLeft w:val="480"/>
          <w:marRight w:val="0"/>
          <w:marTop w:val="0"/>
          <w:marBottom w:val="0"/>
          <w:divBdr>
            <w:top w:val="none" w:sz="0" w:space="0" w:color="auto"/>
            <w:left w:val="none" w:sz="0" w:space="0" w:color="auto"/>
            <w:bottom w:val="none" w:sz="0" w:space="0" w:color="auto"/>
            <w:right w:val="none" w:sz="0" w:space="0" w:color="auto"/>
          </w:divBdr>
          <w:divsChild>
            <w:div w:id="12103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0133">
      <w:bodyDiv w:val="1"/>
      <w:marLeft w:val="0"/>
      <w:marRight w:val="0"/>
      <w:marTop w:val="0"/>
      <w:marBottom w:val="0"/>
      <w:divBdr>
        <w:top w:val="none" w:sz="0" w:space="0" w:color="auto"/>
        <w:left w:val="none" w:sz="0" w:space="0" w:color="auto"/>
        <w:bottom w:val="none" w:sz="0" w:space="0" w:color="auto"/>
        <w:right w:val="none" w:sz="0" w:space="0" w:color="auto"/>
      </w:divBdr>
      <w:divsChild>
        <w:div w:id="612591357">
          <w:marLeft w:val="480"/>
          <w:marRight w:val="0"/>
          <w:marTop w:val="0"/>
          <w:marBottom w:val="0"/>
          <w:divBdr>
            <w:top w:val="none" w:sz="0" w:space="0" w:color="auto"/>
            <w:left w:val="none" w:sz="0" w:space="0" w:color="auto"/>
            <w:bottom w:val="none" w:sz="0" w:space="0" w:color="auto"/>
            <w:right w:val="none" w:sz="0" w:space="0" w:color="auto"/>
          </w:divBdr>
          <w:divsChild>
            <w:div w:id="1541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482">
      <w:bodyDiv w:val="1"/>
      <w:marLeft w:val="0"/>
      <w:marRight w:val="0"/>
      <w:marTop w:val="0"/>
      <w:marBottom w:val="0"/>
      <w:divBdr>
        <w:top w:val="none" w:sz="0" w:space="0" w:color="auto"/>
        <w:left w:val="none" w:sz="0" w:space="0" w:color="auto"/>
        <w:bottom w:val="none" w:sz="0" w:space="0" w:color="auto"/>
        <w:right w:val="none" w:sz="0" w:space="0" w:color="auto"/>
      </w:divBdr>
      <w:divsChild>
        <w:div w:id="1162695289">
          <w:marLeft w:val="480"/>
          <w:marRight w:val="0"/>
          <w:marTop w:val="0"/>
          <w:marBottom w:val="0"/>
          <w:divBdr>
            <w:top w:val="none" w:sz="0" w:space="0" w:color="auto"/>
            <w:left w:val="none" w:sz="0" w:space="0" w:color="auto"/>
            <w:bottom w:val="none" w:sz="0" w:space="0" w:color="auto"/>
            <w:right w:val="none" w:sz="0" w:space="0" w:color="auto"/>
          </w:divBdr>
          <w:divsChild>
            <w:div w:id="11766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160">
      <w:bodyDiv w:val="1"/>
      <w:marLeft w:val="0"/>
      <w:marRight w:val="0"/>
      <w:marTop w:val="0"/>
      <w:marBottom w:val="0"/>
      <w:divBdr>
        <w:top w:val="none" w:sz="0" w:space="0" w:color="auto"/>
        <w:left w:val="none" w:sz="0" w:space="0" w:color="auto"/>
        <w:bottom w:val="none" w:sz="0" w:space="0" w:color="auto"/>
        <w:right w:val="none" w:sz="0" w:space="0" w:color="auto"/>
      </w:divBdr>
      <w:divsChild>
        <w:div w:id="962884233">
          <w:marLeft w:val="480"/>
          <w:marRight w:val="0"/>
          <w:marTop w:val="0"/>
          <w:marBottom w:val="0"/>
          <w:divBdr>
            <w:top w:val="none" w:sz="0" w:space="0" w:color="auto"/>
            <w:left w:val="none" w:sz="0" w:space="0" w:color="auto"/>
            <w:bottom w:val="none" w:sz="0" w:space="0" w:color="auto"/>
            <w:right w:val="none" w:sz="0" w:space="0" w:color="auto"/>
          </w:divBdr>
          <w:divsChild>
            <w:div w:id="18474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4136">
      <w:bodyDiv w:val="1"/>
      <w:marLeft w:val="0"/>
      <w:marRight w:val="0"/>
      <w:marTop w:val="0"/>
      <w:marBottom w:val="0"/>
      <w:divBdr>
        <w:top w:val="none" w:sz="0" w:space="0" w:color="auto"/>
        <w:left w:val="none" w:sz="0" w:space="0" w:color="auto"/>
        <w:bottom w:val="none" w:sz="0" w:space="0" w:color="auto"/>
        <w:right w:val="none" w:sz="0" w:space="0" w:color="auto"/>
      </w:divBdr>
    </w:div>
    <w:div w:id="644627618">
      <w:bodyDiv w:val="1"/>
      <w:marLeft w:val="0"/>
      <w:marRight w:val="0"/>
      <w:marTop w:val="0"/>
      <w:marBottom w:val="0"/>
      <w:divBdr>
        <w:top w:val="none" w:sz="0" w:space="0" w:color="auto"/>
        <w:left w:val="none" w:sz="0" w:space="0" w:color="auto"/>
        <w:bottom w:val="none" w:sz="0" w:space="0" w:color="auto"/>
        <w:right w:val="none" w:sz="0" w:space="0" w:color="auto"/>
      </w:divBdr>
      <w:divsChild>
        <w:div w:id="1047490906">
          <w:marLeft w:val="480"/>
          <w:marRight w:val="0"/>
          <w:marTop w:val="0"/>
          <w:marBottom w:val="0"/>
          <w:divBdr>
            <w:top w:val="none" w:sz="0" w:space="0" w:color="auto"/>
            <w:left w:val="none" w:sz="0" w:space="0" w:color="auto"/>
            <w:bottom w:val="none" w:sz="0" w:space="0" w:color="auto"/>
            <w:right w:val="none" w:sz="0" w:space="0" w:color="auto"/>
          </w:divBdr>
          <w:divsChild>
            <w:div w:id="19830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787">
      <w:bodyDiv w:val="1"/>
      <w:marLeft w:val="0"/>
      <w:marRight w:val="0"/>
      <w:marTop w:val="0"/>
      <w:marBottom w:val="0"/>
      <w:divBdr>
        <w:top w:val="none" w:sz="0" w:space="0" w:color="auto"/>
        <w:left w:val="none" w:sz="0" w:space="0" w:color="auto"/>
        <w:bottom w:val="none" w:sz="0" w:space="0" w:color="auto"/>
        <w:right w:val="none" w:sz="0" w:space="0" w:color="auto"/>
      </w:divBdr>
      <w:divsChild>
        <w:div w:id="923076229">
          <w:marLeft w:val="480"/>
          <w:marRight w:val="0"/>
          <w:marTop w:val="0"/>
          <w:marBottom w:val="0"/>
          <w:divBdr>
            <w:top w:val="none" w:sz="0" w:space="0" w:color="auto"/>
            <w:left w:val="none" w:sz="0" w:space="0" w:color="auto"/>
            <w:bottom w:val="none" w:sz="0" w:space="0" w:color="auto"/>
            <w:right w:val="none" w:sz="0" w:space="0" w:color="auto"/>
          </w:divBdr>
          <w:divsChild>
            <w:div w:id="14578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3231">
      <w:bodyDiv w:val="1"/>
      <w:marLeft w:val="0"/>
      <w:marRight w:val="0"/>
      <w:marTop w:val="0"/>
      <w:marBottom w:val="0"/>
      <w:divBdr>
        <w:top w:val="none" w:sz="0" w:space="0" w:color="auto"/>
        <w:left w:val="none" w:sz="0" w:space="0" w:color="auto"/>
        <w:bottom w:val="none" w:sz="0" w:space="0" w:color="auto"/>
        <w:right w:val="none" w:sz="0" w:space="0" w:color="auto"/>
      </w:divBdr>
    </w:div>
    <w:div w:id="891190817">
      <w:bodyDiv w:val="1"/>
      <w:marLeft w:val="0"/>
      <w:marRight w:val="0"/>
      <w:marTop w:val="0"/>
      <w:marBottom w:val="0"/>
      <w:divBdr>
        <w:top w:val="none" w:sz="0" w:space="0" w:color="auto"/>
        <w:left w:val="none" w:sz="0" w:space="0" w:color="auto"/>
        <w:bottom w:val="none" w:sz="0" w:space="0" w:color="auto"/>
        <w:right w:val="none" w:sz="0" w:space="0" w:color="auto"/>
      </w:divBdr>
      <w:divsChild>
        <w:div w:id="214464158">
          <w:marLeft w:val="480"/>
          <w:marRight w:val="0"/>
          <w:marTop w:val="0"/>
          <w:marBottom w:val="0"/>
          <w:divBdr>
            <w:top w:val="none" w:sz="0" w:space="0" w:color="auto"/>
            <w:left w:val="none" w:sz="0" w:space="0" w:color="auto"/>
            <w:bottom w:val="none" w:sz="0" w:space="0" w:color="auto"/>
            <w:right w:val="none" w:sz="0" w:space="0" w:color="auto"/>
          </w:divBdr>
          <w:divsChild>
            <w:div w:id="18198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2035">
      <w:bodyDiv w:val="1"/>
      <w:marLeft w:val="0"/>
      <w:marRight w:val="0"/>
      <w:marTop w:val="0"/>
      <w:marBottom w:val="0"/>
      <w:divBdr>
        <w:top w:val="none" w:sz="0" w:space="0" w:color="auto"/>
        <w:left w:val="none" w:sz="0" w:space="0" w:color="auto"/>
        <w:bottom w:val="none" w:sz="0" w:space="0" w:color="auto"/>
        <w:right w:val="none" w:sz="0" w:space="0" w:color="auto"/>
      </w:divBdr>
      <w:divsChild>
        <w:div w:id="1628773092">
          <w:marLeft w:val="480"/>
          <w:marRight w:val="0"/>
          <w:marTop w:val="0"/>
          <w:marBottom w:val="0"/>
          <w:divBdr>
            <w:top w:val="none" w:sz="0" w:space="0" w:color="auto"/>
            <w:left w:val="none" w:sz="0" w:space="0" w:color="auto"/>
            <w:bottom w:val="none" w:sz="0" w:space="0" w:color="auto"/>
            <w:right w:val="none" w:sz="0" w:space="0" w:color="auto"/>
          </w:divBdr>
          <w:divsChild>
            <w:div w:id="19613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2560">
      <w:bodyDiv w:val="1"/>
      <w:marLeft w:val="0"/>
      <w:marRight w:val="0"/>
      <w:marTop w:val="0"/>
      <w:marBottom w:val="0"/>
      <w:divBdr>
        <w:top w:val="none" w:sz="0" w:space="0" w:color="auto"/>
        <w:left w:val="none" w:sz="0" w:space="0" w:color="auto"/>
        <w:bottom w:val="none" w:sz="0" w:space="0" w:color="auto"/>
        <w:right w:val="none" w:sz="0" w:space="0" w:color="auto"/>
      </w:divBdr>
      <w:divsChild>
        <w:div w:id="648437137">
          <w:marLeft w:val="480"/>
          <w:marRight w:val="0"/>
          <w:marTop w:val="0"/>
          <w:marBottom w:val="0"/>
          <w:divBdr>
            <w:top w:val="none" w:sz="0" w:space="0" w:color="auto"/>
            <w:left w:val="none" w:sz="0" w:space="0" w:color="auto"/>
            <w:bottom w:val="none" w:sz="0" w:space="0" w:color="auto"/>
            <w:right w:val="none" w:sz="0" w:space="0" w:color="auto"/>
          </w:divBdr>
          <w:divsChild>
            <w:div w:id="21022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1132">
      <w:bodyDiv w:val="1"/>
      <w:marLeft w:val="0"/>
      <w:marRight w:val="0"/>
      <w:marTop w:val="0"/>
      <w:marBottom w:val="0"/>
      <w:divBdr>
        <w:top w:val="none" w:sz="0" w:space="0" w:color="auto"/>
        <w:left w:val="none" w:sz="0" w:space="0" w:color="auto"/>
        <w:bottom w:val="none" w:sz="0" w:space="0" w:color="auto"/>
        <w:right w:val="none" w:sz="0" w:space="0" w:color="auto"/>
      </w:divBdr>
      <w:divsChild>
        <w:div w:id="1042559421">
          <w:marLeft w:val="480"/>
          <w:marRight w:val="0"/>
          <w:marTop w:val="0"/>
          <w:marBottom w:val="0"/>
          <w:divBdr>
            <w:top w:val="none" w:sz="0" w:space="0" w:color="auto"/>
            <w:left w:val="none" w:sz="0" w:space="0" w:color="auto"/>
            <w:bottom w:val="none" w:sz="0" w:space="0" w:color="auto"/>
            <w:right w:val="none" w:sz="0" w:space="0" w:color="auto"/>
          </w:divBdr>
          <w:divsChild>
            <w:div w:id="13336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131">
      <w:bodyDiv w:val="1"/>
      <w:marLeft w:val="0"/>
      <w:marRight w:val="0"/>
      <w:marTop w:val="0"/>
      <w:marBottom w:val="0"/>
      <w:divBdr>
        <w:top w:val="none" w:sz="0" w:space="0" w:color="auto"/>
        <w:left w:val="none" w:sz="0" w:space="0" w:color="auto"/>
        <w:bottom w:val="none" w:sz="0" w:space="0" w:color="auto"/>
        <w:right w:val="none" w:sz="0" w:space="0" w:color="auto"/>
      </w:divBdr>
      <w:divsChild>
        <w:div w:id="2105804682">
          <w:marLeft w:val="0"/>
          <w:marRight w:val="0"/>
          <w:marTop w:val="0"/>
          <w:marBottom w:val="0"/>
          <w:divBdr>
            <w:top w:val="none" w:sz="0" w:space="0" w:color="auto"/>
            <w:left w:val="none" w:sz="0" w:space="0" w:color="auto"/>
            <w:bottom w:val="none" w:sz="0" w:space="0" w:color="auto"/>
            <w:right w:val="none" w:sz="0" w:space="0" w:color="auto"/>
          </w:divBdr>
          <w:divsChild>
            <w:div w:id="1331955375">
              <w:marLeft w:val="0"/>
              <w:marRight w:val="0"/>
              <w:marTop w:val="0"/>
              <w:marBottom w:val="0"/>
              <w:divBdr>
                <w:top w:val="none" w:sz="0" w:space="0" w:color="auto"/>
                <w:left w:val="none" w:sz="0" w:space="0" w:color="auto"/>
                <w:bottom w:val="none" w:sz="0" w:space="0" w:color="auto"/>
                <w:right w:val="none" w:sz="0" w:space="0" w:color="auto"/>
              </w:divBdr>
              <w:divsChild>
                <w:div w:id="20989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6781">
      <w:bodyDiv w:val="1"/>
      <w:marLeft w:val="0"/>
      <w:marRight w:val="0"/>
      <w:marTop w:val="0"/>
      <w:marBottom w:val="0"/>
      <w:divBdr>
        <w:top w:val="none" w:sz="0" w:space="0" w:color="auto"/>
        <w:left w:val="none" w:sz="0" w:space="0" w:color="auto"/>
        <w:bottom w:val="none" w:sz="0" w:space="0" w:color="auto"/>
        <w:right w:val="none" w:sz="0" w:space="0" w:color="auto"/>
      </w:divBdr>
      <w:divsChild>
        <w:div w:id="490603335">
          <w:marLeft w:val="480"/>
          <w:marRight w:val="0"/>
          <w:marTop w:val="0"/>
          <w:marBottom w:val="0"/>
          <w:divBdr>
            <w:top w:val="none" w:sz="0" w:space="0" w:color="auto"/>
            <w:left w:val="none" w:sz="0" w:space="0" w:color="auto"/>
            <w:bottom w:val="none" w:sz="0" w:space="0" w:color="auto"/>
            <w:right w:val="none" w:sz="0" w:space="0" w:color="auto"/>
          </w:divBdr>
          <w:divsChild>
            <w:div w:id="463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0751">
      <w:bodyDiv w:val="1"/>
      <w:marLeft w:val="0"/>
      <w:marRight w:val="0"/>
      <w:marTop w:val="0"/>
      <w:marBottom w:val="0"/>
      <w:divBdr>
        <w:top w:val="none" w:sz="0" w:space="0" w:color="auto"/>
        <w:left w:val="none" w:sz="0" w:space="0" w:color="auto"/>
        <w:bottom w:val="none" w:sz="0" w:space="0" w:color="auto"/>
        <w:right w:val="none" w:sz="0" w:space="0" w:color="auto"/>
      </w:divBdr>
      <w:divsChild>
        <w:div w:id="1244493330">
          <w:marLeft w:val="480"/>
          <w:marRight w:val="0"/>
          <w:marTop w:val="0"/>
          <w:marBottom w:val="0"/>
          <w:divBdr>
            <w:top w:val="none" w:sz="0" w:space="0" w:color="auto"/>
            <w:left w:val="none" w:sz="0" w:space="0" w:color="auto"/>
            <w:bottom w:val="none" w:sz="0" w:space="0" w:color="auto"/>
            <w:right w:val="none" w:sz="0" w:space="0" w:color="auto"/>
          </w:divBdr>
          <w:divsChild>
            <w:div w:id="20446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078">
      <w:bodyDiv w:val="1"/>
      <w:marLeft w:val="0"/>
      <w:marRight w:val="0"/>
      <w:marTop w:val="0"/>
      <w:marBottom w:val="0"/>
      <w:divBdr>
        <w:top w:val="none" w:sz="0" w:space="0" w:color="auto"/>
        <w:left w:val="none" w:sz="0" w:space="0" w:color="auto"/>
        <w:bottom w:val="none" w:sz="0" w:space="0" w:color="auto"/>
        <w:right w:val="none" w:sz="0" w:space="0" w:color="auto"/>
      </w:divBdr>
      <w:divsChild>
        <w:div w:id="1790396172">
          <w:marLeft w:val="480"/>
          <w:marRight w:val="0"/>
          <w:marTop w:val="0"/>
          <w:marBottom w:val="0"/>
          <w:divBdr>
            <w:top w:val="none" w:sz="0" w:space="0" w:color="auto"/>
            <w:left w:val="none" w:sz="0" w:space="0" w:color="auto"/>
            <w:bottom w:val="none" w:sz="0" w:space="0" w:color="auto"/>
            <w:right w:val="none" w:sz="0" w:space="0" w:color="auto"/>
          </w:divBdr>
          <w:divsChild>
            <w:div w:id="19941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2150">
      <w:bodyDiv w:val="1"/>
      <w:marLeft w:val="0"/>
      <w:marRight w:val="0"/>
      <w:marTop w:val="0"/>
      <w:marBottom w:val="0"/>
      <w:divBdr>
        <w:top w:val="none" w:sz="0" w:space="0" w:color="auto"/>
        <w:left w:val="none" w:sz="0" w:space="0" w:color="auto"/>
        <w:bottom w:val="none" w:sz="0" w:space="0" w:color="auto"/>
        <w:right w:val="none" w:sz="0" w:space="0" w:color="auto"/>
      </w:divBdr>
      <w:divsChild>
        <w:div w:id="273751554">
          <w:marLeft w:val="480"/>
          <w:marRight w:val="0"/>
          <w:marTop w:val="0"/>
          <w:marBottom w:val="0"/>
          <w:divBdr>
            <w:top w:val="none" w:sz="0" w:space="0" w:color="auto"/>
            <w:left w:val="none" w:sz="0" w:space="0" w:color="auto"/>
            <w:bottom w:val="none" w:sz="0" w:space="0" w:color="auto"/>
            <w:right w:val="none" w:sz="0" w:space="0" w:color="auto"/>
          </w:divBdr>
          <w:divsChild>
            <w:div w:id="19840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4648">
      <w:bodyDiv w:val="1"/>
      <w:marLeft w:val="0"/>
      <w:marRight w:val="0"/>
      <w:marTop w:val="0"/>
      <w:marBottom w:val="0"/>
      <w:divBdr>
        <w:top w:val="none" w:sz="0" w:space="0" w:color="auto"/>
        <w:left w:val="none" w:sz="0" w:space="0" w:color="auto"/>
        <w:bottom w:val="none" w:sz="0" w:space="0" w:color="auto"/>
        <w:right w:val="none" w:sz="0" w:space="0" w:color="auto"/>
      </w:divBdr>
      <w:divsChild>
        <w:div w:id="1940674688">
          <w:marLeft w:val="480"/>
          <w:marRight w:val="0"/>
          <w:marTop w:val="0"/>
          <w:marBottom w:val="0"/>
          <w:divBdr>
            <w:top w:val="none" w:sz="0" w:space="0" w:color="auto"/>
            <w:left w:val="none" w:sz="0" w:space="0" w:color="auto"/>
            <w:bottom w:val="none" w:sz="0" w:space="0" w:color="auto"/>
            <w:right w:val="none" w:sz="0" w:space="0" w:color="auto"/>
          </w:divBdr>
          <w:divsChild>
            <w:div w:id="15782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7690">
      <w:bodyDiv w:val="1"/>
      <w:marLeft w:val="0"/>
      <w:marRight w:val="0"/>
      <w:marTop w:val="0"/>
      <w:marBottom w:val="0"/>
      <w:divBdr>
        <w:top w:val="none" w:sz="0" w:space="0" w:color="auto"/>
        <w:left w:val="none" w:sz="0" w:space="0" w:color="auto"/>
        <w:bottom w:val="none" w:sz="0" w:space="0" w:color="auto"/>
        <w:right w:val="none" w:sz="0" w:space="0" w:color="auto"/>
      </w:divBdr>
      <w:divsChild>
        <w:div w:id="544488127">
          <w:marLeft w:val="480"/>
          <w:marRight w:val="0"/>
          <w:marTop w:val="0"/>
          <w:marBottom w:val="0"/>
          <w:divBdr>
            <w:top w:val="none" w:sz="0" w:space="0" w:color="auto"/>
            <w:left w:val="none" w:sz="0" w:space="0" w:color="auto"/>
            <w:bottom w:val="none" w:sz="0" w:space="0" w:color="auto"/>
            <w:right w:val="none" w:sz="0" w:space="0" w:color="auto"/>
          </w:divBdr>
          <w:divsChild>
            <w:div w:id="21240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8986">
      <w:bodyDiv w:val="1"/>
      <w:marLeft w:val="0"/>
      <w:marRight w:val="0"/>
      <w:marTop w:val="0"/>
      <w:marBottom w:val="0"/>
      <w:divBdr>
        <w:top w:val="none" w:sz="0" w:space="0" w:color="auto"/>
        <w:left w:val="none" w:sz="0" w:space="0" w:color="auto"/>
        <w:bottom w:val="none" w:sz="0" w:space="0" w:color="auto"/>
        <w:right w:val="none" w:sz="0" w:space="0" w:color="auto"/>
      </w:divBdr>
      <w:divsChild>
        <w:div w:id="1401638352">
          <w:marLeft w:val="480"/>
          <w:marRight w:val="0"/>
          <w:marTop w:val="0"/>
          <w:marBottom w:val="0"/>
          <w:divBdr>
            <w:top w:val="none" w:sz="0" w:space="0" w:color="auto"/>
            <w:left w:val="none" w:sz="0" w:space="0" w:color="auto"/>
            <w:bottom w:val="none" w:sz="0" w:space="0" w:color="auto"/>
            <w:right w:val="none" w:sz="0" w:space="0" w:color="auto"/>
          </w:divBdr>
          <w:divsChild>
            <w:div w:id="18051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6456">
      <w:bodyDiv w:val="1"/>
      <w:marLeft w:val="0"/>
      <w:marRight w:val="0"/>
      <w:marTop w:val="0"/>
      <w:marBottom w:val="0"/>
      <w:divBdr>
        <w:top w:val="none" w:sz="0" w:space="0" w:color="auto"/>
        <w:left w:val="none" w:sz="0" w:space="0" w:color="auto"/>
        <w:bottom w:val="none" w:sz="0" w:space="0" w:color="auto"/>
        <w:right w:val="none" w:sz="0" w:space="0" w:color="auto"/>
      </w:divBdr>
      <w:divsChild>
        <w:div w:id="1630864236">
          <w:marLeft w:val="480"/>
          <w:marRight w:val="0"/>
          <w:marTop w:val="0"/>
          <w:marBottom w:val="0"/>
          <w:divBdr>
            <w:top w:val="none" w:sz="0" w:space="0" w:color="auto"/>
            <w:left w:val="none" w:sz="0" w:space="0" w:color="auto"/>
            <w:bottom w:val="none" w:sz="0" w:space="0" w:color="auto"/>
            <w:right w:val="none" w:sz="0" w:space="0" w:color="auto"/>
          </w:divBdr>
          <w:divsChild>
            <w:div w:id="17445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7307">
      <w:bodyDiv w:val="1"/>
      <w:marLeft w:val="0"/>
      <w:marRight w:val="0"/>
      <w:marTop w:val="0"/>
      <w:marBottom w:val="0"/>
      <w:divBdr>
        <w:top w:val="none" w:sz="0" w:space="0" w:color="auto"/>
        <w:left w:val="none" w:sz="0" w:space="0" w:color="auto"/>
        <w:bottom w:val="none" w:sz="0" w:space="0" w:color="auto"/>
        <w:right w:val="none" w:sz="0" w:space="0" w:color="auto"/>
      </w:divBdr>
      <w:divsChild>
        <w:div w:id="2030134725">
          <w:marLeft w:val="480"/>
          <w:marRight w:val="0"/>
          <w:marTop w:val="0"/>
          <w:marBottom w:val="0"/>
          <w:divBdr>
            <w:top w:val="none" w:sz="0" w:space="0" w:color="auto"/>
            <w:left w:val="none" w:sz="0" w:space="0" w:color="auto"/>
            <w:bottom w:val="none" w:sz="0" w:space="0" w:color="auto"/>
            <w:right w:val="none" w:sz="0" w:space="0" w:color="auto"/>
          </w:divBdr>
          <w:divsChild>
            <w:div w:id="13661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7831">
      <w:bodyDiv w:val="1"/>
      <w:marLeft w:val="0"/>
      <w:marRight w:val="0"/>
      <w:marTop w:val="0"/>
      <w:marBottom w:val="0"/>
      <w:divBdr>
        <w:top w:val="none" w:sz="0" w:space="0" w:color="auto"/>
        <w:left w:val="none" w:sz="0" w:space="0" w:color="auto"/>
        <w:bottom w:val="none" w:sz="0" w:space="0" w:color="auto"/>
        <w:right w:val="none" w:sz="0" w:space="0" w:color="auto"/>
      </w:divBdr>
      <w:divsChild>
        <w:div w:id="788937488">
          <w:marLeft w:val="480"/>
          <w:marRight w:val="0"/>
          <w:marTop w:val="0"/>
          <w:marBottom w:val="0"/>
          <w:divBdr>
            <w:top w:val="none" w:sz="0" w:space="0" w:color="auto"/>
            <w:left w:val="none" w:sz="0" w:space="0" w:color="auto"/>
            <w:bottom w:val="none" w:sz="0" w:space="0" w:color="auto"/>
            <w:right w:val="none" w:sz="0" w:space="0" w:color="auto"/>
          </w:divBdr>
          <w:divsChild>
            <w:div w:id="8730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7528">
      <w:bodyDiv w:val="1"/>
      <w:marLeft w:val="0"/>
      <w:marRight w:val="0"/>
      <w:marTop w:val="0"/>
      <w:marBottom w:val="0"/>
      <w:divBdr>
        <w:top w:val="none" w:sz="0" w:space="0" w:color="auto"/>
        <w:left w:val="none" w:sz="0" w:space="0" w:color="auto"/>
        <w:bottom w:val="none" w:sz="0" w:space="0" w:color="auto"/>
        <w:right w:val="none" w:sz="0" w:space="0" w:color="auto"/>
      </w:divBdr>
      <w:divsChild>
        <w:div w:id="979729599">
          <w:marLeft w:val="480"/>
          <w:marRight w:val="0"/>
          <w:marTop w:val="0"/>
          <w:marBottom w:val="0"/>
          <w:divBdr>
            <w:top w:val="none" w:sz="0" w:space="0" w:color="auto"/>
            <w:left w:val="none" w:sz="0" w:space="0" w:color="auto"/>
            <w:bottom w:val="none" w:sz="0" w:space="0" w:color="auto"/>
            <w:right w:val="none" w:sz="0" w:space="0" w:color="auto"/>
          </w:divBdr>
          <w:divsChild>
            <w:div w:id="4349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8708">
      <w:bodyDiv w:val="1"/>
      <w:marLeft w:val="0"/>
      <w:marRight w:val="0"/>
      <w:marTop w:val="0"/>
      <w:marBottom w:val="0"/>
      <w:divBdr>
        <w:top w:val="none" w:sz="0" w:space="0" w:color="auto"/>
        <w:left w:val="none" w:sz="0" w:space="0" w:color="auto"/>
        <w:bottom w:val="none" w:sz="0" w:space="0" w:color="auto"/>
        <w:right w:val="none" w:sz="0" w:space="0" w:color="auto"/>
      </w:divBdr>
      <w:divsChild>
        <w:div w:id="2126264593">
          <w:marLeft w:val="480"/>
          <w:marRight w:val="0"/>
          <w:marTop w:val="0"/>
          <w:marBottom w:val="0"/>
          <w:divBdr>
            <w:top w:val="none" w:sz="0" w:space="0" w:color="auto"/>
            <w:left w:val="none" w:sz="0" w:space="0" w:color="auto"/>
            <w:bottom w:val="none" w:sz="0" w:space="0" w:color="auto"/>
            <w:right w:val="none" w:sz="0" w:space="0" w:color="auto"/>
          </w:divBdr>
          <w:divsChild>
            <w:div w:id="150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234">
      <w:bodyDiv w:val="1"/>
      <w:marLeft w:val="0"/>
      <w:marRight w:val="0"/>
      <w:marTop w:val="0"/>
      <w:marBottom w:val="0"/>
      <w:divBdr>
        <w:top w:val="none" w:sz="0" w:space="0" w:color="auto"/>
        <w:left w:val="none" w:sz="0" w:space="0" w:color="auto"/>
        <w:bottom w:val="none" w:sz="0" w:space="0" w:color="auto"/>
        <w:right w:val="none" w:sz="0" w:space="0" w:color="auto"/>
      </w:divBdr>
      <w:divsChild>
        <w:div w:id="1363702965">
          <w:marLeft w:val="480"/>
          <w:marRight w:val="0"/>
          <w:marTop w:val="0"/>
          <w:marBottom w:val="0"/>
          <w:divBdr>
            <w:top w:val="none" w:sz="0" w:space="0" w:color="auto"/>
            <w:left w:val="none" w:sz="0" w:space="0" w:color="auto"/>
            <w:bottom w:val="none" w:sz="0" w:space="0" w:color="auto"/>
            <w:right w:val="none" w:sz="0" w:space="0" w:color="auto"/>
          </w:divBdr>
          <w:divsChild>
            <w:div w:id="316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2441">
      <w:bodyDiv w:val="1"/>
      <w:marLeft w:val="0"/>
      <w:marRight w:val="0"/>
      <w:marTop w:val="0"/>
      <w:marBottom w:val="0"/>
      <w:divBdr>
        <w:top w:val="none" w:sz="0" w:space="0" w:color="auto"/>
        <w:left w:val="none" w:sz="0" w:space="0" w:color="auto"/>
        <w:bottom w:val="none" w:sz="0" w:space="0" w:color="auto"/>
        <w:right w:val="none" w:sz="0" w:space="0" w:color="auto"/>
      </w:divBdr>
      <w:divsChild>
        <w:div w:id="1788041081">
          <w:marLeft w:val="480"/>
          <w:marRight w:val="0"/>
          <w:marTop w:val="0"/>
          <w:marBottom w:val="0"/>
          <w:divBdr>
            <w:top w:val="none" w:sz="0" w:space="0" w:color="auto"/>
            <w:left w:val="none" w:sz="0" w:space="0" w:color="auto"/>
            <w:bottom w:val="none" w:sz="0" w:space="0" w:color="auto"/>
            <w:right w:val="none" w:sz="0" w:space="0" w:color="auto"/>
          </w:divBdr>
          <w:divsChild>
            <w:div w:id="8579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138">
      <w:bodyDiv w:val="1"/>
      <w:marLeft w:val="0"/>
      <w:marRight w:val="0"/>
      <w:marTop w:val="0"/>
      <w:marBottom w:val="0"/>
      <w:divBdr>
        <w:top w:val="none" w:sz="0" w:space="0" w:color="auto"/>
        <w:left w:val="none" w:sz="0" w:space="0" w:color="auto"/>
        <w:bottom w:val="none" w:sz="0" w:space="0" w:color="auto"/>
        <w:right w:val="none" w:sz="0" w:space="0" w:color="auto"/>
      </w:divBdr>
      <w:divsChild>
        <w:div w:id="294529760">
          <w:marLeft w:val="480"/>
          <w:marRight w:val="0"/>
          <w:marTop w:val="0"/>
          <w:marBottom w:val="0"/>
          <w:divBdr>
            <w:top w:val="none" w:sz="0" w:space="0" w:color="auto"/>
            <w:left w:val="none" w:sz="0" w:space="0" w:color="auto"/>
            <w:bottom w:val="none" w:sz="0" w:space="0" w:color="auto"/>
            <w:right w:val="none" w:sz="0" w:space="0" w:color="auto"/>
          </w:divBdr>
          <w:divsChild>
            <w:div w:id="13823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6413">
      <w:bodyDiv w:val="1"/>
      <w:marLeft w:val="0"/>
      <w:marRight w:val="0"/>
      <w:marTop w:val="0"/>
      <w:marBottom w:val="0"/>
      <w:divBdr>
        <w:top w:val="none" w:sz="0" w:space="0" w:color="auto"/>
        <w:left w:val="none" w:sz="0" w:space="0" w:color="auto"/>
        <w:bottom w:val="none" w:sz="0" w:space="0" w:color="auto"/>
        <w:right w:val="none" w:sz="0" w:space="0" w:color="auto"/>
      </w:divBdr>
      <w:divsChild>
        <w:div w:id="804930601">
          <w:marLeft w:val="480"/>
          <w:marRight w:val="0"/>
          <w:marTop w:val="0"/>
          <w:marBottom w:val="0"/>
          <w:divBdr>
            <w:top w:val="none" w:sz="0" w:space="0" w:color="auto"/>
            <w:left w:val="none" w:sz="0" w:space="0" w:color="auto"/>
            <w:bottom w:val="none" w:sz="0" w:space="0" w:color="auto"/>
            <w:right w:val="none" w:sz="0" w:space="0" w:color="auto"/>
          </w:divBdr>
          <w:divsChild>
            <w:div w:id="13376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823">
      <w:bodyDiv w:val="1"/>
      <w:marLeft w:val="0"/>
      <w:marRight w:val="0"/>
      <w:marTop w:val="0"/>
      <w:marBottom w:val="0"/>
      <w:divBdr>
        <w:top w:val="none" w:sz="0" w:space="0" w:color="auto"/>
        <w:left w:val="none" w:sz="0" w:space="0" w:color="auto"/>
        <w:bottom w:val="none" w:sz="0" w:space="0" w:color="auto"/>
        <w:right w:val="none" w:sz="0" w:space="0" w:color="auto"/>
      </w:divBdr>
      <w:divsChild>
        <w:div w:id="566889456">
          <w:marLeft w:val="480"/>
          <w:marRight w:val="0"/>
          <w:marTop w:val="0"/>
          <w:marBottom w:val="0"/>
          <w:divBdr>
            <w:top w:val="none" w:sz="0" w:space="0" w:color="auto"/>
            <w:left w:val="none" w:sz="0" w:space="0" w:color="auto"/>
            <w:bottom w:val="none" w:sz="0" w:space="0" w:color="auto"/>
            <w:right w:val="none" w:sz="0" w:space="0" w:color="auto"/>
          </w:divBdr>
          <w:divsChild>
            <w:div w:id="4670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810">
      <w:bodyDiv w:val="1"/>
      <w:marLeft w:val="0"/>
      <w:marRight w:val="0"/>
      <w:marTop w:val="0"/>
      <w:marBottom w:val="0"/>
      <w:divBdr>
        <w:top w:val="none" w:sz="0" w:space="0" w:color="auto"/>
        <w:left w:val="none" w:sz="0" w:space="0" w:color="auto"/>
        <w:bottom w:val="none" w:sz="0" w:space="0" w:color="auto"/>
        <w:right w:val="none" w:sz="0" w:space="0" w:color="auto"/>
      </w:divBdr>
      <w:divsChild>
        <w:div w:id="1865054806">
          <w:marLeft w:val="480"/>
          <w:marRight w:val="0"/>
          <w:marTop w:val="0"/>
          <w:marBottom w:val="0"/>
          <w:divBdr>
            <w:top w:val="none" w:sz="0" w:space="0" w:color="auto"/>
            <w:left w:val="none" w:sz="0" w:space="0" w:color="auto"/>
            <w:bottom w:val="none" w:sz="0" w:space="0" w:color="auto"/>
            <w:right w:val="none" w:sz="0" w:space="0" w:color="auto"/>
          </w:divBdr>
          <w:divsChild>
            <w:div w:id="16516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1434">
      <w:bodyDiv w:val="1"/>
      <w:marLeft w:val="0"/>
      <w:marRight w:val="0"/>
      <w:marTop w:val="0"/>
      <w:marBottom w:val="0"/>
      <w:divBdr>
        <w:top w:val="none" w:sz="0" w:space="0" w:color="auto"/>
        <w:left w:val="none" w:sz="0" w:space="0" w:color="auto"/>
        <w:bottom w:val="none" w:sz="0" w:space="0" w:color="auto"/>
        <w:right w:val="none" w:sz="0" w:space="0" w:color="auto"/>
      </w:divBdr>
    </w:div>
    <w:div w:id="2137481815">
      <w:bodyDiv w:val="1"/>
      <w:marLeft w:val="0"/>
      <w:marRight w:val="0"/>
      <w:marTop w:val="0"/>
      <w:marBottom w:val="0"/>
      <w:divBdr>
        <w:top w:val="none" w:sz="0" w:space="0" w:color="auto"/>
        <w:left w:val="none" w:sz="0" w:space="0" w:color="auto"/>
        <w:bottom w:val="none" w:sz="0" w:space="0" w:color="auto"/>
        <w:right w:val="none" w:sz="0" w:space="0" w:color="auto"/>
      </w:divBdr>
      <w:divsChild>
        <w:div w:id="1451391525">
          <w:marLeft w:val="480"/>
          <w:marRight w:val="0"/>
          <w:marTop w:val="0"/>
          <w:marBottom w:val="0"/>
          <w:divBdr>
            <w:top w:val="none" w:sz="0" w:space="0" w:color="auto"/>
            <w:left w:val="none" w:sz="0" w:space="0" w:color="auto"/>
            <w:bottom w:val="none" w:sz="0" w:space="0" w:color="auto"/>
            <w:right w:val="none" w:sz="0" w:space="0" w:color="auto"/>
          </w:divBdr>
          <w:divsChild>
            <w:div w:id="6480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1002/hyp.1280" TargetMode="External"/><Relationship Id="rId1" Type="http://schemas.openxmlformats.org/officeDocument/2006/relationships/hyperlink" Target="https://doi.org/10.1029/WR004i005p0113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doi.org/10.1016/0168-1923(88)90003-2" TargetMode="External"/><Relationship Id="rId26" Type="http://schemas.openxmlformats.org/officeDocument/2006/relationships/image" Target="media/image2.png"/><Relationship Id="rId39" Type="http://schemas.openxmlformats.org/officeDocument/2006/relationships/image" Target="media/image8.png"/><Relationship Id="rId21" Type="http://schemas.openxmlformats.org/officeDocument/2006/relationships/chart" Target="charts/chart2.xml"/><Relationship Id="rId34" Type="http://schemas.openxmlformats.org/officeDocument/2006/relationships/chart" Target="charts/chart8.xml"/><Relationship Id="rId42" Type="http://schemas.openxmlformats.org/officeDocument/2006/relationships/image" Target="media/image11.wmf"/><Relationship Id="rId47" Type="http://schemas.openxmlformats.org/officeDocument/2006/relationships/image" Target="media/image14.png"/><Relationship Id="rId50" Type="http://schemas.openxmlformats.org/officeDocument/2006/relationships/hyperlink" Target="https://doi.org/10.1038/nature06686"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www.frontiersin.org/article/10.3389/feart.2019.00331" TargetMode="External"/><Relationship Id="rId11" Type="http://schemas.microsoft.com/office/2018/08/relationships/commentsExtensible" Target="commentsExtensible.xml"/><Relationship Id="rId24" Type="http://schemas.openxmlformats.org/officeDocument/2006/relationships/hyperlink" Target="https://doi.org/10.3133/pp252" TargetMode="External"/><Relationship Id="rId32" Type="http://schemas.openxmlformats.org/officeDocument/2006/relationships/chart" Target="charts/chart6.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chart" Target="charts/chart10.xml"/><Relationship Id="rId53" Type="http://schemas.openxmlformats.org/officeDocument/2006/relationships/footer" Target="footer4.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chart" Target="charts/chart5.xml"/><Relationship Id="rId44" Type="http://schemas.openxmlformats.org/officeDocument/2006/relationships/image" Target="media/image12.tiff"/><Relationship Id="rId52"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yperlink" Target="https://doi.org/10.1029/2010WR009896" TargetMode="External"/><Relationship Id="rId27" Type="http://schemas.openxmlformats.org/officeDocument/2006/relationships/image" Target="media/image3.png"/><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oleObject" Target="embeddings/oleObject1.bin"/><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kimberly.uidaho.edu/water/fao56/fao56.pdf" TargetMode="External"/><Relationship Id="rId25" Type="http://schemas.openxmlformats.org/officeDocument/2006/relationships/chart" Target="charts/chart3.xml"/><Relationship Id="rId33" Type="http://schemas.openxmlformats.org/officeDocument/2006/relationships/chart" Target="charts/chart7.xml"/><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https://doi.org/10.1016/j.jhydrol.2007.03.018"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doi.org/10.2134/jeq2017.11.0418" TargetMode="External"/><Relationship Id="rId28" Type="http://schemas.openxmlformats.org/officeDocument/2006/relationships/image" Target="media/image4.gif"/><Relationship Id="rId36" Type="http://schemas.openxmlformats.org/officeDocument/2006/relationships/image" Target="media/image5.png"/><Relationship Id="rId4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alexp\Documents\Work\Hydrology\PDL-WBM\Water%20temperature%20and%20Ice\HBF_daily.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ggy\Box\WBM_documentation\demonstrate_tankDrainFormulation_Csr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lexp\Documents\Work\Hydrology\PDL-WBM\Groundwater%20module%20in%20WBM\Drying_Cell_exp_smoothing.xlsx" TargetMode="Externa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alexp\Documents\Work\Hydrology\PDL-WBM\Reservoirs\damUseParameters.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alexp\Documents\Work\Hydrology\PDL-WBM\Reservoirs\damUseParameters.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alexp\Documents\Work\Hydrology\PDL-WBM\Reservoirs\damUseParameters.xlsx" TargetMode="External"/><Relationship Id="rId1" Type="http://schemas.openxmlformats.org/officeDocument/2006/relationships/themeOverride" Target="../theme/themeOverride3.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alexp\Documents\Work\Hydrology\PDL-WBM\Reservoirs\damUseParameters.xlsx" TargetMode="External"/><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alexp\Documents\Work\Hydrology\PDL-WBM\Reservoirs\damUseParameters.xlsx" TargetMode="External"/><Relationship Id="rId1" Type="http://schemas.openxmlformats.org/officeDocument/2006/relationships/themeOverride" Target="../theme/themeOverride5.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alexp\Documents\Work\Hydrology\PDL-WBM\Reservoirs\Reservoir%20Releas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97203181121103"/>
          <c:y val="4.4354838709677422E-2"/>
          <c:w val="0.84034635209068387"/>
          <c:h val="0.81774892049784098"/>
        </c:manualLayout>
      </c:layout>
      <c:scatterChart>
        <c:scatterStyle val="lineMarker"/>
        <c:varyColors val="0"/>
        <c:ser>
          <c:idx val="0"/>
          <c:order val="0"/>
          <c:tx>
            <c:strRef>
              <c:f>Sheet1!$D$1</c:f>
              <c:strCache>
                <c:ptCount val="1"/>
                <c:pt idx="0">
                  <c:v>g(Ws) (α=5)</c:v>
                </c:pt>
              </c:strCache>
            </c:strRef>
          </c:tx>
          <c:spPr>
            <a:ln w="19050" cap="rnd">
              <a:solidFill>
                <a:schemeClr val="accent1"/>
              </a:solidFill>
              <a:round/>
            </a:ln>
            <a:effectLst/>
          </c:spPr>
          <c:marker>
            <c:symbol val="none"/>
          </c:marker>
          <c:xVal>
            <c:numRef>
              <c:f>Sheet1!$C$2:$C$12</c:f>
              <c:numCache>
                <c:formatCode>General</c:formatCode>
                <c:ptCount val="11"/>
                <c:pt idx="0">
                  <c:v>1</c:v>
                </c:pt>
                <c:pt idx="1">
                  <c:v>25</c:v>
                </c:pt>
                <c:pt idx="2">
                  <c:v>50</c:v>
                </c:pt>
                <c:pt idx="3">
                  <c:v>100</c:v>
                </c:pt>
                <c:pt idx="4">
                  <c:v>150</c:v>
                </c:pt>
                <c:pt idx="5">
                  <c:v>200</c:v>
                </c:pt>
                <c:pt idx="6">
                  <c:v>250</c:v>
                </c:pt>
                <c:pt idx="7">
                  <c:v>300</c:v>
                </c:pt>
                <c:pt idx="8">
                  <c:v>350</c:v>
                </c:pt>
                <c:pt idx="9">
                  <c:v>400</c:v>
                </c:pt>
                <c:pt idx="10">
                  <c:v>450</c:v>
                </c:pt>
              </c:numCache>
            </c:numRef>
          </c:xVal>
          <c:yVal>
            <c:numRef>
              <c:f>Sheet1!$D$2:$D$12</c:f>
              <c:numCache>
                <c:formatCode>General</c:formatCode>
                <c:ptCount val="11"/>
                <c:pt idx="0">
                  <c:v>1.1124567451956719E-2</c:v>
                </c:pt>
                <c:pt idx="1">
                  <c:v>0.24418014447473335</c:v>
                </c:pt>
                <c:pt idx="2">
                  <c:v>0.4291380889612772</c:v>
                </c:pt>
                <c:pt idx="3">
                  <c:v>0.67535753547153454</c:v>
                </c:pt>
                <c:pt idx="4">
                  <c:v>0.81662678515887221</c:v>
                </c:pt>
                <c:pt idx="5">
                  <c:v>0.89768050041199265</c:v>
                </c:pt>
                <c:pt idx="6">
                  <c:v>0.94418534680194832</c:v>
                </c:pt>
                <c:pt idx="7">
                  <c:v>0.97086766149905424</c:v>
                </c:pt>
                <c:pt idx="8">
                  <c:v>0.98617673082971147</c:v>
                </c:pt>
                <c:pt idx="9">
                  <c:v>0.99496036172648261</c:v>
                </c:pt>
                <c:pt idx="10">
                  <c:v>1</c:v>
                </c:pt>
              </c:numCache>
            </c:numRef>
          </c:yVal>
          <c:smooth val="0"/>
          <c:extLst>
            <c:ext xmlns:c16="http://schemas.microsoft.com/office/drawing/2014/chart" uri="{C3380CC4-5D6E-409C-BE32-E72D297353CC}">
              <c16:uniqueId val="{00000000-D7F1-42AB-8D73-FC144849BF69}"/>
            </c:ext>
          </c:extLst>
        </c:ser>
        <c:ser>
          <c:idx val="1"/>
          <c:order val="1"/>
          <c:tx>
            <c:strRef>
              <c:f>Sheet1!$E$1</c:f>
              <c:strCache>
                <c:ptCount val="1"/>
                <c:pt idx="0">
                  <c:v>g(Ws) (α=2)</c:v>
                </c:pt>
              </c:strCache>
            </c:strRef>
          </c:tx>
          <c:spPr>
            <a:ln w="28575" cap="rnd">
              <a:solidFill>
                <a:schemeClr val="accent1">
                  <a:lumMod val="60000"/>
                  <a:lumOff val="40000"/>
                </a:schemeClr>
              </a:solidFill>
              <a:prstDash val="sysDot"/>
              <a:round/>
            </a:ln>
            <a:effectLst/>
          </c:spPr>
          <c:marker>
            <c:symbol val="none"/>
          </c:marker>
          <c:xVal>
            <c:numRef>
              <c:f>Sheet1!$C$2:$C$12</c:f>
              <c:numCache>
                <c:formatCode>General</c:formatCode>
                <c:ptCount val="11"/>
                <c:pt idx="0">
                  <c:v>1</c:v>
                </c:pt>
                <c:pt idx="1">
                  <c:v>25</c:v>
                </c:pt>
                <c:pt idx="2">
                  <c:v>50</c:v>
                </c:pt>
                <c:pt idx="3">
                  <c:v>100</c:v>
                </c:pt>
                <c:pt idx="4">
                  <c:v>150</c:v>
                </c:pt>
                <c:pt idx="5">
                  <c:v>200</c:v>
                </c:pt>
                <c:pt idx="6">
                  <c:v>250</c:v>
                </c:pt>
                <c:pt idx="7">
                  <c:v>300</c:v>
                </c:pt>
                <c:pt idx="8">
                  <c:v>350</c:v>
                </c:pt>
                <c:pt idx="9">
                  <c:v>400</c:v>
                </c:pt>
                <c:pt idx="10">
                  <c:v>450</c:v>
                </c:pt>
              </c:numCache>
            </c:numRef>
          </c:xVal>
          <c:yVal>
            <c:numRef>
              <c:f>Sheet1!$E$2:$E$12</c:f>
              <c:numCache>
                <c:formatCode>General</c:formatCode>
                <c:ptCount val="11"/>
                <c:pt idx="0">
                  <c:v>5.1286729190323987E-3</c:v>
                </c:pt>
                <c:pt idx="1">
                  <c:v>0.12162018542778945</c:v>
                </c:pt>
                <c:pt idx="2">
                  <c:v>0.23045070906682955</c:v>
                </c:pt>
                <c:pt idx="3">
                  <c:v>0.41498121134533955</c:v>
                </c:pt>
                <c:pt idx="4">
                  <c:v>0.56274168649876788</c:v>
                </c:pt>
                <c:pt idx="5">
                  <c:v>0.68105902562687748</c:v>
                </c:pt>
                <c:pt idx="6">
                  <c:v>0.77580014448034718</c:v>
                </c:pt>
                <c:pt idx="7">
                  <c:v>0.85166290194050731</c:v>
                </c:pt>
                <c:pt idx="8">
                  <c:v>0.91240904932726352</c:v>
                </c:pt>
                <c:pt idx="9">
                  <c:v>0.96105076162293634</c:v>
                </c:pt>
                <c:pt idx="10">
                  <c:v>1</c:v>
                </c:pt>
              </c:numCache>
            </c:numRef>
          </c:yVal>
          <c:smooth val="0"/>
          <c:extLst>
            <c:ext xmlns:c16="http://schemas.microsoft.com/office/drawing/2014/chart" uri="{C3380CC4-5D6E-409C-BE32-E72D297353CC}">
              <c16:uniqueId val="{00000001-D7F1-42AB-8D73-FC144849BF69}"/>
            </c:ext>
          </c:extLst>
        </c:ser>
        <c:ser>
          <c:idx val="2"/>
          <c:order val="2"/>
          <c:tx>
            <c:strRef>
              <c:f>Sheet1!$F$1</c:f>
              <c:strCache>
                <c:ptCount val="1"/>
                <c:pt idx="0">
                  <c:v>g(Ws) (α=8)</c:v>
                </c:pt>
              </c:strCache>
            </c:strRef>
          </c:tx>
          <c:spPr>
            <a:ln w="19050" cap="rnd">
              <a:solidFill>
                <a:schemeClr val="tx1">
                  <a:lumMod val="50000"/>
                  <a:lumOff val="50000"/>
                </a:schemeClr>
              </a:solidFill>
              <a:prstDash val="sysDash"/>
              <a:round/>
            </a:ln>
            <a:effectLst/>
          </c:spPr>
          <c:marker>
            <c:symbol val="none"/>
          </c:marker>
          <c:xVal>
            <c:numRef>
              <c:f>Sheet1!$C$2:$C$12</c:f>
              <c:numCache>
                <c:formatCode>General</c:formatCode>
                <c:ptCount val="11"/>
                <c:pt idx="0">
                  <c:v>1</c:v>
                </c:pt>
                <c:pt idx="1">
                  <c:v>25</c:v>
                </c:pt>
                <c:pt idx="2">
                  <c:v>50</c:v>
                </c:pt>
                <c:pt idx="3">
                  <c:v>100</c:v>
                </c:pt>
                <c:pt idx="4">
                  <c:v>150</c:v>
                </c:pt>
                <c:pt idx="5">
                  <c:v>200</c:v>
                </c:pt>
                <c:pt idx="6">
                  <c:v>250</c:v>
                </c:pt>
                <c:pt idx="7">
                  <c:v>300</c:v>
                </c:pt>
                <c:pt idx="8">
                  <c:v>350</c:v>
                </c:pt>
                <c:pt idx="9">
                  <c:v>400</c:v>
                </c:pt>
                <c:pt idx="10">
                  <c:v>450</c:v>
                </c:pt>
              </c:numCache>
            </c:numRef>
          </c:xVal>
          <c:yVal>
            <c:numRef>
              <c:f>Sheet1!$F$2:$F$12</c:f>
              <c:numCache>
                <c:formatCode>General</c:formatCode>
                <c:ptCount val="11"/>
                <c:pt idx="0">
                  <c:v>1.7626598446858342E-2</c:v>
                </c:pt>
                <c:pt idx="1">
                  <c:v>0.35894002253326379</c:v>
                </c:pt>
                <c:pt idx="2">
                  <c:v>0.58908532560419857</c:v>
                </c:pt>
                <c:pt idx="3">
                  <c:v>0.83126554311751288</c:v>
                </c:pt>
                <c:pt idx="4">
                  <c:v>0.93082880705494053</c:v>
                </c:pt>
                <c:pt idx="5">
                  <c:v>0.97176048854262798</c:v>
                </c:pt>
                <c:pt idx="6">
                  <c:v>0.98858800587334184</c:v>
                </c:pt>
                <c:pt idx="7">
                  <c:v>0.99550600506672104</c:v>
                </c:pt>
                <c:pt idx="8">
                  <c:v>0.99835007956083788</c:v>
                </c:pt>
                <c:pt idx="9">
                  <c:v>0.9995193135404874</c:v>
                </c:pt>
                <c:pt idx="10">
                  <c:v>1</c:v>
                </c:pt>
              </c:numCache>
            </c:numRef>
          </c:yVal>
          <c:smooth val="0"/>
          <c:extLst>
            <c:ext xmlns:c16="http://schemas.microsoft.com/office/drawing/2014/chart" uri="{C3380CC4-5D6E-409C-BE32-E72D297353CC}">
              <c16:uniqueId val="{00000002-D7F1-42AB-8D73-FC144849BF69}"/>
            </c:ext>
          </c:extLst>
        </c:ser>
        <c:ser>
          <c:idx val="3"/>
          <c:order val="3"/>
          <c:tx>
            <c:strRef>
              <c:f>Sheet1!$G$1</c:f>
              <c:strCache>
                <c:ptCount val="1"/>
                <c:pt idx="0">
                  <c:v>Wcap</c:v>
                </c:pt>
              </c:strCache>
            </c:strRef>
          </c:tx>
          <c:spPr>
            <a:ln w="19050" cap="rnd">
              <a:solidFill>
                <a:srgbClr val="002060"/>
              </a:solidFill>
              <a:round/>
            </a:ln>
            <a:effectLst/>
          </c:spPr>
          <c:marker>
            <c:symbol val="none"/>
          </c:marker>
          <c:xVal>
            <c:numRef>
              <c:f>Sheet1!$G$2:$G$3</c:f>
              <c:numCache>
                <c:formatCode>General</c:formatCode>
                <c:ptCount val="2"/>
                <c:pt idx="0">
                  <c:v>450</c:v>
                </c:pt>
                <c:pt idx="1">
                  <c:v>450</c:v>
                </c:pt>
              </c:numCache>
            </c:numRef>
          </c:xVal>
          <c:yVal>
            <c:numRef>
              <c:f>Sheet1!$H$2:$H$3</c:f>
              <c:numCache>
                <c:formatCode>General</c:formatCode>
                <c:ptCount val="2"/>
                <c:pt idx="0">
                  <c:v>0</c:v>
                </c:pt>
                <c:pt idx="1">
                  <c:v>1</c:v>
                </c:pt>
              </c:numCache>
            </c:numRef>
          </c:yVal>
          <c:smooth val="0"/>
          <c:extLst>
            <c:ext xmlns:c16="http://schemas.microsoft.com/office/drawing/2014/chart" uri="{C3380CC4-5D6E-409C-BE32-E72D297353CC}">
              <c16:uniqueId val="{00000003-D7F1-42AB-8D73-FC144849BF69}"/>
            </c:ext>
          </c:extLst>
        </c:ser>
        <c:dLbls>
          <c:showLegendKey val="0"/>
          <c:showVal val="0"/>
          <c:showCatName val="0"/>
          <c:showSerName val="0"/>
          <c:showPercent val="0"/>
          <c:showBubbleSize val="0"/>
        </c:dLbls>
        <c:axId val="1992397328"/>
        <c:axId val="1992408144"/>
      </c:scatterChart>
      <c:valAx>
        <c:axId val="1992397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solidFill>
                      <a:sysClr val="windowText" lastClr="000000"/>
                    </a:solidFill>
                  </a:rPr>
                  <a:t>Soil moisture content (mm)</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2408144"/>
        <c:crosses val="autoZero"/>
        <c:crossBetween val="midCat"/>
      </c:valAx>
      <c:valAx>
        <c:axId val="19924081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solidFill>
                      <a:sysClr val="windowText" lastClr="000000"/>
                    </a:solidFill>
                  </a:rPr>
                  <a:t>g(Ws) = AET/PET</a:t>
                </a:r>
              </a:p>
            </c:rich>
          </c:tx>
          <c:layout>
            <c:manualLayout>
              <c:xMode val="edge"/>
              <c:yMode val="edge"/>
              <c:x val="1.9164005214368705E-2"/>
              <c:y val="0.3012131699263398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2397328"/>
        <c:crosses val="autoZero"/>
        <c:crossBetween val="midCat"/>
      </c:valAx>
      <c:spPr>
        <a:noFill/>
        <a:ln>
          <a:noFill/>
        </a:ln>
        <a:effectLst/>
      </c:spPr>
    </c:plotArea>
    <c:legend>
      <c:legendPos val="r"/>
      <c:layout>
        <c:manualLayout>
          <c:xMode val="edge"/>
          <c:yMode val="edge"/>
          <c:x val="0.63156737310496147"/>
          <c:y val="0.57131985013970032"/>
          <c:w val="0.22236022584240822"/>
          <c:h val="0.277411734823469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en-US" sz="1100"/>
              <a:t>Observed vs Modeled Runoff Water Temperature</a:t>
            </a:r>
            <a:r>
              <a:rPr lang="en-US" sz="1100" baseline="0"/>
              <a:t> at</a:t>
            </a:r>
            <a:r>
              <a:rPr lang="en-US" sz="1100"/>
              <a:t> Hubbard Brook LTER site</a:t>
            </a:r>
          </a:p>
        </c:rich>
      </c:tx>
      <c:layout>
        <c:manualLayout>
          <c:xMode val="edge"/>
          <c:yMode val="edge"/>
          <c:x val="0.20386703820779134"/>
          <c:y val="3.2218557536704584E-4"/>
        </c:manualLayout>
      </c:layout>
      <c:overlay val="1"/>
    </c:title>
    <c:autoTitleDeleted val="0"/>
    <c:plotArea>
      <c:layout>
        <c:manualLayout>
          <c:layoutTarget val="inner"/>
          <c:xMode val="edge"/>
          <c:yMode val="edge"/>
          <c:x val="0.14529406686129798"/>
          <c:y val="0.12332707523723353"/>
          <c:w val="0.81566180308153124"/>
          <c:h val="0.72806900284255238"/>
        </c:manualLayout>
      </c:layout>
      <c:scatterChart>
        <c:scatterStyle val="lineMarker"/>
        <c:varyColors val="0"/>
        <c:ser>
          <c:idx val="2"/>
          <c:order val="0"/>
          <c:tx>
            <c:v>WBM</c:v>
          </c:tx>
          <c:spPr>
            <a:ln w="28575">
              <a:noFill/>
            </a:ln>
          </c:spPr>
          <c:marker>
            <c:symbol val="triangle"/>
            <c:size val="4"/>
            <c:spPr>
              <a:solidFill>
                <a:srgbClr val="C00000"/>
              </a:solidFill>
              <a:ln>
                <a:noFill/>
              </a:ln>
            </c:spPr>
          </c:marker>
          <c:trendline>
            <c:spPr>
              <a:ln>
                <a:noFill/>
              </a:ln>
            </c:spPr>
            <c:trendlineType val="linear"/>
            <c:intercept val="0"/>
            <c:dispRSqr val="1"/>
            <c:dispEq val="1"/>
            <c:trendlineLbl>
              <c:layout>
                <c:manualLayout>
                  <c:x val="-0.51567956992676856"/>
                  <c:y val="0.16440085998163392"/>
                </c:manualLayout>
              </c:layout>
              <c:numFmt formatCode="General" sourceLinked="0"/>
              <c:spPr>
                <a:solidFill>
                  <a:schemeClr val="bg1"/>
                </a:solidFill>
              </c:spPr>
              <c:txPr>
                <a:bodyPr/>
                <a:lstStyle/>
                <a:p>
                  <a:pPr>
                    <a:defRPr b="1"/>
                  </a:pPr>
                  <a:endParaRPr lang="en-US"/>
                </a:p>
              </c:txPr>
            </c:trendlineLbl>
          </c:trendline>
          <c:xVal>
            <c:numRef>
              <c:f>HBF_daily!$B$2:$B$1097</c:f>
              <c:numCache>
                <c:formatCode>General</c:formatCode>
                <c:ptCount val="1096"/>
                <c:pt idx="284">
                  <c:v>8.6999999999999993</c:v>
                </c:pt>
                <c:pt idx="285">
                  <c:v>7.29</c:v>
                </c:pt>
                <c:pt idx="286">
                  <c:v>6.55</c:v>
                </c:pt>
                <c:pt idx="287">
                  <c:v>6.69</c:v>
                </c:pt>
                <c:pt idx="288">
                  <c:v>8.2799999999999994</c:v>
                </c:pt>
                <c:pt idx="289">
                  <c:v>7.72</c:v>
                </c:pt>
                <c:pt idx="290">
                  <c:v>7.38</c:v>
                </c:pt>
                <c:pt idx="291">
                  <c:v>8.11</c:v>
                </c:pt>
                <c:pt idx="292">
                  <c:v>8.57</c:v>
                </c:pt>
                <c:pt idx="293">
                  <c:v>9.4600000000000009</c:v>
                </c:pt>
                <c:pt idx="294">
                  <c:v>8.58</c:v>
                </c:pt>
                <c:pt idx="295">
                  <c:v>8.25</c:v>
                </c:pt>
                <c:pt idx="296">
                  <c:v>8.1</c:v>
                </c:pt>
                <c:pt idx="297">
                  <c:v>7.68</c:v>
                </c:pt>
                <c:pt idx="298">
                  <c:v>8.16</c:v>
                </c:pt>
                <c:pt idx="299">
                  <c:v>8.81</c:v>
                </c:pt>
                <c:pt idx="300">
                  <c:v>9.4</c:v>
                </c:pt>
                <c:pt idx="301">
                  <c:v>9.07</c:v>
                </c:pt>
                <c:pt idx="302">
                  <c:v>9.1999999999999993</c:v>
                </c:pt>
                <c:pt idx="303">
                  <c:v>9.73</c:v>
                </c:pt>
                <c:pt idx="304">
                  <c:v>9.2200000000000006</c:v>
                </c:pt>
                <c:pt idx="305">
                  <c:v>8.27</c:v>
                </c:pt>
                <c:pt idx="306">
                  <c:v>7.8</c:v>
                </c:pt>
                <c:pt idx="307">
                  <c:v>7.07</c:v>
                </c:pt>
                <c:pt idx="308">
                  <c:v>6.17</c:v>
                </c:pt>
                <c:pt idx="309">
                  <c:v>5</c:v>
                </c:pt>
                <c:pt idx="310">
                  <c:v>4.2</c:v>
                </c:pt>
                <c:pt idx="311">
                  <c:v>3.64</c:v>
                </c:pt>
                <c:pt idx="312">
                  <c:v>3.78</c:v>
                </c:pt>
                <c:pt idx="313">
                  <c:v>4.07</c:v>
                </c:pt>
                <c:pt idx="314">
                  <c:v>4.3899999999999997</c:v>
                </c:pt>
                <c:pt idx="315">
                  <c:v>5.0599999999999996</c:v>
                </c:pt>
                <c:pt idx="316">
                  <c:v>6.24</c:v>
                </c:pt>
                <c:pt idx="317">
                  <c:v>6.2</c:v>
                </c:pt>
                <c:pt idx="318">
                  <c:v>4.17</c:v>
                </c:pt>
                <c:pt idx="319">
                  <c:v>3.77</c:v>
                </c:pt>
                <c:pt idx="320">
                  <c:v>3.67</c:v>
                </c:pt>
                <c:pt idx="321">
                  <c:v>3.51</c:v>
                </c:pt>
                <c:pt idx="322">
                  <c:v>3.16</c:v>
                </c:pt>
                <c:pt idx="323">
                  <c:v>3.01</c:v>
                </c:pt>
                <c:pt idx="324">
                  <c:v>2.61</c:v>
                </c:pt>
                <c:pt idx="346">
                  <c:v>1.98</c:v>
                </c:pt>
                <c:pt idx="347">
                  <c:v>1.86</c:v>
                </c:pt>
                <c:pt idx="348">
                  <c:v>1.93</c:v>
                </c:pt>
                <c:pt idx="349">
                  <c:v>1.35</c:v>
                </c:pt>
                <c:pt idx="350">
                  <c:v>0.52</c:v>
                </c:pt>
                <c:pt idx="351">
                  <c:v>0.82</c:v>
                </c:pt>
                <c:pt idx="352">
                  <c:v>1.38</c:v>
                </c:pt>
                <c:pt idx="353">
                  <c:v>1.89</c:v>
                </c:pt>
                <c:pt idx="354">
                  <c:v>1.92</c:v>
                </c:pt>
                <c:pt idx="355">
                  <c:v>1.76</c:v>
                </c:pt>
                <c:pt idx="356">
                  <c:v>1.9</c:v>
                </c:pt>
                <c:pt idx="357">
                  <c:v>0.92</c:v>
                </c:pt>
                <c:pt idx="358">
                  <c:v>0.91</c:v>
                </c:pt>
                <c:pt idx="359">
                  <c:v>0.65</c:v>
                </c:pt>
                <c:pt idx="360">
                  <c:v>0.73</c:v>
                </c:pt>
                <c:pt idx="361">
                  <c:v>0.8</c:v>
                </c:pt>
                <c:pt idx="362">
                  <c:v>0.87</c:v>
                </c:pt>
                <c:pt idx="374">
                  <c:v>1.1100000000000001</c:v>
                </c:pt>
                <c:pt idx="375">
                  <c:v>1.1200000000000001</c:v>
                </c:pt>
                <c:pt idx="376">
                  <c:v>1.07</c:v>
                </c:pt>
                <c:pt idx="377">
                  <c:v>1.24</c:v>
                </c:pt>
                <c:pt idx="378">
                  <c:v>1.35</c:v>
                </c:pt>
                <c:pt idx="379">
                  <c:v>1.97</c:v>
                </c:pt>
                <c:pt idx="380">
                  <c:v>1.44</c:v>
                </c:pt>
                <c:pt idx="381">
                  <c:v>0.73</c:v>
                </c:pt>
                <c:pt idx="382">
                  <c:v>0.81</c:v>
                </c:pt>
                <c:pt idx="383">
                  <c:v>0.8</c:v>
                </c:pt>
                <c:pt idx="384">
                  <c:v>0.82</c:v>
                </c:pt>
                <c:pt idx="385">
                  <c:v>0.9</c:v>
                </c:pt>
                <c:pt idx="386">
                  <c:v>0.86</c:v>
                </c:pt>
                <c:pt idx="387">
                  <c:v>0.75</c:v>
                </c:pt>
                <c:pt idx="388">
                  <c:v>0.73</c:v>
                </c:pt>
                <c:pt idx="389">
                  <c:v>0.56999999999999995</c:v>
                </c:pt>
                <c:pt idx="390">
                  <c:v>0.59</c:v>
                </c:pt>
                <c:pt idx="391">
                  <c:v>0.49</c:v>
                </c:pt>
                <c:pt idx="392">
                  <c:v>0.42</c:v>
                </c:pt>
                <c:pt idx="393">
                  <c:v>0.21</c:v>
                </c:pt>
                <c:pt idx="394">
                  <c:v>0.23</c:v>
                </c:pt>
                <c:pt idx="395">
                  <c:v>0.26</c:v>
                </c:pt>
                <c:pt idx="396">
                  <c:v>0.22</c:v>
                </c:pt>
                <c:pt idx="397">
                  <c:v>0.21</c:v>
                </c:pt>
                <c:pt idx="398">
                  <c:v>0.22</c:v>
                </c:pt>
                <c:pt idx="399">
                  <c:v>0.34</c:v>
                </c:pt>
                <c:pt idx="400">
                  <c:v>0.28999999999999998</c:v>
                </c:pt>
                <c:pt idx="401">
                  <c:v>0.2</c:v>
                </c:pt>
                <c:pt idx="402">
                  <c:v>0.24</c:v>
                </c:pt>
                <c:pt idx="403">
                  <c:v>0.19</c:v>
                </c:pt>
                <c:pt idx="404">
                  <c:v>0.18</c:v>
                </c:pt>
                <c:pt idx="405">
                  <c:v>0.23</c:v>
                </c:pt>
                <c:pt idx="406">
                  <c:v>0.3</c:v>
                </c:pt>
                <c:pt idx="407">
                  <c:v>0.36</c:v>
                </c:pt>
                <c:pt idx="408">
                  <c:v>0.43</c:v>
                </c:pt>
                <c:pt idx="409">
                  <c:v>0.47</c:v>
                </c:pt>
                <c:pt idx="410">
                  <c:v>0.51</c:v>
                </c:pt>
                <c:pt idx="411">
                  <c:v>0.56000000000000005</c:v>
                </c:pt>
                <c:pt idx="412">
                  <c:v>0.59</c:v>
                </c:pt>
                <c:pt idx="413">
                  <c:v>0.47</c:v>
                </c:pt>
                <c:pt idx="414">
                  <c:v>0.44</c:v>
                </c:pt>
                <c:pt idx="415">
                  <c:v>0.5</c:v>
                </c:pt>
                <c:pt idx="416">
                  <c:v>0.61</c:v>
                </c:pt>
                <c:pt idx="417">
                  <c:v>0.61</c:v>
                </c:pt>
                <c:pt idx="418">
                  <c:v>0.66</c:v>
                </c:pt>
                <c:pt idx="419">
                  <c:v>0.68</c:v>
                </c:pt>
                <c:pt idx="420">
                  <c:v>0.72</c:v>
                </c:pt>
                <c:pt idx="421">
                  <c:v>0.77</c:v>
                </c:pt>
                <c:pt idx="422">
                  <c:v>0.81</c:v>
                </c:pt>
                <c:pt idx="423">
                  <c:v>0.8</c:v>
                </c:pt>
                <c:pt idx="424">
                  <c:v>0.86</c:v>
                </c:pt>
                <c:pt idx="425">
                  <c:v>0.85</c:v>
                </c:pt>
                <c:pt idx="426">
                  <c:v>0.86</c:v>
                </c:pt>
                <c:pt idx="427">
                  <c:v>0.88</c:v>
                </c:pt>
                <c:pt idx="428">
                  <c:v>0.83</c:v>
                </c:pt>
                <c:pt idx="429">
                  <c:v>0.96</c:v>
                </c:pt>
                <c:pt idx="430">
                  <c:v>0.95</c:v>
                </c:pt>
                <c:pt idx="431">
                  <c:v>0.98</c:v>
                </c:pt>
                <c:pt idx="432">
                  <c:v>0.95</c:v>
                </c:pt>
                <c:pt idx="433">
                  <c:v>0.96</c:v>
                </c:pt>
                <c:pt idx="434">
                  <c:v>1.02</c:v>
                </c:pt>
                <c:pt idx="435">
                  <c:v>1.01</c:v>
                </c:pt>
                <c:pt idx="436">
                  <c:v>0.49</c:v>
                </c:pt>
                <c:pt idx="437">
                  <c:v>0.59</c:v>
                </c:pt>
                <c:pt idx="438">
                  <c:v>0.67</c:v>
                </c:pt>
                <c:pt idx="439">
                  <c:v>0.4</c:v>
                </c:pt>
                <c:pt idx="440">
                  <c:v>0.56999999999999995</c:v>
                </c:pt>
                <c:pt idx="441">
                  <c:v>0.42</c:v>
                </c:pt>
                <c:pt idx="442">
                  <c:v>0.52</c:v>
                </c:pt>
                <c:pt idx="443">
                  <c:v>0.41</c:v>
                </c:pt>
                <c:pt idx="444">
                  <c:v>0.68</c:v>
                </c:pt>
                <c:pt idx="445">
                  <c:v>0.87</c:v>
                </c:pt>
                <c:pt idx="446">
                  <c:v>0.83</c:v>
                </c:pt>
                <c:pt idx="447">
                  <c:v>0.86</c:v>
                </c:pt>
                <c:pt idx="448">
                  <c:v>1.29</c:v>
                </c:pt>
                <c:pt idx="449">
                  <c:v>1.0900000000000001</c:v>
                </c:pt>
                <c:pt idx="450">
                  <c:v>1.5</c:v>
                </c:pt>
                <c:pt idx="451">
                  <c:v>1.44</c:v>
                </c:pt>
                <c:pt idx="452">
                  <c:v>1.61</c:v>
                </c:pt>
                <c:pt idx="453">
                  <c:v>1.88</c:v>
                </c:pt>
                <c:pt idx="454">
                  <c:v>2.08</c:v>
                </c:pt>
                <c:pt idx="455">
                  <c:v>1.94</c:v>
                </c:pt>
                <c:pt idx="456">
                  <c:v>1.56</c:v>
                </c:pt>
                <c:pt idx="457">
                  <c:v>0.74</c:v>
                </c:pt>
                <c:pt idx="458">
                  <c:v>0.9</c:v>
                </c:pt>
                <c:pt idx="459">
                  <c:v>1.41</c:v>
                </c:pt>
                <c:pt idx="460">
                  <c:v>2</c:v>
                </c:pt>
                <c:pt idx="461">
                  <c:v>1.28</c:v>
                </c:pt>
                <c:pt idx="462">
                  <c:v>1.72</c:v>
                </c:pt>
                <c:pt idx="463">
                  <c:v>2.72</c:v>
                </c:pt>
                <c:pt idx="464">
                  <c:v>2.39</c:v>
                </c:pt>
                <c:pt idx="465">
                  <c:v>2.61</c:v>
                </c:pt>
                <c:pt idx="466">
                  <c:v>2.37</c:v>
                </c:pt>
                <c:pt idx="467">
                  <c:v>1.29</c:v>
                </c:pt>
                <c:pt idx="468">
                  <c:v>1.93</c:v>
                </c:pt>
                <c:pt idx="469">
                  <c:v>2.44</c:v>
                </c:pt>
                <c:pt idx="470">
                  <c:v>3.04</c:v>
                </c:pt>
                <c:pt idx="471">
                  <c:v>3.31</c:v>
                </c:pt>
                <c:pt idx="472">
                  <c:v>4.0599999999999996</c:v>
                </c:pt>
                <c:pt idx="473">
                  <c:v>3.31</c:v>
                </c:pt>
                <c:pt idx="474">
                  <c:v>5.17</c:v>
                </c:pt>
                <c:pt idx="475">
                  <c:v>4.63</c:v>
                </c:pt>
                <c:pt idx="476">
                  <c:v>3.71</c:v>
                </c:pt>
                <c:pt idx="477">
                  <c:v>3.68</c:v>
                </c:pt>
                <c:pt idx="478">
                  <c:v>2.99</c:v>
                </c:pt>
                <c:pt idx="479">
                  <c:v>5.6</c:v>
                </c:pt>
                <c:pt idx="480">
                  <c:v>6.2</c:v>
                </c:pt>
                <c:pt idx="481">
                  <c:v>5.09</c:v>
                </c:pt>
                <c:pt idx="482">
                  <c:v>5.94</c:v>
                </c:pt>
                <c:pt idx="483">
                  <c:v>6.72</c:v>
                </c:pt>
                <c:pt idx="484">
                  <c:v>7.35</c:v>
                </c:pt>
                <c:pt idx="485">
                  <c:v>8.3800000000000008</c:v>
                </c:pt>
                <c:pt idx="486">
                  <c:v>8.3699999999999992</c:v>
                </c:pt>
                <c:pt idx="487">
                  <c:v>8.3699999999999992</c:v>
                </c:pt>
                <c:pt idx="488">
                  <c:v>8.26</c:v>
                </c:pt>
                <c:pt idx="489">
                  <c:v>8.93</c:v>
                </c:pt>
                <c:pt idx="490">
                  <c:v>8.7799999999999994</c:v>
                </c:pt>
                <c:pt idx="491">
                  <c:v>9.1300000000000008</c:v>
                </c:pt>
                <c:pt idx="492">
                  <c:v>9.7899999999999991</c:v>
                </c:pt>
                <c:pt idx="493">
                  <c:v>10.210000000000001</c:v>
                </c:pt>
                <c:pt idx="494">
                  <c:v>10.3</c:v>
                </c:pt>
                <c:pt idx="495">
                  <c:v>10.33</c:v>
                </c:pt>
                <c:pt idx="496">
                  <c:v>9.84</c:v>
                </c:pt>
                <c:pt idx="497">
                  <c:v>8.93</c:v>
                </c:pt>
                <c:pt idx="498">
                  <c:v>7.08</c:v>
                </c:pt>
                <c:pt idx="499">
                  <c:v>6.96</c:v>
                </c:pt>
                <c:pt idx="500">
                  <c:v>7.12</c:v>
                </c:pt>
                <c:pt idx="501">
                  <c:v>8.32</c:v>
                </c:pt>
                <c:pt idx="502">
                  <c:v>7.96</c:v>
                </c:pt>
                <c:pt idx="503">
                  <c:v>8.0500000000000007</c:v>
                </c:pt>
                <c:pt idx="504">
                  <c:v>8.25</c:v>
                </c:pt>
                <c:pt idx="505">
                  <c:v>8.52</c:v>
                </c:pt>
                <c:pt idx="506">
                  <c:v>8.73</c:v>
                </c:pt>
                <c:pt idx="507">
                  <c:v>8.23</c:v>
                </c:pt>
                <c:pt idx="508">
                  <c:v>8.49</c:v>
                </c:pt>
                <c:pt idx="509">
                  <c:v>8.61</c:v>
                </c:pt>
                <c:pt idx="510">
                  <c:v>6.86</c:v>
                </c:pt>
                <c:pt idx="511">
                  <c:v>6.16</c:v>
                </c:pt>
                <c:pt idx="512">
                  <c:v>6.84</c:v>
                </c:pt>
                <c:pt idx="513">
                  <c:v>7.48</c:v>
                </c:pt>
                <c:pt idx="514">
                  <c:v>7.6</c:v>
                </c:pt>
                <c:pt idx="515">
                  <c:v>9.11</c:v>
                </c:pt>
                <c:pt idx="516">
                  <c:v>10.57</c:v>
                </c:pt>
                <c:pt idx="517">
                  <c:v>11.33</c:v>
                </c:pt>
                <c:pt idx="518">
                  <c:v>11.36</c:v>
                </c:pt>
                <c:pt idx="519">
                  <c:v>10.57</c:v>
                </c:pt>
                <c:pt idx="520">
                  <c:v>9.33</c:v>
                </c:pt>
                <c:pt idx="521">
                  <c:v>9.25</c:v>
                </c:pt>
                <c:pt idx="522">
                  <c:v>9.48</c:v>
                </c:pt>
                <c:pt idx="523">
                  <c:v>8.98</c:v>
                </c:pt>
                <c:pt idx="524">
                  <c:v>9.31</c:v>
                </c:pt>
                <c:pt idx="525">
                  <c:v>9.73</c:v>
                </c:pt>
                <c:pt idx="526">
                  <c:v>9.76</c:v>
                </c:pt>
                <c:pt idx="527">
                  <c:v>9.2200000000000006</c:v>
                </c:pt>
                <c:pt idx="528">
                  <c:v>9.0399999999999991</c:v>
                </c:pt>
                <c:pt idx="529">
                  <c:v>9.11</c:v>
                </c:pt>
                <c:pt idx="530">
                  <c:v>9.5500000000000007</c:v>
                </c:pt>
                <c:pt idx="531">
                  <c:v>9.61</c:v>
                </c:pt>
                <c:pt idx="532">
                  <c:v>9.6</c:v>
                </c:pt>
                <c:pt idx="533">
                  <c:v>10.15</c:v>
                </c:pt>
                <c:pt idx="534">
                  <c:v>9.83</c:v>
                </c:pt>
                <c:pt idx="535">
                  <c:v>9.77</c:v>
                </c:pt>
                <c:pt idx="536">
                  <c:v>9.82</c:v>
                </c:pt>
                <c:pt idx="537">
                  <c:v>10.43</c:v>
                </c:pt>
                <c:pt idx="538">
                  <c:v>10.8</c:v>
                </c:pt>
                <c:pt idx="539">
                  <c:v>11.58</c:v>
                </c:pt>
                <c:pt idx="540">
                  <c:v>12.2</c:v>
                </c:pt>
                <c:pt idx="541">
                  <c:v>12.52</c:v>
                </c:pt>
                <c:pt idx="542">
                  <c:v>12.29</c:v>
                </c:pt>
                <c:pt idx="543">
                  <c:v>12.03</c:v>
                </c:pt>
                <c:pt idx="544">
                  <c:v>11.46</c:v>
                </c:pt>
                <c:pt idx="545">
                  <c:v>11.54</c:v>
                </c:pt>
                <c:pt idx="546">
                  <c:v>12.02</c:v>
                </c:pt>
                <c:pt idx="547">
                  <c:v>12.22</c:v>
                </c:pt>
                <c:pt idx="548">
                  <c:v>11.92</c:v>
                </c:pt>
                <c:pt idx="549">
                  <c:v>12.27</c:v>
                </c:pt>
                <c:pt idx="550">
                  <c:v>13</c:v>
                </c:pt>
                <c:pt idx="551">
                  <c:v>13.41</c:v>
                </c:pt>
                <c:pt idx="552">
                  <c:v>13.61</c:v>
                </c:pt>
                <c:pt idx="553">
                  <c:v>13.45</c:v>
                </c:pt>
                <c:pt idx="554">
                  <c:v>13.51</c:v>
                </c:pt>
                <c:pt idx="555">
                  <c:v>13.15</c:v>
                </c:pt>
                <c:pt idx="556">
                  <c:v>12.94</c:v>
                </c:pt>
                <c:pt idx="557">
                  <c:v>12.87</c:v>
                </c:pt>
                <c:pt idx="558">
                  <c:v>12.91</c:v>
                </c:pt>
                <c:pt idx="559">
                  <c:v>12.98</c:v>
                </c:pt>
                <c:pt idx="560">
                  <c:v>13.44</c:v>
                </c:pt>
                <c:pt idx="561">
                  <c:v>14.06</c:v>
                </c:pt>
                <c:pt idx="562">
                  <c:v>14.27</c:v>
                </c:pt>
                <c:pt idx="563">
                  <c:v>14.26</c:v>
                </c:pt>
                <c:pt idx="564">
                  <c:v>14.61</c:v>
                </c:pt>
                <c:pt idx="565">
                  <c:v>14.88</c:v>
                </c:pt>
                <c:pt idx="566">
                  <c:v>14.75</c:v>
                </c:pt>
                <c:pt idx="567">
                  <c:v>13.87</c:v>
                </c:pt>
                <c:pt idx="568">
                  <c:v>13.37</c:v>
                </c:pt>
                <c:pt idx="569">
                  <c:v>13.41</c:v>
                </c:pt>
                <c:pt idx="570">
                  <c:v>13.08</c:v>
                </c:pt>
                <c:pt idx="571">
                  <c:v>12.17</c:v>
                </c:pt>
                <c:pt idx="572">
                  <c:v>12.68</c:v>
                </c:pt>
                <c:pt idx="573">
                  <c:v>13.15</c:v>
                </c:pt>
                <c:pt idx="574">
                  <c:v>13.21</c:v>
                </c:pt>
                <c:pt idx="575">
                  <c:v>13.29</c:v>
                </c:pt>
                <c:pt idx="576">
                  <c:v>12.94</c:v>
                </c:pt>
                <c:pt idx="577">
                  <c:v>12.78</c:v>
                </c:pt>
                <c:pt idx="578">
                  <c:v>12.93</c:v>
                </c:pt>
                <c:pt idx="579">
                  <c:v>13.05</c:v>
                </c:pt>
                <c:pt idx="580">
                  <c:v>12.83</c:v>
                </c:pt>
                <c:pt idx="581">
                  <c:v>12.31</c:v>
                </c:pt>
                <c:pt idx="582">
                  <c:v>11.72</c:v>
                </c:pt>
                <c:pt idx="583">
                  <c:v>11.69</c:v>
                </c:pt>
                <c:pt idx="584">
                  <c:v>12.16</c:v>
                </c:pt>
                <c:pt idx="585">
                  <c:v>12.58</c:v>
                </c:pt>
                <c:pt idx="586">
                  <c:v>13.07</c:v>
                </c:pt>
                <c:pt idx="587">
                  <c:v>12.82</c:v>
                </c:pt>
                <c:pt idx="588">
                  <c:v>12.21</c:v>
                </c:pt>
                <c:pt idx="589">
                  <c:v>12.55</c:v>
                </c:pt>
                <c:pt idx="590">
                  <c:v>12.21</c:v>
                </c:pt>
                <c:pt idx="591">
                  <c:v>12.15</c:v>
                </c:pt>
                <c:pt idx="592">
                  <c:v>11.67</c:v>
                </c:pt>
                <c:pt idx="593">
                  <c:v>11.86</c:v>
                </c:pt>
                <c:pt idx="594">
                  <c:v>12.29</c:v>
                </c:pt>
                <c:pt idx="595">
                  <c:v>12.33</c:v>
                </c:pt>
                <c:pt idx="596">
                  <c:v>12.92</c:v>
                </c:pt>
                <c:pt idx="597">
                  <c:v>13.48</c:v>
                </c:pt>
                <c:pt idx="598">
                  <c:v>14.04</c:v>
                </c:pt>
                <c:pt idx="599">
                  <c:v>14.55</c:v>
                </c:pt>
                <c:pt idx="600">
                  <c:v>13.81</c:v>
                </c:pt>
                <c:pt idx="601">
                  <c:v>12.62</c:v>
                </c:pt>
                <c:pt idx="602">
                  <c:v>13.1</c:v>
                </c:pt>
                <c:pt idx="603">
                  <c:v>12.87</c:v>
                </c:pt>
                <c:pt idx="604">
                  <c:v>13.89</c:v>
                </c:pt>
                <c:pt idx="605">
                  <c:v>14.37</c:v>
                </c:pt>
                <c:pt idx="606">
                  <c:v>13.44</c:v>
                </c:pt>
                <c:pt idx="607">
                  <c:v>13.64</c:v>
                </c:pt>
                <c:pt idx="608">
                  <c:v>14.05</c:v>
                </c:pt>
                <c:pt idx="609">
                  <c:v>14.44</c:v>
                </c:pt>
                <c:pt idx="610">
                  <c:v>13.95</c:v>
                </c:pt>
                <c:pt idx="611">
                  <c:v>13.47</c:v>
                </c:pt>
                <c:pt idx="612">
                  <c:v>13.18</c:v>
                </c:pt>
                <c:pt idx="613">
                  <c:v>12.05</c:v>
                </c:pt>
                <c:pt idx="614">
                  <c:v>10.69</c:v>
                </c:pt>
                <c:pt idx="615">
                  <c:v>11.21</c:v>
                </c:pt>
                <c:pt idx="616">
                  <c:v>10.91</c:v>
                </c:pt>
                <c:pt idx="617">
                  <c:v>9.92</c:v>
                </c:pt>
                <c:pt idx="618">
                  <c:v>10.55</c:v>
                </c:pt>
                <c:pt idx="619">
                  <c:v>13.07</c:v>
                </c:pt>
                <c:pt idx="620">
                  <c:v>13.11</c:v>
                </c:pt>
                <c:pt idx="621">
                  <c:v>12.24</c:v>
                </c:pt>
                <c:pt idx="622">
                  <c:v>11.17</c:v>
                </c:pt>
                <c:pt idx="623">
                  <c:v>10.8</c:v>
                </c:pt>
                <c:pt idx="624">
                  <c:v>10.47</c:v>
                </c:pt>
                <c:pt idx="625">
                  <c:v>9.2899999999999991</c:v>
                </c:pt>
                <c:pt idx="626">
                  <c:v>9.94</c:v>
                </c:pt>
                <c:pt idx="627">
                  <c:v>10.87</c:v>
                </c:pt>
                <c:pt idx="628">
                  <c:v>11.52</c:v>
                </c:pt>
                <c:pt idx="629">
                  <c:v>11.45</c:v>
                </c:pt>
                <c:pt idx="630">
                  <c:v>11.2</c:v>
                </c:pt>
                <c:pt idx="631">
                  <c:v>9.19</c:v>
                </c:pt>
                <c:pt idx="632">
                  <c:v>8.77</c:v>
                </c:pt>
                <c:pt idx="633">
                  <c:v>9.15</c:v>
                </c:pt>
                <c:pt idx="634">
                  <c:v>9.26</c:v>
                </c:pt>
                <c:pt idx="635">
                  <c:v>9.83</c:v>
                </c:pt>
                <c:pt idx="636">
                  <c:v>10.46</c:v>
                </c:pt>
                <c:pt idx="637">
                  <c:v>10.62</c:v>
                </c:pt>
                <c:pt idx="638">
                  <c:v>10.51</c:v>
                </c:pt>
                <c:pt idx="639">
                  <c:v>10.95</c:v>
                </c:pt>
                <c:pt idx="640">
                  <c:v>11.51</c:v>
                </c:pt>
                <c:pt idx="641">
                  <c:v>11.33</c:v>
                </c:pt>
                <c:pt idx="642">
                  <c:v>10.83</c:v>
                </c:pt>
                <c:pt idx="643">
                  <c:v>10.79</c:v>
                </c:pt>
                <c:pt idx="644">
                  <c:v>9.86</c:v>
                </c:pt>
                <c:pt idx="645">
                  <c:v>10.1</c:v>
                </c:pt>
                <c:pt idx="646">
                  <c:v>9.67</c:v>
                </c:pt>
                <c:pt idx="647">
                  <c:v>9.01</c:v>
                </c:pt>
                <c:pt idx="648">
                  <c:v>7.6</c:v>
                </c:pt>
                <c:pt idx="691">
                  <c:v>3.52</c:v>
                </c:pt>
                <c:pt idx="692">
                  <c:v>3.11</c:v>
                </c:pt>
                <c:pt idx="693">
                  <c:v>1.03</c:v>
                </c:pt>
                <c:pt idx="694">
                  <c:v>0.63</c:v>
                </c:pt>
                <c:pt idx="695">
                  <c:v>1.1100000000000001</c:v>
                </c:pt>
                <c:pt idx="696">
                  <c:v>2.2000000000000002</c:v>
                </c:pt>
                <c:pt idx="697">
                  <c:v>2.0299999999999998</c:v>
                </c:pt>
                <c:pt idx="698">
                  <c:v>0.97</c:v>
                </c:pt>
                <c:pt idx="699">
                  <c:v>0.74</c:v>
                </c:pt>
                <c:pt idx="700">
                  <c:v>1.44</c:v>
                </c:pt>
                <c:pt idx="701">
                  <c:v>2.0099999999999998</c:v>
                </c:pt>
                <c:pt idx="702">
                  <c:v>2.1800000000000002</c:v>
                </c:pt>
                <c:pt idx="703">
                  <c:v>1.71</c:v>
                </c:pt>
                <c:pt idx="704">
                  <c:v>2.1</c:v>
                </c:pt>
                <c:pt idx="705">
                  <c:v>2.73</c:v>
                </c:pt>
                <c:pt idx="706">
                  <c:v>1.77</c:v>
                </c:pt>
                <c:pt idx="707">
                  <c:v>0.49</c:v>
                </c:pt>
                <c:pt idx="708">
                  <c:v>0.56999999999999995</c:v>
                </c:pt>
                <c:pt idx="709">
                  <c:v>0.88</c:v>
                </c:pt>
                <c:pt idx="710">
                  <c:v>0.5</c:v>
                </c:pt>
                <c:pt idx="711">
                  <c:v>0.33</c:v>
                </c:pt>
                <c:pt idx="712">
                  <c:v>0.3</c:v>
                </c:pt>
                <c:pt idx="713">
                  <c:v>0.19</c:v>
                </c:pt>
                <c:pt idx="714">
                  <c:v>0.25</c:v>
                </c:pt>
                <c:pt idx="715">
                  <c:v>0.42</c:v>
                </c:pt>
                <c:pt idx="716">
                  <c:v>0.53</c:v>
                </c:pt>
                <c:pt idx="717">
                  <c:v>0.72</c:v>
                </c:pt>
                <c:pt idx="718">
                  <c:v>0.87</c:v>
                </c:pt>
                <c:pt idx="719">
                  <c:v>0.96</c:v>
                </c:pt>
                <c:pt idx="720">
                  <c:v>0.84</c:v>
                </c:pt>
                <c:pt idx="721">
                  <c:v>1.06</c:v>
                </c:pt>
                <c:pt idx="722">
                  <c:v>1.66</c:v>
                </c:pt>
                <c:pt idx="723">
                  <c:v>0.83</c:v>
                </c:pt>
                <c:pt idx="724">
                  <c:v>0.2</c:v>
                </c:pt>
                <c:pt idx="725">
                  <c:v>0.32</c:v>
                </c:pt>
                <c:pt idx="726">
                  <c:v>0.63</c:v>
                </c:pt>
                <c:pt idx="727">
                  <c:v>0.87</c:v>
                </c:pt>
                <c:pt idx="728">
                  <c:v>0.98</c:v>
                </c:pt>
                <c:pt idx="729">
                  <c:v>0.86</c:v>
                </c:pt>
                <c:pt idx="730">
                  <c:v>0.25</c:v>
                </c:pt>
                <c:pt idx="731">
                  <c:v>0.24</c:v>
                </c:pt>
                <c:pt idx="732">
                  <c:v>0.21</c:v>
                </c:pt>
                <c:pt idx="733">
                  <c:v>0.32</c:v>
                </c:pt>
                <c:pt idx="734">
                  <c:v>0.38</c:v>
                </c:pt>
                <c:pt idx="735">
                  <c:v>0.59</c:v>
                </c:pt>
                <c:pt idx="736">
                  <c:v>0.26</c:v>
                </c:pt>
                <c:pt idx="737">
                  <c:v>0.1</c:v>
                </c:pt>
                <c:pt idx="738">
                  <c:v>0.21</c:v>
                </c:pt>
                <c:pt idx="739">
                  <c:v>0.25</c:v>
                </c:pt>
                <c:pt idx="740">
                  <c:v>0.36</c:v>
                </c:pt>
                <c:pt idx="741">
                  <c:v>0.35</c:v>
                </c:pt>
                <c:pt idx="742">
                  <c:v>1.08</c:v>
                </c:pt>
                <c:pt idx="743">
                  <c:v>1.25</c:v>
                </c:pt>
                <c:pt idx="744">
                  <c:v>1.64</c:v>
                </c:pt>
                <c:pt idx="745">
                  <c:v>1.71</c:v>
                </c:pt>
                <c:pt idx="746">
                  <c:v>1.61</c:v>
                </c:pt>
                <c:pt idx="747">
                  <c:v>1.4</c:v>
                </c:pt>
                <c:pt idx="748">
                  <c:v>1.02</c:v>
                </c:pt>
                <c:pt idx="749">
                  <c:v>0.72</c:v>
                </c:pt>
                <c:pt idx="750">
                  <c:v>0.5</c:v>
                </c:pt>
                <c:pt idx="751">
                  <c:v>0.14000000000000001</c:v>
                </c:pt>
                <c:pt idx="752">
                  <c:v>0.14000000000000001</c:v>
                </c:pt>
                <c:pt idx="753">
                  <c:v>0.14000000000000001</c:v>
                </c:pt>
                <c:pt idx="754">
                  <c:v>0.18</c:v>
                </c:pt>
                <c:pt idx="755">
                  <c:v>0.28000000000000003</c:v>
                </c:pt>
                <c:pt idx="756">
                  <c:v>0.17</c:v>
                </c:pt>
                <c:pt idx="757">
                  <c:v>0.21</c:v>
                </c:pt>
                <c:pt idx="758">
                  <c:v>0.42</c:v>
                </c:pt>
                <c:pt idx="759">
                  <c:v>0.35</c:v>
                </c:pt>
                <c:pt idx="760">
                  <c:v>0.24</c:v>
                </c:pt>
                <c:pt idx="761">
                  <c:v>0.44</c:v>
                </c:pt>
                <c:pt idx="762">
                  <c:v>0.44</c:v>
                </c:pt>
                <c:pt idx="763">
                  <c:v>0.46</c:v>
                </c:pt>
                <c:pt idx="764">
                  <c:v>0.47</c:v>
                </c:pt>
                <c:pt idx="765">
                  <c:v>0.39</c:v>
                </c:pt>
                <c:pt idx="766">
                  <c:v>0.37</c:v>
                </c:pt>
                <c:pt idx="767">
                  <c:v>0.42</c:v>
                </c:pt>
                <c:pt idx="768">
                  <c:v>0.43</c:v>
                </c:pt>
                <c:pt idx="769">
                  <c:v>0.49</c:v>
                </c:pt>
                <c:pt idx="770">
                  <c:v>0.52</c:v>
                </c:pt>
                <c:pt idx="771">
                  <c:v>0.59</c:v>
                </c:pt>
                <c:pt idx="772">
                  <c:v>0.49</c:v>
                </c:pt>
                <c:pt idx="773">
                  <c:v>0.4</c:v>
                </c:pt>
                <c:pt idx="774">
                  <c:v>0.46</c:v>
                </c:pt>
                <c:pt idx="775">
                  <c:v>0.53</c:v>
                </c:pt>
                <c:pt idx="776">
                  <c:v>0.6</c:v>
                </c:pt>
                <c:pt idx="777">
                  <c:v>0.56000000000000005</c:v>
                </c:pt>
                <c:pt idx="778">
                  <c:v>0.51</c:v>
                </c:pt>
                <c:pt idx="779">
                  <c:v>0.52</c:v>
                </c:pt>
                <c:pt idx="780">
                  <c:v>0.61</c:v>
                </c:pt>
                <c:pt idx="781">
                  <c:v>0.77</c:v>
                </c:pt>
                <c:pt idx="782">
                  <c:v>0.78</c:v>
                </c:pt>
                <c:pt idx="783">
                  <c:v>0.81</c:v>
                </c:pt>
                <c:pt idx="784">
                  <c:v>0.86</c:v>
                </c:pt>
                <c:pt idx="785">
                  <c:v>0.8</c:v>
                </c:pt>
                <c:pt idx="786">
                  <c:v>0.75</c:v>
                </c:pt>
                <c:pt idx="787">
                  <c:v>0.73</c:v>
                </c:pt>
                <c:pt idx="788">
                  <c:v>0.71</c:v>
                </c:pt>
                <c:pt idx="789">
                  <c:v>0.68</c:v>
                </c:pt>
                <c:pt idx="790">
                  <c:v>0.66</c:v>
                </c:pt>
                <c:pt idx="791">
                  <c:v>0.75</c:v>
                </c:pt>
                <c:pt idx="792">
                  <c:v>0.68</c:v>
                </c:pt>
                <c:pt idx="793">
                  <c:v>0.63</c:v>
                </c:pt>
                <c:pt idx="794">
                  <c:v>0.64</c:v>
                </c:pt>
                <c:pt idx="795">
                  <c:v>0.64</c:v>
                </c:pt>
                <c:pt idx="796">
                  <c:v>0.69</c:v>
                </c:pt>
                <c:pt idx="797">
                  <c:v>0.78</c:v>
                </c:pt>
                <c:pt idx="798">
                  <c:v>0.81</c:v>
                </c:pt>
                <c:pt idx="799">
                  <c:v>0.8</c:v>
                </c:pt>
                <c:pt idx="800">
                  <c:v>0.86</c:v>
                </c:pt>
                <c:pt idx="801">
                  <c:v>0.83</c:v>
                </c:pt>
                <c:pt idx="802">
                  <c:v>0.71</c:v>
                </c:pt>
                <c:pt idx="803">
                  <c:v>0.72</c:v>
                </c:pt>
                <c:pt idx="804">
                  <c:v>0.86</c:v>
                </c:pt>
                <c:pt idx="805">
                  <c:v>0.81</c:v>
                </c:pt>
                <c:pt idx="806">
                  <c:v>0.76</c:v>
                </c:pt>
                <c:pt idx="807">
                  <c:v>0.8</c:v>
                </c:pt>
                <c:pt idx="808">
                  <c:v>0.8</c:v>
                </c:pt>
                <c:pt idx="809">
                  <c:v>0.83</c:v>
                </c:pt>
                <c:pt idx="810">
                  <c:v>0.9</c:v>
                </c:pt>
                <c:pt idx="811">
                  <c:v>0.85</c:v>
                </c:pt>
                <c:pt idx="812">
                  <c:v>0.92</c:v>
                </c:pt>
                <c:pt idx="813">
                  <c:v>0.85</c:v>
                </c:pt>
                <c:pt idx="814">
                  <c:v>0.82</c:v>
                </c:pt>
                <c:pt idx="815">
                  <c:v>0.85</c:v>
                </c:pt>
                <c:pt idx="816">
                  <c:v>0.89</c:v>
                </c:pt>
                <c:pt idx="817">
                  <c:v>0.89</c:v>
                </c:pt>
                <c:pt idx="818">
                  <c:v>0.81</c:v>
                </c:pt>
                <c:pt idx="819">
                  <c:v>0.26</c:v>
                </c:pt>
                <c:pt idx="820">
                  <c:v>0.76</c:v>
                </c:pt>
                <c:pt idx="821">
                  <c:v>0.89</c:v>
                </c:pt>
                <c:pt idx="822">
                  <c:v>1</c:v>
                </c:pt>
                <c:pt idx="823">
                  <c:v>1.0900000000000001</c:v>
                </c:pt>
                <c:pt idx="824">
                  <c:v>1.1200000000000001</c:v>
                </c:pt>
                <c:pt idx="825">
                  <c:v>0.96</c:v>
                </c:pt>
                <c:pt idx="826">
                  <c:v>1.22</c:v>
                </c:pt>
                <c:pt idx="827">
                  <c:v>1.17</c:v>
                </c:pt>
                <c:pt idx="828">
                  <c:v>0.6</c:v>
                </c:pt>
                <c:pt idx="829">
                  <c:v>1.36</c:v>
                </c:pt>
                <c:pt idx="830">
                  <c:v>1.64</c:v>
                </c:pt>
                <c:pt idx="831">
                  <c:v>1.72</c:v>
                </c:pt>
                <c:pt idx="832">
                  <c:v>2.04</c:v>
                </c:pt>
                <c:pt idx="833">
                  <c:v>1.78</c:v>
                </c:pt>
                <c:pt idx="834">
                  <c:v>2.59</c:v>
                </c:pt>
                <c:pt idx="835">
                  <c:v>2.68</c:v>
                </c:pt>
                <c:pt idx="836">
                  <c:v>1.7</c:v>
                </c:pt>
                <c:pt idx="837">
                  <c:v>1.71</c:v>
                </c:pt>
                <c:pt idx="838">
                  <c:v>2.11</c:v>
                </c:pt>
                <c:pt idx="839">
                  <c:v>2.1800000000000002</c:v>
                </c:pt>
                <c:pt idx="840">
                  <c:v>3.19</c:v>
                </c:pt>
                <c:pt idx="841">
                  <c:v>4.4000000000000004</c:v>
                </c:pt>
                <c:pt idx="842">
                  <c:v>5.08</c:v>
                </c:pt>
                <c:pt idx="843">
                  <c:v>4.1900000000000004</c:v>
                </c:pt>
                <c:pt idx="844">
                  <c:v>3.72</c:v>
                </c:pt>
                <c:pt idx="845">
                  <c:v>4.72</c:v>
                </c:pt>
                <c:pt idx="846">
                  <c:v>4.01</c:v>
                </c:pt>
                <c:pt idx="847">
                  <c:v>4.3600000000000003</c:v>
                </c:pt>
                <c:pt idx="848">
                  <c:v>5.38</c:v>
                </c:pt>
                <c:pt idx="849">
                  <c:v>5.75</c:v>
                </c:pt>
                <c:pt idx="850">
                  <c:v>4.09</c:v>
                </c:pt>
                <c:pt idx="851">
                  <c:v>5.03</c:v>
                </c:pt>
                <c:pt idx="852">
                  <c:v>5.63</c:v>
                </c:pt>
                <c:pt idx="853">
                  <c:v>5.96</c:v>
                </c:pt>
                <c:pt idx="854">
                  <c:v>5.99</c:v>
                </c:pt>
                <c:pt idx="855">
                  <c:v>5.83</c:v>
                </c:pt>
                <c:pt idx="856">
                  <c:v>6.17</c:v>
                </c:pt>
                <c:pt idx="857">
                  <c:v>6.56</c:v>
                </c:pt>
                <c:pt idx="858">
                  <c:v>7.11</c:v>
                </c:pt>
                <c:pt idx="859">
                  <c:v>6.28</c:v>
                </c:pt>
                <c:pt idx="860">
                  <c:v>7.96</c:v>
                </c:pt>
                <c:pt idx="861">
                  <c:v>8.6999999999999993</c:v>
                </c:pt>
                <c:pt idx="862">
                  <c:v>9.2100000000000009</c:v>
                </c:pt>
                <c:pt idx="863">
                  <c:v>8.18</c:v>
                </c:pt>
                <c:pt idx="864">
                  <c:v>8.74</c:v>
                </c:pt>
                <c:pt idx="865">
                  <c:v>8.98</c:v>
                </c:pt>
                <c:pt idx="866">
                  <c:v>9.7899999999999991</c:v>
                </c:pt>
                <c:pt idx="867">
                  <c:v>9.2100000000000009</c:v>
                </c:pt>
                <c:pt idx="868">
                  <c:v>8.6</c:v>
                </c:pt>
                <c:pt idx="869">
                  <c:v>7.89</c:v>
                </c:pt>
                <c:pt idx="870">
                  <c:v>8.69</c:v>
                </c:pt>
                <c:pt idx="871">
                  <c:v>9.1</c:v>
                </c:pt>
                <c:pt idx="872">
                  <c:v>8.83</c:v>
                </c:pt>
                <c:pt idx="873">
                  <c:v>8.42</c:v>
                </c:pt>
                <c:pt idx="874">
                  <c:v>8.65</c:v>
                </c:pt>
                <c:pt idx="875">
                  <c:v>9.3000000000000007</c:v>
                </c:pt>
                <c:pt idx="876">
                  <c:v>9.43</c:v>
                </c:pt>
                <c:pt idx="877">
                  <c:v>9.1300000000000008</c:v>
                </c:pt>
                <c:pt idx="878">
                  <c:v>8.0299999999999994</c:v>
                </c:pt>
                <c:pt idx="879">
                  <c:v>8.34</c:v>
                </c:pt>
                <c:pt idx="880">
                  <c:v>8.65</c:v>
                </c:pt>
                <c:pt idx="881">
                  <c:v>8.75</c:v>
                </c:pt>
                <c:pt idx="882">
                  <c:v>9.31</c:v>
                </c:pt>
                <c:pt idx="883">
                  <c:v>10.1</c:v>
                </c:pt>
                <c:pt idx="884">
                  <c:v>10.95</c:v>
                </c:pt>
                <c:pt idx="885">
                  <c:v>10.29</c:v>
                </c:pt>
                <c:pt idx="886">
                  <c:v>10.07</c:v>
                </c:pt>
                <c:pt idx="887">
                  <c:v>10.11</c:v>
                </c:pt>
                <c:pt idx="888">
                  <c:v>10.82</c:v>
                </c:pt>
                <c:pt idx="889">
                  <c:v>11.45</c:v>
                </c:pt>
                <c:pt idx="890">
                  <c:v>11.79</c:v>
                </c:pt>
                <c:pt idx="891">
                  <c:v>11.83</c:v>
                </c:pt>
                <c:pt idx="892">
                  <c:v>11.04</c:v>
                </c:pt>
                <c:pt idx="893">
                  <c:v>9.99</c:v>
                </c:pt>
                <c:pt idx="894">
                  <c:v>9.81</c:v>
                </c:pt>
                <c:pt idx="895">
                  <c:v>9.98</c:v>
                </c:pt>
                <c:pt idx="896">
                  <c:v>10.24</c:v>
                </c:pt>
                <c:pt idx="897">
                  <c:v>10.57</c:v>
                </c:pt>
                <c:pt idx="898">
                  <c:v>11.48</c:v>
                </c:pt>
                <c:pt idx="899">
                  <c:v>11.87</c:v>
                </c:pt>
                <c:pt idx="900">
                  <c:v>11.11</c:v>
                </c:pt>
                <c:pt idx="901">
                  <c:v>10.52</c:v>
                </c:pt>
                <c:pt idx="902">
                  <c:v>9.9499999999999993</c:v>
                </c:pt>
                <c:pt idx="903">
                  <c:v>10.220000000000001</c:v>
                </c:pt>
                <c:pt idx="904">
                  <c:v>10.93</c:v>
                </c:pt>
                <c:pt idx="905">
                  <c:v>9.92</c:v>
                </c:pt>
              </c:numCache>
            </c:numRef>
          </c:xVal>
          <c:yVal>
            <c:numRef>
              <c:f>HBF_daily!$J$2:$J$1097</c:f>
              <c:numCache>
                <c:formatCode>General</c:formatCode>
                <c:ptCount val="1096"/>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0.11532530972074895</c:v>
                </c:pt>
                <c:pt idx="72">
                  <c:v>0.57098362240603251</c:v>
                </c:pt>
                <c:pt idx="73">
                  <c:v>0.87354471424563052</c:v>
                </c:pt>
                <c:pt idx="74">
                  <c:v>1.0572083999625885</c:v>
                </c:pt>
                <c:pt idx="75">
                  <c:v>1.2160411732984162</c:v>
                </c:pt>
                <c:pt idx="76">
                  <c:v>1.4901517617451887</c:v>
                </c:pt>
                <c:pt idx="77">
                  <c:v>1.8435349776288423</c:v>
                </c:pt>
                <c:pt idx="78">
                  <c:v>2.3405259791202528</c:v>
                </c:pt>
                <c:pt idx="79">
                  <c:v>2.8515842471789026</c:v>
                </c:pt>
                <c:pt idx="80">
                  <c:v>3.3761652973669758</c:v>
                </c:pt>
                <c:pt idx="81">
                  <c:v>3.8720676108758441</c:v>
                </c:pt>
                <c:pt idx="82">
                  <c:v>4.2098297701507876</c:v>
                </c:pt>
                <c:pt idx="83">
                  <c:v>4.3107077854740687</c:v>
                </c:pt>
                <c:pt idx="84">
                  <c:v>4.3596272664424642</c:v>
                </c:pt>
                <c:pt idx="85">
                  <c:v>4.2487387820129667</c:v>
                </c:pt>
                <c:pt idx="86">
                  <c:v>3.9584095298787689</c:v>
                </c:pt>
                <c:pt idx="87">
                  <c:v>3.8549955612201843</c:v>
                </c:pt>
                <c:pt idx="88">
                  <c:v>3.8064625238055054</c:v>
                </c:pt>
                <c:pt idx="89">
                  <c:v>3.6620450222184715</c:v>
                </c:pt>
                <c:pt idx="90">
                  <c:v>3.6106420207372407</c:v>
                </c:pt>
                <c:pt idx="91">
                  <c:v>3.5544058860214243</c:v>
                </c:pt>
                <c:pt idx="92">
                  <c:v>3.5007388269533295</c:v>
                </c:pt>
                <c:pt idx="93">
                  <c:v>3.4482895718231079</c:v>
                </c:pt>
                <c:pt idx="94">
                  <c:v>3.4878369337015673</c:v>
                </c:pt>
                <c:pt idx="95">
                  <c:v>3.4523744714547959</c:v>
                </c:pt>
                <c:pt idx="96">
                  <c:v>3.3992161733578095</c:v>
                </c:pt>
                <c:pt idx="97">
                  <c:v>3.3590417618006221</c:v>
                </c:pt>
                <c:pt idx="98">
                  <c:v>3.3596989776805808</c:v>
                </c:pt>
                <c:pt idx="99">
                  <c:v>3.4208857125018755</c:v>
                </c:pt>
                <c:pt idx="100">
                  <c:v>3.4929399983350837</c:v>
                </c:pt>
                <c:pt idx="101">
                  <c:v>3.5511439984460784</c:v>
                </c:pt>
                <c:pt idx="102">
                  <c:v>3.6444077318830064</c:v>
                </c:pt>
                <c:pt idx="103">
                  <c:v>3.7424672164241395</c:v>
                </c:pt>
                <c:pt idx="104">
                  <c:v>3.9331094019958632</c:v>
                </c:pt>
                <c:pt idx="105">
                  <c:v>4.2396621085294726</c:v>
                </c:pt>
                <c:pt idx="106">
                  <c:v>4.7889179679608409</c:v>
                </c:pt>
                <c:pt idx="107">
                  <c:v>5.2165967700967846</c:v>
                </c:pt>
                <c:pt idx="108">
                  <c:v>5.2637303187569984</c:v>
                </c:pt>
                <c:pt idx="109">
                  <c:v>5.3399749641731988</c:v>
                </c:pt>
                <c:pt idx="110">
                  <c:v>5.6274699665616517</c:v>
                </c:pt>
                <c:pt idx="111">
                  <c:v>5.9398519687908751</c:v>
                </c:pt>
                <c:pt idx="112">
                  <c:v>5.8620685042048164</c:v>
                </c:pt>
                <c:pt idx="113">
                  <c:v>5.9047172705911626</c:v>
                </c:pt>
                <c:pt idx="114">
                  <c:v>5.9366561192184184</c:v>
                </c:pt>
                <c:pt idx="115">
                  <c:v>5.8984190446038571</c:v>
                </c:pt>
                <c:pt idx="116">
                  <c:v>5.8906577749636009</c:v>
                </c:pt>
                <c:pt idx="117">
                  <c:v>5.8346405899660274</c:v>
                </c:pt>
                <c:pt idx="118">
                  <c:v>5.6195178839682924</c:v>
                </c:pt>
                <c:pt idx="119">
                  <c:v>5.4557100250370727</c:v>
                </c:pt>
                <c:pt idx="120">
                  <c:v>5.4231826900346007</c:v>
                </c:pt>
                <c:pt idx="121">
                  <c:v>5.3963638440322947</c:v>
                </c:pt>
                <c:pt idx="122">
                  <c:v>5.4421329210968086</c:v>
                </c:pt>
                <c:pt idx="123">
                  <c:v>5.5300840596903544</c:v>
                </c:pt>
                <c:pt idx="124">
                  <c:v>5.6743184557109974</c:v>
                </c:pt>
                <c:pt idx="125">
                  <c:v>5.8824905586635978</c:v>
                </c:pt>
                <c:pt idx="126">
                  <c:v>6.034304521419358</c:v>
                </c:pt>
                <c:pt idx="127">
                  <c:v>6.1716708866580676</c:v>
                </c:pt>
                <c:pt idx="128">
                  <c:v>6.2597594942141965</c:v>
                </c:pt>
                <c:pt idx="129">
                  <c:v>6.451322194599916</c:v>
                </c:pt>
                <c:pt idx="130">
                  <c:v>6.6010073816265882</c:v>
                </c:pt>
                <c:pt idx="131">
                  <c:v>6.6530002228514817</c:v>
                </c:pt>
                <c:pt idx="132">
                  <c:v>6.792780207994717</c:v>
                </c:pt>
                <c:pt idx="133">
                  <c:v>7.0644481941284027</c:v>
                </c:pt>
                <c:pt idx="134">
                  <c:v>7.3085649811865085</c:v>
                </c:pt>
                <c:pt idx="135">
                  <c:v>7.5226406491074078</c:v>
                </c:pt>
                <c:pt idx="136">
                  <c:v>7.7747579391669142</c:v>
                </c:pt>
                <c:pt idx="137">
                  <c:v>7.863354076555785</c:v>
                </c:pt>
                <c:pt idx="138">
                  <c:v>7.9240171381187334</c:v>
                </c:pt>
                <c:pt idx="139">
                  <c:v>8.1391493289108183</c:v>
                </c:pt>
                <c:pt idx="140">
                  <c:v>8.4500727069834305</c:v>
                </c:pt>
                <c:pt idx="141">
                  <c:v>8.728467859851202</c:v>
                </c:pt>
                <c:pt idx="142">
                  <c:v>8.9599833358611214</c:v>
                </c:pt>
                <c:pt idx="143">
                  <c:v>9.2087111134703807</c:v>
                </c:pt>
                <c:pt idx="144">
                  <c:v>9.4322037059056889</c:v>
                </c:pt>
                <c:pt idx="145">
                  <c:v>9.6632167921786447</c:v>
                </c:pt>
                <c:pt idx="146">
                  <c:v>9.9531690060334004</c:v>
                </c:pt>
                <c:pt idx="147">
                  <c:v>10.076684405631173</c:v>
                </c:pt>
                <c:pt idx="148">
                  <c:v>10.245458778589096</c:v>
                </c:pt>
                <c:pt idx="149">
                  <c:v>10.472994860016492</c:v>
                </c:pt>
                <c:pt idx="150">
                  <c:v>10.673561869348724</c:v>
                </c:pt>
                <c:pt idx="151">
                  <c:v>10.751804411392142</c:v>
                </c:pt>
                <c:pt idx="152">
                  <c:v>10.725317450632666</c:v>
                </c:pt>
                <c:pt idx="153">
                  <c:v>10.603442953923821</c:v>
                </c:pt>
                <c:pt idx="154">
                  <c:v>10.496380090328902</c:v>
                </c:pt>
                <c:pt idx="155">
                  <c:v>10.311494750973642</c:v>
                </c:pt>
                <c:pt idx="156">
                  <c:v>10.2034417675754</c:v>
                </c:pt>
                <c:pt idx="157">
                  <c:v>10.13366564973704</c:v>
                </c:pt>
                <c:pt idx="158">
                  <c:v>10.109054606421235</c:v>
                </c:pt>
                <c:pt idx="159">
                  <c:v>10.138397632659821</c:v>
                </c:pt>
                <c:pt idx="160">
                  <c:v>10.207084457149165</c:v>
                </c:pt>
                <c:pt idx="161">
                  <c:v>10.293612160005889</c:v>
                </c:pt>
                <c:pt idx="162">
                  <c:v>10.449891349338831</c:v>
                </c:pt>
                <c:pt idx="163">
                  <c:v>10.586705259382907</c:v>
                </c:pt>
                <c:pt idx="164">
                  <c:v>10.677031575424046</c:v>
                </c:pt>
                <c:pt idx="165">
                  <c:v>10.713742803729112</c:v>
                </c:pt>
                <c:pt idx="166">
                  <c:v>10.754693283480504</c:v>
                </c:pt>
                <c:pt idx="167">
                  <c:v>10.821233731248473</c:v>
                </c:pt>
                <c:pt idx="168">
                  <c:v>10.881764815831907</c:v>
                </c:pt>
                <c:pt idx="169">
                  <c:v>10.887913828109779</c:v>
                </c:pt>
                <c:pt idx="170">
                  <c:v>10.975072906235795</c:v>
                </c:pt>
                <c:pt idx="171">
                  <c:v>11.30658137915341</c:v>
                </c:pt>
                <c:pt idx="172">
                  <c:v>11.656502620543183</c:v>
                </c:pt>
                <c:pt idx="173">
                  <c:v>11.929209112506971</c:v>
                </c:pt>
                <c:pt idx="174">
                  <c:v>12.061015171673173</c:v>
                </c:pt>
                <c:pt idx="175">
                  <c:v>12.106940826894963</c:v>
                </c:pt>
                <c:pt idx="176">
                  <c:v>12.088838105101967</c:v>
                </c:pt>
                <c:pt idx="177">
                  <c:v>11.984622231428503</c:v>
                </c:pt>
                <c:pt idx="178">
                  <c:v>11.889320749333269</c:v>
                </c:pt>
                <c:pt idx="179">
                  <c:v>11.917192699377717</c:v>
                </c:pt>
                <c:pt idx="180">
                  <c:v>12.027773186085868</c:v>
                </c:pt>
                <c:pt idx="181">
                  <c:v>12.178968307013477</c:v>
                </c:pt>
                <c:pt idx="182">
                  <c:v>12.315757086545911</c:v>
                </c:pt>
                <c:pt idx="183">
                  <c:v>12.370266614109518</c:v>
                </c:pt>
                <c:pt idx="184">
                  <c:v>12.415635506502216</c:v>
                </c:pt>
                <c:pt idx="185">
                  <c:v>12.523273139402068</c:v>
                </c:pt>
                <c:pt idx="186">
                  <c:v>12.616261596775264</c:v>
                </c:pt>
                <c:pt idx="187">
                  <c:v>12.70737749032358</c:v>
                </c:pt>
                <c:pt idx="188">
                  <c:v>12.883672324302006</c:v>
                </c:pt>
                <c:pt idx="189">
                  <c:v>12.92903416934854</c:v>
                </c:pt>
                <c:pt idx="190">
                  <c:v>12.844718558058638</c:v>
                </c:pt>
                <c:pt idx="191">
                  <c:v>12.781363987521393</c:v>
                </c:pt>
                <c:pt idx="192">
                  <c:v>12.802079721686635</c:v>
                </c:pt>
                <c:pt idx="193">
                  <c:v>12.875301073574192</c:v>
                </c:pt>
                <c:pt idx="194">
                  <c:v>12.98730100200258</c:v>
                </c:pt>
                <c:pt idx="195">
                  <c:v>13.120940935202409</c:v>
                </c:pt>
                <c:pt idx="196">
                  <c:v>13.277924872855579</c:v>
                </c:pt>
                <c:pt idx="197">
                  <c:v>13.394156547998541</c:v>
                </c:pt>
                <c:pt idx="198">
                  <c:v>13.539612778131971</c:v>
                </c:pt>
                <c:pt idx="199">
                  <c:v>13.651771926256508</c:v>
                </c:pt>
                <c:pt idx="200">
                  <c:v>13.553493797839408</c:v>
                </c:pt>
                <c:pt idx="201">
                  <c:v>13.430300877983449</c:v>
                </c:pt>
                <c:pt idx="202">
                  <c:v>13.337347486117885</c:v>
                </c:pt>
                <c:pt idx="203">
                  <c:v>13.341057653710024</c:v>
                </c:pt>
                <c:pt idx="204">
                  <c:v>13.415320476796026</c:v>
                </c:pt>
                <c:pt idx="205">
                  <c:v>13.479125778342954</c:v>
                </c:pt>
                <c:pt idx="206">
                  <c:v>13.400224059786758</c:v>
                </c:pt>
                <c:pt idx="207">
                  <c:v>13.292362455800976</c:v>
                </c:pt>
                <c:pt idx="208">
                  <c:v>13.29749829208091</c:v>
                </c:pt>
                <c:pt idx="209">
                  <c:v>13.324711739275518</c:v>
                </c:pt>
                <c:pt idx="210">
                  <c:v>13.341064289990481</c:v>
                </c:pt>
                <c:pt idx="211">
                  <c:v>13.34413333732445</c:v>
                </c:pt>
                <c:pt idx="212">
                  <c:v>13.397737781502823</c:v>
                </c:pt>
                <c:pt idx="213">
                  <c:v>13.418661929402635</c:v>
                </c:pt>
                <c:pt idx="214">
                  <c:v>13.510171134109125</c:v>
                </c:pt>
                <c:pt idx="215">
                  <c:v>13.636879725168519</c:v>
                </c:pt>
                <c:pt idx="216">
                  <c:v>13.728787743490617</c:v>
                </c:pt>
                <c:pt idx="217">
                  <c:v>13.865701893924577</c:v>
                </c:pt>
                <c:pt idx="218">
                  <c:v>13.879028434329605</c:v>
                </c:pt>
                <c:pt idx="219">
                  <c:v>13.792739872040965</c:v>
                </c:pt>
                <c:pt idx="220">
                  <c:v>13.775530547238233</c:v>
                </c:pt>
                <c:pt idx="221">
                  <c:v>13.802735177422353</c:v>
                </c:pt>
                <c:pt idx="222">
                  <c:v>13.834812832260859</c:v>
                </c:pt>
                <c:pt idx="223">
                  <c:v>13.849018643443472</c:v>
                </c:pt>
                <c:pt idx="224">
                  <c:v>13.905937400547238</c:v>
                </c:pt>
                <c:pt idx="225">
                  <c:v>13.916581573844091</c:v>
                </c:pt>
                <c:pt idx="226">
                  <c:v>13.946182802254484</c:v>
                </c:pt>
                <c:pt idx="227">
                  <c:v>13.936837282104186</c:v>
                </c:pt>
                <c:pt idx="228">
                  <c:v>13.904514796630572</c:v>
                </c:pt>
                <c:pt idx="229">
                  <c:v>13.863727143521867</c:v>
                </c:pt>
                <c:pt idx="230">
                  <c:v>13.76783866728708</c:v>
                </c:pt>
                <c:pt idx="231">
                  <c:v>13.582369422801275</c:v>
                </c:pt>
                <c:pt idx="232">
                  <c:v>13.433651461281187</c:v>
                </c:pt>
                <c:pt idx="233">
                  <c:v>13.366434697195778</c:v>
                </c:pt>
                <c:pt idx="234">
                  <c:v>13.25177905071606</c:v>
                </c:pt>
                <c:pt idx="235">
                  <c:v>13.218320447334989</c:v>
                </c:pt>
                <c:pt idx="236">
                  <c:v>13.247665750845989</c:v>
                </c:pt>
                <c:pt idx="237">
                  <c:v>13.253028034122924</c:v>
                </c:pt>
                <c:pt idx="238">
                  <c:v>13.32607949851473</c:v>
                </c:pt>
                <c:pt idx="239">
                  <c:v>13.376560865280414</c:v>
                </c:pt>
                <c:pt idx="240">
                  <c:v>13.424070140928386</c:v>
                </c:pt>
                <c:pt idx="241">
                  <c:v>13.267418798199827</c:v>
                </c:pt>
                <c:pt idx="242">
                  <c:v>13.16841087831984</c:v>
                </c:pt>
                <c:pt idx="243">
                  <c:v>13.218783486431848</c:v>
                </c:pt>
                <c:pt idx="244">
                  <c:v>13.244164587336391</c:v>
                </c:pt>
                <c:pt idx="245">
                  <c:v>13.152213614847298</c:v>
                </c:pt>
                <c:pt idx="246">
                  <c:v>13.046726040524145</c:v>
                </c:pt>
                <c:pt idx="247">
                  <c:v>12.932144304489201</c:v>
                </c:pt>
                <c:pt idx="248">
                  <c:v>12.917241350856589</c:v>
                </c:pt>
                <c:pt idx="249">
                  <c:v>12.880911927466149</c:v>
                </c:pt>
                <c:pt idx="250">
                  <c:v>12.943371132301738</c:v>
                </c:pt>
                <c:pt idx="251">
                  <c:v>13.011499723481624</c:v>
                </c:pt>
                <c:pt idx="252">
                  <c:v>12.859146408582848</c:v>
                </c:pt>
                <c:pt idx="253">
                  <c:v>12.602883314677324</c:v>
                </c:pt>
                <c:pt idx="254">
                  <c:v>12.373931093698836</c:v>
                </c:pt>
                <c:pt idx="255">
                  <c:v>12.235762354118913</c:v>
                </c:pt>
                <c:pt idx="256">
                  <c:v>12.219691530510985</c:v>
                </c:pt>
                <c:pt idx="257">
                  <c:v>12.250712095143587</c:v>
                </c:pt>
                <c:pt idx="258">
                  <c:v>12.182117955467348</c:v>
                </c:pt>
                <c:pt idx="259">
                  <c:v>11.925363425102855</c:v>
                </c:pt>
                <c:pt idx="260">
                  <c:v>11.729385863429332</c:v>
                </c:pt>
                <c:pt idx="261">
                  <c:v>11.661720139200712</c:v>
                </c:pt>
                <c:pt idx="262">
                  <c:v>11.547825463253997</c:v>
                </c:pt>
                <c:pt idx="263">
                  <c:v>11.266883765703732</c:v>
                </c:pt>
                <c:pt idx="264">
                  <c:v>11.09395818132348</c:v>
                </c:pt>
                <c:pt idx="265">
                  <c:v>11.019880969235249</c:v>
                </c:pt>
                <c:pt idx="266">
                  <c:v>10.914555571286233</c:v>
                </c:pt>
                <c:pt idx="267">
                  <c:v>10.656951866533818</c:v>
                </c:pt>
                <c:pt idx="268">
                  <c:v>10.508168408764895</c:v>
                </c:pt>
                <c:pt idx="269">
                  <c:v>10.508150514847236</c:v>
                </c:pt>
                <c:pt idx="270">
                  <c:v>10.42789381385742</c:v>
                </c:pt>
                <c:pt idx="271">
                  <c:v>10.181494226266924</c:v>
                </c:pt>
                <c:pt idx="272">
                  <c:v>9.9928212778491314</c:v>
                </c:pt>
                <c:pt idx="273">
                  <c:v>9.8517331926591893</c:v>
                </c:pt>
                <c:pt idx="274">
                  <c:v>9.7188709798152431</c:v>
                </c:pt>
                <c:pt idx="275">
                  <c:v>9.7230929144942273</c:v>
                </c:pt>
                <c:pt idx="276">
                  <c:v>9.7986200535279444</c:v>
                </c:pt>
                <c:pt idx="277">
                  <c:v>9.8746187166260828</c:v>
                </c:pt>
                <c:pt idx="278">
                  <c:v>9.9616774688510112</c:v>
                </c:pt>
                <c:pt idx="279">
                  <c:v>9.9973056375942768</c:v>
                </c:pt>
                <c:pt idx="280">
                  <c:v>9.7343785950879926</c:v>
                </c:pt>
                <c:pt idx="281">
                  <c:v>9.3937933554154611</c:v>
                </c:pt>
                <c:pt idx="282">
                  <c:v>9.1455337983877616</c:v>
                </c:pt>
                <c:pt idx="283">
                  <c:v>8.9936715451619111</c:v>
                </c:pt>
                <c:pt idx="284">
                  <c:v>8.7713001088177833</c:v>
                </c:pt>
                <c:pt idx="285">
                  <c:v>8.4874467682299297</c:v>
                </c:pt>
                <c:pt idx="286">
                  <c:v>8.1045169836812683</c:v>
                </c:pt>
                <c:pt idx="287">
                  <c:v>7.913889184769185</c:v>
                </c:pt>
                <c:pt idx="288">
                  <c:v>8.0341165724512393</c:v>
                </c:pt>
                <c:pt idx="289">
                  <c:v>7.9189821342878233</c:v>
                </c:pt>
                <c:pt idx="290">
                  <c:v>7.7245966586686352</c:v>
                </c:pt>
                <c:pt idx="291">
                  <c:v>7.6890968814240583</c:v>
                </c:pt>
                <c:pt idx="292">
                  <c:v>7.7114237559957868</c:v>
                </c:pt>
                <c:pt idx="293">
                  <c:v>7.9061155055960679</c:v>
                </c:pt>
                <c:pt idx="294">
                  <c:v>7.8478944718896635</c:v>
                </c:pt>
                <c:pt idx="295">
                  <c:v>7.8128281737636858</c:v>
                </c:pt>
                <c:pt idx="296">
                  <c:v>7.7242462955127733</c:v>
                </c:pt>
                <c:pt idx="297">
                  <c:v>7.5585765424785887</c:v>
                </c:pt>
                <c:pt idx="298">
                  <c:v>7.4590181063133496</c:v>
                </c:pt>
                <c:pt idx="299">
                  <c:v>7.523430232559126</c:v>
                </c:pt>
                <c:pt idx="300">
                  <c:v>7.6362548837218505</c:v>
                </c:pt>
                <c:pt idx="301">
                  <c:v>7.6617112248070605</c:v>
                </c:pt>
                <c:pt idx="302">
                  <c:v>7.6779971431532568</c:v>
                </c:pt>
                <c:pt idx="303">
                  <c:v>7.8587906669430385</c:v>
                </c:pt>
                <c:pt idx="304">
                  <c:v>7.931951289146836</c:v>
                </c:pt>
                <c:pt idx="305">
                  <c:v>7.7709212032037147</c:v>
                </c:pt>
                <c:pt idx="306">
                  <c:v>7.5812931229901324</c:v>
                </c:pt>
                <c:pt idx="307">
                  <c:v>7.332720248124124</c:v>
                </c:pt>
                <c:pt idx="308">
                  <c:v>7.0472255649158484</c:v>
                </c:pt>
                <c:pt idx="309">
                  <c:v>6.6328705272547923</c:v>
                </c:pt>
                <c:pt idx="310">
                  <c:v>6.2107391587711396</c:v>
                </c:pt>
                <c:pt idx="311">
                  <c:v>5.8372032148530639</c:v>
                </c:pt>
                <c:pt idx="312">
                  <c:v>5.5829696671961928</c:v>
                </c:pt>
                <c:pt idx="313">
                  <c:v>5.3590583560497809</c:v>
                </c:pt>
                <c:pt idx="314">
                  <c:v>5.1587277989797951</c:v>
                </c:pt>
                <c:pt idx="315">
                  <c:v>5.0720526123811425</c:v>
                </c:pt>
                <c:pt idx="316">
                  <c:v>5.2342357715557331</c:v>
                </c:pt>
                <c:pt idx="317">
                  <c:v>5.300253386785351</c:v>
                </c:pt>
                <c:pt idx="318">
                  <c:v>5.0448431609996609</c:v>
                </c:pt>
                <c:pt idx="319">
                  <c:v>4.7714536169330168</c:v>
                </c:pt>
                <c:pt idx="320">
                  <c:v>4.5249433758041491</c:v>
                </c:pt>
                <c:pt idx="321">
                  <c:v>4.3275138174172056</c:v>
                </c:pt>
                <c:pt idx="322">
                  <c:v>4.130659562922725</c:v>
                </c:pt>
                <c:pt idx="323">
                  <c:v>3.9481089253945436</c:v>
                </c:pt>
                <c:pt idx="324">
                  <c:v>3.792674997034907</c:v>
                </c:pt>
                <c:pt idx="325">
                  <c:v>3.7380699972325799</c:v>
                </c:pt>
                <c:pt idx="326">
                  <c:v>3.6690119974170745</c:v>
                </c:pt>
                <c:pt idx="327">
                  <c:v>3.6733911975892699</c:v>
                </c:pt>
                <c:pt idx="328">
                  <c:v>3.5862251177499851</c:v>
                </c:pt>
                <c:pt idx="329">
                  <c:v>3.3184301098999862</c:v>
                </c:pt>
                <c:pt idx="330">
                  <c:v>3.1467614359066536</c:v>
                </c:pt>
                <c:pt idx="331">
                  <c:v>2.93304400684621</c:v>
                </c:pt>
                <c:pt idx="332">
                  <c:v>2.6973877397231298</c:v>
                </c:pt>
                <c:pt idx="333">
                  <c:v>2.5620085570749209</c:v>
                </c:pt>
                <c:pt idx="334">
                  <c:v>2.2574746532699264</c:v>
                </c:pt>
                <c:pt idx="335">
                  <c:v>1.9366630097185982</c:v>
                </c:pt>
                <c:pt idx="336">
                  <c:v>1.8885788090706912</c:v>
                </c:pt>
                <c:pt idx="337">
                  <c:v>2.0246335551326453</c:v>
                </c:pt>
                <c:pt idx="338">
                  <c:v>2.0595779847904687</c:v>
                </c:pt>
                <c:pt idx="339">
                  <c:v>2.2219927858044377</c:v>
                </c:pt>
                <c:pt idx="340">
                  <c:v>2.0593066000841418</c:v>
                </c:pt>
                <c:pt idx="341">
                  <c:v>2.0034394934118658</c:v>
                </c:pt>
                <c:pt idx="342">
                  <c:v>2.0067568605177413</c:v>
                </c:pt>
                <c:pt idx="343">
                  <c:v>2.0318797364832255</c:v>
                </c:pt>
                <c:pt idx="344">
                  <c:v>2.0883677540510104</c:v>
                </c:pt>
                <c:pt idx="345">
                  <c:v>2.041183237114276</c:v>
                </c:pt>
                <c:pt idx="346">
                  <c:v>1.8488576879733247</c:v>
                </c:pt>
                <c:pt idx="347">
                  <c:v>1.693740508775103</c:v>
                </c:pt>
                <c:pt idx="348">
                  <c:v>1.6465111415234293</c:v>
                </c:pt>
                <c:pt idx="349">
                  <c:v>1.5233703987552007</c:v>
                </c:pt>
                <c:pt idx="350">
                  <c:v>1.2802123721715208</c:v>
                </c:pt>
                <c:pt idx="351">
                  <c:v>1.1425515473600862</c:v>
                </c:pt>
                <c:pt idx="352">
                  <c:v>1.1977547775360806</c:v>
                </c:pt>
                <c:pt idx="353">
                  <c:v>1.2425911257003417</c:v>
                </c:pt>
                <c:pt idx="354">
                  <c:v>1.2034117173203187</c:v>
                </c:pt>
                <c:pt idx="355">
                  <c:v>1.282877602832297</c:v>
                </c:pt>
                <c:pt idx="356">
                  <c:v>1.2315724293101438</c:v>
                </c:pt>
                <c:pt idx="357">
                  <c:v>1.0007876006894678</c:v>
                </c:pt>
                <c:pt idx="358">
                  <c:v>0.86287509397683682</c:v>
                </c:pt>
                <c:pt idx="359">
                  <c:v>0.63857675437838157</c:v>
                </c:pt>
                <c:pt idx="360">
                  <c:v>0.38281830408648876</c:v>
                </c:pt>
                <c:pt idx="361">
                  <c:v>0.29397041714739025</c:v>
                </c:pt>
                <c:pt idx="362">
                  <c:v>0.1390657226708969</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7.7265433765088432E-2</c:v>
                </c:pt>
                <c:pt idx="437">
                  <c:v>0.29985440484741588</c:v>
                </c:pt>
                <c:pt idx="438">
                  <c:v>0.28733744452425469</c:v>
                </c:pt>
                <c:pt idx="439">
                  <c:v>0.18400828155597182</c:v>
                </c:pt>
                <c:pt idx="440">
                  <c:v>0.10959439611890698</c:v>
                </c:pt>
                <c:pt idx="441">
                  <c:v>0</c:v>
                </c:pt>
                <c:pt idx="442">
                  <c:v>0</c:v>
                </c:pt>
                <c:pt idx="443">
                  <c:v>0</c:v>
                </c:pt>
                <c:pt idx="444">
                  <c:v>0</c:v>
                </c:pt>
                <c:pt idx="445">
                  <c:v>0</c:v>
                </c:pt>
                <c:pt idx="446">
                  <c:v>0</c:v>
                </c:pt>
                <c:pt idx="447">
                  <c:v>0</c:v>
                </c:pt>
                <c:pt idx="448">
                  <c:v>0</c:v>
                </c:pt>
                <c:pt idx="449">
                  <c:v>0</c:v>
                </c:pt>
                <c:pt idx="450">
                  <c:v>0</c:v>
                </c:pt>
                <c:pt idx="451">
                  <c:v>0</c:v>
                </c:pt>
                <c:pt idx="452">
                  <c:v>0</c:v>
                </c:pt>
                <c:pt idx="453">
                  <c:v>0.23231533333517618</c:v>
                </c:pt>
                <c:pt idx="454">
                  <c:v>0.42096764444616408</c:v>
                </c:pt>
                <c:pt idx="455">
                  <c:v>0.61434980148308682</c:v>
                </c:pt>
                <c:pt idx="456">
                  <c:v>0.83849981471754731</c:v>
                </c:pt>
                <c:pt idx="457">
                  <c:v>0.79518649373637729</c:v>
                </c:pt>
                <c:pt idx="458">
                  <c:v>0.80038739415395188</c:v>
                </c:pt>
                <c:pt idx="459">
                  <c:v>0.90593490121035547</c:v>
                </c:pt>
                <c:pt idx="460">
                  <c:v>1.0949125744629988</c:v>
                </c:pt>
                <c:pt idx="461">
                  <c:v>1.0628250694987988</c:v>
                </c:pt>
                <c:pt idx="462">
                  <c:v>1.2177433981988788</c:v>
                </c:pt>
                <c:pt idx="463">
                  <c:v>1.495673838318953</c:v>
                </c:pt>
                <c:pt idx="464">
                  <c:v>1.7653022490976897</c:v>
                </c:pt>
                <c:pt idx="465">
                  <c:v>1.9544154324911767</c:v>
                </c:pt>
                <c:pt idx="466">
                  <c:v>2.0223610703250987</c:v>
                </c:pt>
                <c:pt idx="467">
                  <c:v>2.0008169989700919</c:v>
                </c:pt>
                <c:pt idx="468">
                  <c:v>2.0833691990387524</c:v>
                </c:pt>
                <c:pt idx="469">
                  <c:v>2.1635645857695023</c:v>
                </c:pt>
                <c:pt idx="470">
                  <c:v>2.3225869467182023</c:v>
                </c:pt>
                <c:pt idx="471">
                  <c:v>2.6216544836036553</c:v>
                </c:pt>
                <c:pt idx="472">
                  <c:v>2.8948841846967448</c:v>
                </c:pt>
                <c:pt idx="473">
                  <c:v>3.0617919057169618</c:v>
                </c:pt>
                <c:pt idx="474">
                  <c:v>3.5550524453358312</c:v>
                </c:pt>
                <c:pt idx="475">
                  <c:v>3.7656622823134422</c:v>
                </c:pt>
                <c:pt idx="476">
                  <c:v>3.7144314634925459</c:v>
                </c:pt>
                <c:pt idx="477">
                  <c:v>3.6752693659263764</c:v>
                </c:pt>
                <c:pt idx="478">
                  <c:v>3.6977180748646177</c:v>
                </c:pt>
                <c:pt idx="479">
                  <c:v>3.95506353654031</c:v>
                </c:pt>
                <c:pt idx="480">
                  <c:v>4.1688993007709563</c:v>
                </c:pt>
                <c:pt idx="481">
                  <c:v>4.2260926807195585</c:v>
                </c:pt>
                <c:pt idx="482">
                  <c:v>4.3345398353382549</c:v>
                </c:pt>
                <c:pt idx="483">
                  <c:v>4.5333038463157047</c:v>
                </c:pt>
                <c:pt idx="484">
                  <c:v>4.8002369232279909</c:v>
                </c:pt>
                <c:pt idx="485">
                  <c:v>5.1296144616794583</c:v>
                </c:pt>
                <c:pt idx="486">
                  <c:v>5.4519801642341612</c:v>
                </c:pt>
                <c:pt idx="487">
                  <c:v>5.7961214866185502</c:v>
                </c:pt>
                <c:pt idx="488">
                  <c:v>5.9666733875106468</c:v>
                </c:pt>
                <c:pt idx="489">
                  <c:v>6.1903618283432706</c:v>
                </c:pt>
                <c:pt idx="490">
                  <c:v>6.3751443731203858</c:v>
                </c:pt>
                <c:pt idx="491">
                  <c:v>6.5857614149123602</c:v>
                </c:pt>
                <c:pt idx="492">
                  <c:v>6.8669039872515363</c:v>
                </c:pt>
                <c:pt idx="493">
                  <c:v>7.1611637214347672</c:v>
                </c:pt>
                <c:pt idx="494">
                  <c:v>7.3996194733391158</c:v>
                </c:pt>
                <c:pt idx="495">
                  <c:v>7.6579715084498421</c:v>
                </c:pt>
                <c:pt idx="496">
                  <c:v>7.8857267412198517</c:v>
                </c:pt>
                <c:pt idx="497">
                  <c:v>7.9700716251385284</c:v>
                </c:pt>
                <c:pt idx="498">
                  <c:v>7.8155468501292926</c:v>
                </c:pt>
                <c:pt idx="499">
                  <c:v>7.6599170601206739</c:v>
                </c:pt>
                <c:pt idx="500">
                  <c:v>7.5323625894459614</c:v>
                </c:pt>
                <c:pt idx="501">
                  <c:v>7.6823517501495644</c:v>
                </c:pt>
                <c:pt idx="502">
                  <c:v>7.74131496680626</c:v>
                </c:pt>
                <c:pt idx="503">
                  <c:v>7.8030339690191752</c:v>
                </c:pt>
                <c:pt idx="504">
                  <c:v>7.8795183710845631</c:v>
                </c:pt>
                <c:pt idx="505">
                  <c:v>8.0519904796789259</c:v>
                </c:pt>
                <c:pt idx="506">
                  <c:v>8.2743244477003302</c:v>
                </c:pt>
                <c:pt idx="507">
                  <c:v>8.3921561511869758</c:v>
                </c:pt>
                <c:pt idx="508">
                  <c:v>8.6327190744411784</c:v>
                </c:pt>
                <c:pt idx="509">
                  <c:v>8.7081711361451006</c:v>
                </c:pt>
                <c:pt idx="510">
                  <c:v>8.5008997270687594</c:v>
                </c:pt>
                <c:pt idx="511">
                  <c:v>8.2334997452641758</c:v>
                </c:pt>
                <c:pt idx="512">
                  <c:v>8.1860997622465632</c:v>
                </c:pt>
                <c:pt idx="513">
                  <c:v>8.2299664447634591</c:v>
                </c:pt>
                <c:pt idx="514">
                  <c:v>8.3165353484458961</c:v>
                </c:pt>
                <c:pt idx="515">
                  <c:v>8.6789596585495037</c:v>
                </c:pt>
                <c:pt idx="516">
                  <c:v>9.0943156813128709</c:v>
                </c:pt>
                <c:pt idx="517">
                  <c:v>9.530754635892011</c:v>
                </c:pt>
                <c:pt idx="518">
                  <c:v>9.9089909934992111</c:v>
                </c:pt>
                <c:pt idx="519">
                  <c:v>10.096811593932596</c:v>
                </c:pt>
                <c:pt idx="520">
                  <c:v>10.039257487670422</c:v>
                </c:pt>
                <c:pt idx="521">
                  <c:v>10.013073655159062</c:v>
                </c:pt>
                <c:pt idx="522">
                  <c:v>9.9941420781484567</c:v>
                </c:pt>
                <c:pt idx="523">
                  <c:v>9.9005592729385601</c:v>
                </c:pt>
                <c:pt idx="524">
                  <c:v>9.8328819880759895</c:v>
                </c:pt>
                <c:pt idx="525">
                  <c:v>9.9384565222042571</c:v>
                </c:pt>
                <c:pt idx="526">
                  <c:v>10.021259420723972</c:v>
                </c:pt>
                <c:pt idx="527">
                  <c:v>9.9722821260090413</c:v>
                </c:pt>
                <c:pt idx="528">
                  <c:v>9.9462366509417706</c:v>
                </c:pt>
                <c:pt idx="529">
                  <c:v>9.9526075408789865</c:v>
                </c:pt>
                <c:pt idx="530">
                  <c:v>10.013620371487054</c:v>
                </c:pt>
                <c:pt idx="531">
                  <c:v>10.098492346721251</c:v>
                </c:pt>
                <c:pt idx="532">
                  <c:v>10.135226190273169</c:v>
                </c:pt>
                <c:pt idx="533">
                  <c:v>10.252504444254956</c:v>
                </c:pt>
                <c:pt idx="534">
                  <c:v>10.284084147971292</c:v>
                </c:pt>
                <c:pt idx="535">
                  <c:v>10.271865204773206</c:v>
                </c:pt>
                <c:pt idx="536">
                  <c:v>10.291140857788326</c:v>
                </c:pt>
                <c:pt idx="537">
                  <c:v>10.39015813393577</c:v>
                </c:pt>
                <c:pt idx="538">
                  <c:v>10.57068092500672</c:v>
                </c:pt>
                <c:pt idx="539">
                  <c:v>10.844975530006272</c:v>
                </c:pt>
                <c:pt idx="540">
                  <c:v>11.123403828005856</c:v>
                </c:pt>
                <c:pt idx="541">
                  <c:v>11.387596906138796</c:v>
                </c:pt>
                <c:pt idx="542">
                  <c:v>11.568883779062876</c:v>
                </c:pt>
                <c:pt idx="543">
                  <c:v>11.71369819379202</c:v>
                </c:pt>
                <c:pt idx="544">
                  <c:v>11.734004980872552</c:v>
                </c:pt>
                <c:pt idx="545">
                  <c:v>11.89534464881438</c:v>
                </c:pt>
                <c:pt idx="546">
                  <c:v>12.044748338893424</c:v>
                </c:pt>
                <c:pt idx="547">
                  <c:v>12.186945116300528</c:v>
                </c:pt>
                <c:pt idx="548">
                  <c:v>12.339328775213826</c:v>
                </c:pt>
                <c:pt idx="549">
                  <c:v>12.49060019019957</c:v>
                </c:pt>
                <c:pt idx="550">
                  <c:v>12.719893510852932</c:v>
                </c:pt>
                <c:pt idx="551">
                  <c:v>12.950813943462737</c:v>
                </c:pt>
                <c:pt idx="552">
                  <c:v>13.150999680565221</c:v>
                </c:pt>
                <c:pt idx="553">
                  <c:v>13.289459701860874</c:v>
                </c:pt>
                <c:pt idx="554">
                  <c:v>13.362049055070152</c:v>
                </c:pt>
                <c:pt idx="555">
                  <c:v>13.407379118065474</c:v>
                </c:pt>
                <c:pt idx="556">
                  <c:v>13.456373843527775</c:v>
                </c:pt>
                <c:pt idx="557">
                  <c:v>13.559135587292594</c:v>
                </c:pt>
                <c:pt idx="558">
                  <c:v>13.543733214806419</c:v>
                </c:pt>
                <c:pt idx="559">
                  <c:v>13.533684333819327</c:v>
                </c:pt>
                <c:pt idx="560">
                  <c:v>13.638372044898038</c:v>
                </c:pt>
                <c:pt idx="561">
                  <c:v>13.786427241904835</c:v>
                </c:pt>
                <c:pt idx="562">
                  <c:v>13.936412092444513</c:v>
                </c:pt>
                <c:pt idx="563">
                  <c:v>14.078364619614877</c:v>
                </c:pt>
                <c:pt idx="564">
                  <c:v>14.232486978307218</c:v>
                </c:pt>
                <c:pt idx="565">
                  <c:v>14.387741179753405</c:v>
                </c:pt>
                <c:pt idx="566">
                  <c:v>14.487018434436511</c:v>
                </c:pt>
                <c:pt idx="567">
                  <c:v>14.403070538807409</c:v>
                </c:pt>
                <c:pt idx="568">
                  <c:v>14.297185836220251</c:v>
                </c:pt>
                <c:pt idx="569">
                  <c:v>14.200326780472235</c:v>
                </c:pt>
                <c:pt idx="570">
                  <c:v>14.063904995107418</c:v>
                </c:pt>
                <c:pt idx="571">
                  <c:v>13.828017995433591</c:v>
                </c:pt>
                <c:pt idx="572">
                  <c:v>13.749850129071351</c:v>
                </c:pt>
                <c:pt idx="573">
                  <c:v>13.698133453799926</c:v>
                </c:pt>
                <c:pt idx="574">
                  <c:v>13.708471223546596</c:v>
                </c:pt>
                <c:pt idx="575">
                  <c:v>13.713006475310156</c:v>
                </c:pt>
                <c:pt idx="576">
                  <c:v>13.628739376956148</c:v>
                </c:pt>
                <c:pt idx="577">
                  <c:v>13.568576751825738</c:v>
                </c:pt>
                <c:pt idx="578">
                  <c:v>13.54939830170402</c:v>
                </c:pt>
                <c:pt idx="579">
                  <c:v>13.514191748257083</c:v>
                </c:pt>
                <c:pt idx="580">
                  <c:v>13.43295229837328</c:v>
                </c:pt>
                <c:pt idx="581">
                  <c:v>13.302455478481729</c:v>
                </c:pt>
                <c:pt idx="582">
                  <c:v>13.113398446582945</c:v>
                </c:pt>
                <c:pt idx="583">
                  <c:v>12.973918550144083</c:v>
                </c:pt>
                <c:pt idx="584">
                  <c:v>12.918863980134477</c:v>
                </c:pt>
                <c:pt idx="585">
                  <c:v>12.955586381458845</c:v>
                </c:pt>
                <c:pt idx="586">
                  <c:v>13.057907289361587</c:v>
                </c:pt>
                <c:pt idx="587">
                  <c:v>13.029113470070815</c:v>
                </c:pt>
                <c:pt idx="588">
                  <c:v>12.910592572066093</c:v>
                </c:pt>
                <c:pt idx="589">
                  <c:v>12.855433067261686</c:v>
                </c:pt>
                <c:pt idx="590">
                  <c:v>12.80591752944424</c:v>
                </c:pt>
                <c:pt idx="591">
                  <c:v>12.69676969414796</c:v>
                </c:pt>
                <c:pt idx="592">
                  <c:v>12.564611714538096</c:v>
                </c:pt>
                <c:pt idx="593">
                  <c:v>12.474697600235558</c:v>
                </c:pt>
                <c:pt idx="594">
                  <c:v>12.41516442688652</c:v>
                </c:pt>
                <c:pt idx="595">
                  <c:v>12.357633465094088</c:v>
                </c:pt>
                <c:pt idx="596">
                  <c:v>12.392044567421149</c:v>
                </c:pt>
                <c:pt idx="597">
                  <c:v>12.469001596259737</c:v>
                </c:pt>
                <c:pt idx="598">
                  <c:v>12.550268156509089</c:v>
                </c:pt>
                <c:pt idx="599">
                  <c:v>12.669776946075149</c:v>
                </c:pt>
                <c:pt idx="600">
                  <c:v>12.661351816336804</c:v>
                </c:pt>
                <c:pt idx="601">
                  <c:v>12.546501695247684</c:v>
                </c:pt>
                <c:pt idx="602">
                  <c:v>12.444028248897839</c:v>
                </c:pt>
                <c:pt idx="603">
                  <c:v>12.463239698971318</c:v>
                </c:pt>
                <c:pt idx="604">
                  <c:v>12.584617052373229</c:v>
                </c:pt>
                <c:pt idx="605">
                  <c:v>12.677449248881679</c:v>
                </c:pt>
                <c:pt idx="606">
                  <c:v>12.7231859656229</c:v>
                </c:pt>
                <c:pt idx="607">
                  <c:v>12.758400234581375</c:v>
                </c:pt>
                <c:pt idx="608">
                  <c:v>12.870720218942616</c:v>
                </c:pt>
                <c:pt idx="609">
                  <c:v>12.994432204346442</c:v>
                </c:pt>
                <c:pt idx="610">
                  <c:v>13.073710057390013</c:v>
                </c:pt>
                <c:pt idx="611">
                  <c:v>13.098929386897344</c:v>
                </c:pt>
                <c:pt idx="612">
                  <c:v>13.030820761104188</c:v>
                </c:pt>
                <c:pt idx="613">
                  <c:v>12.856726043697243</c:v>
                </c:pt>
                <c:pt idx="614">
                  <c:v>12.551850974117428</c:v>
                </c:pt>
                <c:pt idx="615">
                  <c:v>12.420700909176265</c:v>
                </c:pt>
                <c:pt idx="616">
                  <c:v>12.236934181897846</c:v>
                </c:pt>
                <c:pt idx="617">
                  <c:v>11.947418569771324</c:v>
                </c:pt>
                <c:pt idx="618">
                  <c:v>11.858923998453236</c:v>
                </c:pt>
                <c:pt idx="619">
                  <c:v>12.114202398556353</c:v>
                </c:pt>
                <c:pt idx="620">
                  <c:v>12.27733557198593</c:v>
                </c:pt>
                <c:pt idx="621">
                  <c:v>12.235679867186867</c:v>
                </c:pt>
                <c:pt idx="622">
                  <c:v>11.979681209374409</c:v>
                </c:pt>
                <c:pt idx="623">
                  <c:v>11.744682462082784</c:v>
                </c:pt>
                <c:pt idx="624">
                  <c:v>11.539116964610598</c:v>
                </c:pt>
                <c:pt idx="625">
                  <c:v>11.215095833636559</c:v>
                </c:pt>
                <c:pt idx="626">
                  <c:v>11.013762778060787</c:v>
                </c:pt>
                <c:pt idx="627">
                  <c:v>10.935985259523402</c:v>
                </c:pt>
                <c:pt idx="628">
                  <c:v>10.918459575555175</c:v>
                </c:pt>
                <c:pt idx="629">
                  <c:v>10.931995603851497</c:v>
                </c:pt>
                <c:pt idx="630">
                  <c:v>10.924175896928064</c:v>
                </c:pt>
                <c:pt idx="631">
                  <c:v>10.636824170466191</c:v>
                </c:pt>
                <c:pt idx="632">
                  <c:v>10.376495892435113</c:v>
                </c:pt>
                <c:pt idx="633">
                  <c:v>10.229496166272773</c:v>
                </c:pt>
                <c:pt idx="634">
                  <c:v>10.101736421854586</c:v>
                </c:pt>
                <c:pt idx="635">
                  <c:v>10.047393993730948</c:v>
                </c:pt>
                <c:pt idx="636">
                  <c:v>10.019487727482218</c:v>
                </c:pt>
                <c:pt idx="637">
                  <c:v>9.9812485456500717</c:v>
                </c:pt>
                <c:pt idx="638">
                  <c:v>9.9081919759400652</c:v>
                </c:pt>
                <c:pt idx="639">
                  <c:v>9.8671458442107287</c:v>
                </c:pt>
                <c:pt idx="640">
                  <c:v>9.9334627879300132</c:v>
                </c:pt>
                <c:pt idx="641">
                  <c:v>9.9870986020680128</c:v>
                </c:pt>
                <c:pt idx="642">
                  <c:v>9.9592786952634782</c:v>
                </c:pt>
                <c:pt idx="643">
                  <c:v>9.9462934489125789</c:v>
                </c:pt>
                <c:pt idx="644">
                  <c:v>9.8338738856517409</c:v>
                </c:pt>
                <c:pt idx="645">
                  <c:v>9.8579622932749587</c:v>
                </c:pt>
                <c:pt idx="646">
                  <c:v>9.706591473723293</c:v>
                </c:pt>
                <c:pt idx="647">
                  <c:v>9.4768120421417414</c:v>
                </c:pt>
                <c:pt idx="648">
                  <c:v>9.3284312393322928</c:v>
                </c:pt>
                <c:pt idx="649">
                  <c:v>9.3012558233768061</c:v>
                </c:pt>
                <c:pt idx="650">
                  <c:v>9.2699921018183531</c:v>
                </c:pt>
                <c:pt idx="651">
                  <c:v>9.1641126283637977</c:v>
                </c:pt>
                <c:pt idx="652">
                  <c:v>9.0660784531395429</c:v>
                </c:pt>
                <c:pt idx="653">
                  <c:v>9.0847132229302403</c:v>
                </c:pt>
                <c:pt idx="654">
                  <c:v>9.0729990080682246</c:v>
                </c:pt>
                <c:pt idx="655">
                  <c:v>9.1218524075303442</c:v>
                </c:pt>
                <c:pt idx="656">
                  <c:v>9.0352889136949877</c:v>
                </c:pt>
                <c:pt idx="657">
                  <c:v>8.9167363194486544</c:v>
                </c:pt>
                <c:pt idx="658">
                  <c:v>8.8218205648187435</c:v>
                </c:pt>
                <c:pt idx="659">
                  <c:v>8.6577125271641613</c:v>
                </c:pt>
                <c:pt idx="660">
                  <c:v>8.5560716920198843</c:v>
                </c:pt>
                <c:pt idx="661">
                  <c:v>8.2586402458852266</c:v>
                </c:pt>
                <c:pt idx="662">
                  <c:v>7.9727775628262112</c:v>
                </c:pt>
                <c:pt idx="663">
                  <c:v>7.6642790586377973</c:v>
                </c:pt>
                <c:pt idx="664">
                  <c:v>7.353140454728611</c:v>
                </c:pt>
                <c:pt idx="665">
                  <c:v>7.1307910910800363</c:v>
                </c:pt>
                <c:pt idx="666">
                  <c:v>6.8756716850080348</c:v>
                </c:pt>
                <c:pt idx="667">
                  <c:v>6.5160202393408317</c:v>
                </c:pt>
                <c:pt idx="668">
                  <c:v>6.2397388900514432</c:v>
                </c:pt>
                <c:pt idx="669">
                  <c:v>6.0581829640480143</c:v>
                </c:pt>
                <c:pt idx="670">
                  <c:v>6.3288707664448127</c:v>
                </c:pt>
                <c:pt idx="671">
                  <c:v>6.3765860486818253</c:v>
                </c:pt>
                <c:pt idx="672">
                  <c:v>6.1237603121030375</c:v>
                </c:pt>
                <c:pt idx="673">
                  <c:v>5.7520896246295017</c:v>
                </c:pt>
                <c:pt idx="674">
                  <c:v>5.4952703163208678</c:v>
                </c:pt>
                <c:pt idx="675">
                  <c:v>5.4215589618994766</c:v>
                </c:pt>
                <c:pt idx="676">
                  <c:v>5.5439216977728449</c:v>
                </c:pt>
                <c:pt idx="677">
                  <c:v>5.3033402512546557</c:v>
                </c:pt>
                <c:pt idx="678">
                  <c:v>5.0532309011710117</c:v>
                </c:pt>
                <c:pt idx="679">
                  <c:v>4.9279621744262778</c:v>
                </c:pt>
                <c:pt idx="680">
                  <c:v>4.7713180294645259</c:v>
                </c:pt>
                <c:pt idx="681">
                  <c:v>4.4945301608335573</c:v>
                </c:pt>
                <c:pt idx="682">
                  <c:v>4.1508414834446539</c:v>
                </c:pt>
                <c:pt idx="683">
                  <c:v>4.01493205121501</c:v>
                </c:pt>
                <c:pt idx="684">
                  <c:v>3.9584899144673429</c:v>
                </c:pt>
                <c:pt idx="685">
                  <c:v>3.9408172535028534</c:v>
                </c:pt>
                <c:pt idx="686">
                  <c:v>3.9388761032693296</c:v>
                </c:pt>
                <c:pt idx="687">
                  <c:v>4.1821110297180413</c:v>
                </c:pt>
                <c:pt idx="688">
                  <c:v>4.0433302944035052</c:v>
                </c:pt>
                <c:pt idx="689">
                  <c:v>3.7836082747766051</c:v>
                </c:pt>
                <c:pt idx="690">
                  <c:v>3.6064943897914983</c:v>
                </c:pt>
                <c:pt idx="691">
                  <c:v>3.5210347638053983</c:v>
                </c:pt>
                <c:pt idx="692">
                  <c:v>3.3834524462183717</c:v>
                </c:pt>
                <c:pt idx="693">
                  <c:v>2.9804956164704803</c:v>
                </c:pt>
                <c:pt idx="694">
                  <c:v>2.5288825753724482</c:v>
                </c:pt>
                <c:pt idx="695">
                  <c:v>2.3929370703476187</c:v>
                </c:pt>
                <c:pt idx="696">
                  <c:v>2.4308612656577777</c:v>
                </c:pt>
                <c:pt idx="697">
                  <c:v>2.1480505146139257</c:v>
                </c:pt>
                <c:pt idx="698">
                  <c:v>1.7582271469729975</c:v>
                </c:pt>
                <c:pt idx="699">
                  <c:v>1.4345120038414638</c:v>
                </c:pt>
                <c:pt idx="700">
                  <c:v>1.3589378702520332</c:v>
                </c:pt>
                <c:pt idx="701">
                  <c:v>1.3619553455685645</c:v>
                </c:pt>
                <c:pt idx="702">
                  <c:v>1.3989916558639934</c:v>
                </c:pt>
                <c:pt idx="703">
                  <c:v>1.3615788788063936</c:v>
                </c:pt>
                <c:pt idx="704">
                  <c:v>1.3687469535526344</c:v>
                </c:pt>
                <c:pt idx="705">
                  <c:v>1.5083838233157922</c:v>
                </c:pt>
                <c:pt idx="706">
                  <c:v>1.4180515684280723</c:v>
                </c:pt>
                <c:pt idx="707">
                  <c:v>1.1748347971995345</c:v>
                </c:pt>
                <c:pt idx="708">
                  <c:v>1.0202058107195651</c:v>
                </c:pt>
                <c:pt idx="709">
                  <c:v>0.92859209000492804</c:v>
                </c:pt>
                <c:pt idx="710">
                  <c:v>0.64366595067126564</c:v>
                </c:pt>
                <c:pt idx="711">
                  <c:v>0.26524155395984828</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0.24719759665414731</c:v>
                </c:pt>
                <c:pt idx="828">
                  <c:v>0.64017775687720491</c:v>
                </c:pt>
                <c:pt idx="829">
                  <c:v>0.85434590641872443</c:v>
                </c:pt>
                <c:pt idx="830">
                  <c:v>1.0727228459908096</c:v>
                </c:pt>
                <c:pt idx="831">
                  <c:v>1.511754656258089</c:v>
                </c:pt>
                <c:pt idx="832">
                  <c:v>1.8141376791742161</c:v>
                </c:pt>
                <c:pt idx="833">
                  <c:v>2.0908551672292681</c:v>
                </c:pt>
                <c:pt idx="834">
                  <c:v>2.6744114894139841</c:v>
                </c:pt>
                <c:pt idx="835">
                  <c:v>3.1726507234530517</c:v>
                </c:pt>
                <c:pt idx="836">
                  <c:v>2.9572073418895148</c:v>
                </c:pt>
                <c:pt idx="837">
                  <c:v>2.8174868524302137</c:v>
                </c:pt>
                <c:pt idx="838">
                  <c:v>2.7865943956015333</c:v>
                </c:pt>
                <c:pt idx="839">
                  <c:v>2.8541281025614307</c:v>
                </c:pt>
                <c:pt idx="840">
                  <c:v>2.968292895724002</c:v>
                </c:pt>
                <c:pt idx="841">
                  <c:v>3.2526333693424019</c:v>
                </c:pt>
                <c:pt idx="842">
                  <c:v>3.6202844780529082</c:v>
                </c:pt>
                <c:pt idx="843">
                  <c:v>3.8379521795160478</c:v>
                </c:pt>
                <c:pt idx="844">
                  <c:v>3.884168700881645</c:v>
                </c:pt>
                <c:pt idx="845">
                  <c:v>4.0142307874895344</c:v>
                </c:pt>
                <c:pt idx="846">
                  <c:v>4.0817354016568999</c:v>
                </c:pt>
                <c:pt idx="847">
                  <c:v>4.1569330415464396</c:v>
                </c:pt>
                <c:pt idx="848">
                  <c:v>4.2743175054433431</c:v>
                </c:pt>
                <c:pt idx="849">
                  <c:v>4.3815163384137872</c:v>
                </c:pt>
                <c:pt idx="850">
                  <c:v>4.3517685825195347</c:v>
                </c:pt>
                <c:pt idx="851">
                  <c:v>4.4581306770182323</c:v>
                </c:pt>
                <c:pt idx="852">
                  <c:v>4.6695019652170169</c:v>
                </c:pt>
                <c:pt idx="853">
                  <c:v>4.8388551675358817</c:v>
                </c:pt>
                <c:pt idx="854">
                  <c:v>4.9469648230334897</c:v>
                </c:pt>
                <c:pt idx="855">
                  <c:v>5.0325271681645907</c:v>
                </c:pt>
                <c:pt idx="856">
                  <c:v>5.0923253569536184</c:v>
                </c:pt>
                <c:pt idx="857">
                  <c:v>5.2032036664900438</c:v>
                </c:pt>
                <c:pt idx="858">
                  <c:v>5.3507434220573744</c:v>
                </c:pt>
                <c:pt idx="859">
                  <c:v>5.4959205272535492</c:v>
                </c:pt>
                <c:pt idx="860">
                  <c:v>5.8615191587699789</c:v>
                </c:pt>
                <c:pt idx="861">
                  <c:v>6.1704912148519808</c:v>
                </c:pt>
                <c:pt idx="862">
                  <c:v>6.4616184671951817</c:v>
                </c:pt>
                <c:pt idx="863">
                  <c:v>6.6550639027155034</c:v>
                </c:pt>
                <c:pt idx="864">
                  <c:v>6.8957929758678027</c:v>
                </c:pt>
                <c:pt idx="865">
                  <c:v>7.2479134441432826</c:v>
                </c:pt>
                <c:pt idx="866">
                  <c:v>7.5765592145337308</c:v>
                </c:pt>
                <c:pt idx="867">
                  <c:v>7.7857486002314822</c:v>
                </c:pt>
                <c:pt idx="868">
                  <c:v>7.8165786935493831</c:v>
                </c:pt>
                <c:pt idx="869">
                  <c:v>7.8016934473127568</c:v>
                </c:pt>
                <c:pt idx="870">
                  <c:v>7.9172072174919066</c:v>
                </c:pt>
                <c:pt idx="871">
                  <c:v>8.0745800696591132</c:v>
                </c:pt>
                <c:pt idx="872">
                  <c:v>8.2104480650151714</c:v>
                </c:pt>
                <c:pt idx="873">
                  <c:v>8.2766848606808274</c:v>
                </c:pt>
                <c:pt idx="874">
                  <c:v>8.3589592033021063</c:v>
                </c:pt>
                <c:pt idx="875">
                  <c:v>8.5057619230819661</c:v>
                </c:pt>
                <c:pt idx="876">
                  <c:v>8.7359977948765017</c:v>
                </c:pt>
                <c:pt idx="877">
                  <c:v>8.9441979418847346</c:v>
                </c:pt>
                <c:pt idx="878">
                  <c:v>8.817951412425753</c:v>
                </c:pt>
                <c:pt idx="879">
                  <c:v>8.7736746515973678</c:v>
                </c:pt>
                <c:pt idx="880">
                  <c:v>8.8306830081575445</c:v>
                </c:pt>
                <c:pt idx="881">
                  <c:v>8.8831041409470419</c:v>
                </c:pt>
                <c:pt idx="882">
                  <c:v>9.0000771982172374</c:v>
                </c:pt>
                <c:pt idx="883">
                  <c:v>9.2130920516694221</c:v>
                </c:pt>
                <c:pt idx="884">
                  <c:v>9.4948992482247938</c:v>
                </c:pt>
                <c:pt idx="885">
                  <c:v>9.6485726316764744</c:v>
                </c:pt>
                <c:pt idx="886">
                  <c:v>9.7424411228980432</c:v>
                </c:pt>
                <c:pt idx="887">
                  <c:v>9.8253317147048396</c:v>
                </c:pt>
                <c:pt idx="888">
                  <c:v>9.9939496003911827</c:v>
                </c:pt>
                <c:pt idx="889">
                  <c:v>10.204032960365105</c:v>
                </c:pt>
                <c:pt idx="890">
                  <c:v>10.459110763007432</c:v>
                </c:pt>
                <c:pt idx="891">
                  <c:v>10.647230045473602</c:v>
                </c:pt>
                <c:pt idx="892">
                  <c:v>10.676881375775363</c:v>
                </c:pt>
                <c:pt idx="893">
                  <c:v>10.636115950723672</c:v>
                </c:pt>
                <c:pt idx="894">
                  <c:v>10.594528220675429</c:v>
                </c:pt>
                <c:pt idx="895">
                  <c:v>10.567906339297066</c:v>
                </c:pt>
                <c:pt idx="896">
                  <c:v>10.591439250010595</c:v>
                </c:pt>
                <c:pt idx="897">
                  <c:v>10.663749966676555</c:v>
                </c:pt>
                <c:pt idx="898">
                  <c:v>10.875199968898119</c:v>
                </c:pt>
                <c:pt idx="899">
                  <c:v>11.087106637638245</c:v>
                </c:pt>
                <c:pt idx="900">
                  <c:v>11.201892861795695</c:v>
                </c:pt>
                <c:pt idx="901">
                  <c:v>11.152086671009315</c:v>
                </c:pt>
                <c:pt idx="902">
                  <c:v>11.08357422627536</c:v>
                </c:pt>
                <c:pt idx="903">
                  <c:v>11.070762611190338</c:v>
                </c:pt>
                <c:pt idx="904">
                  <c:v>11.155171770444316</c:v>
                </c:pt>
                <c:pt idx="905">
                  <c:v>11.32560031908136</c:v>
                </c:pt>
                <c:pt idx="906">
                  <c:v>11.524786964475936</c:v>
                </c:pt>
                <c:pt idx="907">
                  <c:v>11.606067833510874</c:v>
                </c:pt>
                <c:pt idx="908">
                  <c:v>11.651643311276818</c:v>
                </c:pt>
                <c:pt idx="909">
                  <c:v>11.751213757191696</c:v>
                </c:pt>
                <c:pt idx="910">
                  <c:v>11.883086173378913</c:v>
                </c:pt>
                <c:pt idx="911">
                  <c:v>12.081687095153654</c:v>
                </c:pt>
              </c:numCache>
            </c:numRef>
          </c:yVal>
          <c:smooth val="0"/>
          <c:extLst>
            <c:ext xmlns:c16="http://schemas.microsoft.com/office/drawing/2014/chart" uri="{C3380CC4-5D6E-409C-BE32-E72D297353CC}">
              <c16:uniqueId val="{00000001-9347-5447-AD69-A1AFD59EA7D1}"/>
            </c:ext>
          </c:extLst>
        </c:ser>
        <c:dLbls>
          <c:showLegendKey val="0"/>
          <c:showVal val="0"/>
          <c:showCatName val="0"/>
          <c:showSerName val="0"/>
          <c:showPercent val="0"/>
          <c:showBubbleSize val="0"/>
        </c:dLbls>
        <c:axId val="626161472"/>
        <c:axId val="626152848"/>
      </c:scatterChart>
      <c:valAx>
        <c:axId val="626161472"/>
        <c:scaling>
          <c:orientation val="minMax"/>
          <c:max val="16"/>
          <c:min val="0"/>
        </c:scaling>
        <c:delete val="0"/>
        <c:axPos val="b"/>
        <c:majorGridlines/>
        <c:title>
          <c:tx>
            <c:rich>
              <a:bodyPr/>
              <a:lstStyle/>
              <a:p>
                <a:pPr>
                  <a:defRPr sz="1100"/>
                </a:pPr>
                <a:r>
                  <a:rPr lang="en-US" sz="1100"/>
                  <a:t>Observed, C</a:t>
                </a:r>
              </a:p>
            </c:rich>
          </c:tx>
          <c:layout>
            <c:manualLayout>
              <c:xMode val="edge"/>
              <c:yMode val="edge"/>
              <c:x val="0.43968097549548224"/>
              <c:y val="0.91872169209990984"/>
            </c:manualLayout>
          </c:layout>
          <c:overlay val="0"/>
        </c:title>
        <c:numFmt formatCode="General" sourceLinked="1"/>
        <c:majorTickMark val="out"/>
        <c:minorTickMark val="out"/>
        <c:tickLblPos val="nextTo"/>
        <c:crossAx val="626152848"/>
        <c:crosses val="autoZero"/>
        <c:crossBetween val="midCat"/>
        <c:majorUnit val="2"/>
      </c:valAx>
      <c:valAx>
        <c:axId val="626152848"/>
        <c:scaling>
          <c:orientation val="minMax"/>
          <c:min val="0"/>
        </c:scaling>
        <c:delete val="0"/>
        <c:axPos val="l"/>
        <c:majorGridlines/>
        <c:title>
          <c:tx>
            <c:rich>
              <a:bodyPr rot="-5400000" vert="horz"/>
              <a:lstStyle/>
              <a:p>
                <a:pPr>
                  <a:defRPr sz="1100"/>
                </a:pPr>
                <a:r>
                  <a:rPr lang="en-US" sz="1100"/>
                  <a:t>Modeled, C</a:t>
                </a:r>
              </a:p>
            </c:rich>
          </c:tx>
          <c:layout>
            <c:manualLayout>
              <c:xMode val="edge"/>
              <c:yMode val="edge"/>
              <c:x val="7.9013748287719253E-3"/>
              <c:y val="0.37498858359991177"/>
            </c:manualLayout>
          </c:layout>
          <c:overlay val="0"/>
        </c:title>
        <c:numFmt formatCode="General" sourceLinked="1"/>
        <c:majorTickMark val="out"/>
        <c:minorTickMark val="out"/>
        <c:tickLblPos val="nextTo"/>
        <c:crossAx val="626161472"/>
        <c:crosses val="autoZero"/>
        <c:crossBetween val="midCat"/>
      </c:valAx>
      <c:spPr>
        <a:ln>
          <a:solidFill>
            <a:schemeClr val="tx1"/>
          </a:solidFill>
        </a:ln>
      </c:spPr>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01181102362204"/>
          <c:y val="5.0925925925925923E-2"/>
          <c:w val="0.83643263342082241"/>
          <c:h val="0.80802747284326681"/>
        </c:manualLayout>
      </c:layout>
      <c:scatterChart>
        <c:scatterStyle val="lineMarker"/>
        <c:varyColors val="0"/>
        <c:ser>
          <c:idx val="0"/>
          <c:order val="0"/>
          <c:tx>
            <c:strRef>
              <c:f>Sheet1!$D$1</c:f>
              <c:strCache>
                <c:ptCount val="1"/>
                <c:pt idx="0">
                  <c:v>Csrp = 0.2</c:v>
                </c:pt>
              </c:strCache>
            </c:strRef>
          </c:tx>
          <c:spPr>
            <a:ln w="19050" cap="rnd">
              <a:solidFill>
                <a:srgbClr val="002060"/>
              </a:solidFill>
              <a:round/>
            </a:ln>
            <a:effectLst/>
          </c:spPr>
          <c:marker>
            <c:symbol val="none"/>
          </c:marker>
          <c:xVal>
            <c:numRef>
              <c:f>Sheet1!$C$2:$C$7</c:f>
              <c:numCache>
                <c:formatCode>General</c:formatCode>
                <c:ptCount val="6"/>
                <c:pt idx="0">
                  <c:v>1</c:v>
                </c:pt>
                <c:pt idx="1">
                  <c:v>5</c:v>
                </c:pt>
                <c:pt idx="2">
                  <c:v>10</c:v>
                </c:pt>
                <c:pt idx="3">
                  <c:v>20</c:v>
                </c:pt>
                <c:pt idx="4">
                  <c:v>50</c:v>
                </c:pt>
                <c:pt idx="5">
                  <c:v>100</c:v>
                </c:pt>
              </c:numCache>
            </c:numRef>
          </c:xVal>
          <c:yVal>
            <c:numRef>
              <c:f>Sheet1!$D$2:$D$7</c:f>
              <c:numCache>
                <c:formatCode>General</c:formatCode>
                <c:ptCount val="6"/>
                <c:pt idx="0">
                  <c:v>0.88543774484714621</c:v>
                </c:pt>
                <c:pt idx="1">
                  <c:v>1.9798989873223332</c:v>
                </c:pt>
                <c:pt idx="2">
                  <c:v>2.8000000000000003</c:v>
                </c:pt>
                <c:pt idx="3">
                  <c:v>3.9597979746446663</c:v>
                </c:pt>
                <c:pt idx="4">
                  <c:v>6.260990336999412</c:v>
                </c:pt>
                <c:pt idx="5">
                  <c:v>8.8543774484714639</c:v>
                </c:pt>
              </c:numCache>
            </c:numRef>
          </c:yVal>
          <c:smooth val="0"/>
          <c:extLst>
            <c:ext xmlns:c16="http://schemas.microsoft.com/office/drawing/2014/chart" uri="{C3380CC4-5D6E-409C-BE32-E72D297353CC}">
              <c16:uniqueId val="{00000000-ECD0-42C6-B0EA-E91872A4E081}"/>
            </c:ext>
          </c:extLst>
        </c:ser>
        <c:ser>
          <c:idx val="1"/>
          <c:order val="1"/>
          <c:tx>
            <c:strRef>
              <c:f>Sheet1!$E$1</c:f>
              <c:strCache>
                <c:ptCount val="1"/>
                <c:pt idx="0">
                  <c:v>Csrp = 0.05</c:v>
                </c:pt>
              </c:strCache>
            </c:strRef>
          </c:tx>
          <c:spPr>
            <a:ln w="28575" cap="rnd">
              <a:solidFill>
                <a:schemeClr val="accent1">
                  <a:lumMod val="60000"/>
                  <a:lumOff val="40000"/>
                </a:schemeClr>
              </a:solidFill>
              <a:prstDash val="sysDot"/>
              <a:round/>
            </a:ln>
            <a:effectLst/>
          </c:spPr>
          <c:marker>
            <c:symbol val="none"/>
          </c:marker>
          <c:xVal>
            <c:numRef>
              <c:f>Sheet1!$C$2:$C$7</c:f>
              <c:numCache>
                <c:formatCode>General</c:formatCode>
                <c:ptCount val="6"/>
                <c:pt idx="0">
                  <c:v>1</c:v>
                </c:pt>
                <c:pt idx="1">
                  <c:v>5</c:v>
                </c:pt>
                <c:pt idx="2">
                  <c:v>10</c:v>
                </c:pt>
                <c:pt idx="3">
                  <c:v>20</c:v>
                </c:pt>
                <c:pt idx="4">
                  <c:v>50</c:v>
                </c:pt>
                <c:pt idx="5">
                  <c:v>100</c:v>
                </c:pt>
              </c:numCache>
            </c:numRef>
          </c:xVal>
          <c:yVal>
            <c:numRef>
              <c:f>Sheet1!$E$2:$E$7</c:f>
              <c:numCache>
                <c:formatCode>General</c:formatCode>
                <c:ptCount val="6"/>
                <c:pt idx="0">
                  <c:v>0.22135943621178655</c:v>
                </c:pt>
                <c:pt idx="1">
                  <c:v>0.49497474683058329</c:v>
                </c:pt>
                <c:pt idx="2">
                  <c:v>0.70000000000000007</c:v>
                </c:pt>
                <c:pt idx="3">
                  <c:v>0.98994949366116658</c:v>
                </c:pt>
                <c:pt idx="4">
                  <c:v>1.565247584249853</c:v>
                </c:pt>
                <c:pt idx="5">
                  <c:v>2.213594362117866</c:v>
                </c:pt>
              </c:numCache>
            </c:numRef>
          </c:yVal>
          <c:smooth val="0"/>
          <c:extLst>
            <c:ext xmlns:c16="http://schemas.microsoft.com/office/drawing/2014/chart" uri="{C3380CC4-5D6E-409C-BE32-E72D297353CC}">
              <c16:uniqueId val="{00000001-ECD0-42C6-B0EA-E91872A4E081}"/>
            </c:ext>
          </c:extLst>
        </c:ser>
        <c:ser>
          <c:idx val="2"/>
          <c:order val="2"/>
          <c:tx>
            <c:strRef>
              <c:f>Sheet1!$F$1</c:f>
              <c:strCache>
                <c:ptCount val="1"/>
                <c:pt idx="0">
                  <c:v>Csrp = 0.8</c:v>
                </c:pt>
              </c:strCache>
            </c:strRef>
          </c:tx>
          <c:spPr>
            <a:ln w="19050" cap="rnd">
              <a:solidFill>
                <a:schemeClr val="bg2">
                  <a:lumMod val="75000"/>
                </a:schemeClr>
              </a:solidFill>
              <a:prstDash val="sysDash"/>
              <a:round/>
            </a:ln>
            <a:effectLst/>
          </c:spPr>
          <c:marker>
            <c:symbol val="none"/>
          </c:marker>
          <c:xVal>
            <c:numRef>
              <c:f>Sheet1!$C$2:$C$7</c:f>
              <c:numCache>
                <c:formatCode>General</c:formatCode>
                <c:ptCount val="6"/>
                <c:pt idx="0">
                  <c:v>1</c:v>
                </c:pt>
                <c:pt idx="1">
                  <c:v>5</c:v>
                </c:pt>
                <c:pt idx="2">
                  <c:v>10</c:v>
                </c:pt>
                <c:pt idx="3">
                  <c:v>20</c:v>
                </c:pt>
                <c:pt idx="4">
                  <c:v>50</c:v>
                </c:pt>
                <c:pt idx="5">
                  <c:v>100</c:v>
                </c:pt>
              </c:numCache>
            </c:numRef>
          </c:xVal>
          <c:yVal>
            <c:numRef>
              <c:f>Sheet1!$F$2:$F$7</c:f>
              <c:numCache>
                <c:formatCode>General</c:formatCode>
                <c:ptCount val="6"/>
                <c:pt idx="0">
                  <c:v>1</c:v>
                </c:pt>
                <c:pt idx="1">
                  <c:v>5</c:v>
                </c:pt>
                <c:pt idx="2">
                  <c:v>10</c:v>
                </c:pt>
                <c:pt idx="3">
                  <c:v>15.839191898578665</c:v>
                </c:pt>
                <c:pt idx="4">
                  <c:v>25.043961347997648</c:v>
                </c:pt>
                <c:pt idx="5">
                  <c:v>35.417509793885856</c:v>
                </c:pt>
              </c:numCache>
            </c:numRef>
          </c:yVal>
          <c:smooth val="0"/>
          <c:extLst>
            <c:ext xmlns:c16="http://schemas.microsoft.com/office/drawing/2014/chart" uri="{C3380CC4-5D6E-409C-BE32-E72D297353CC}">
              <c16:uniqueId val="{00000002-ECD0-42C6-B0EA-E91872A4E081}"/>
            </c:ext>
          </c:extLst>
        </c:ser>
        <c:dLbls>
          <c:showLegendKey val="0"/>
          <c:showVal val="0"/>
          <c:showCatName val="0"/>
          <c:showSerName val="0"/>
          <c:showPercent val="0"/>
          <c:showBubbleSize val="0"/>
        </c:dLbls>
        <c:axId val="86741872"/>
        <c:axId val="86742704"/>
      </c:scatterChart>
      <c:valAx>
        <c:axId val="86741872"/>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Surface Retention Pool storage (</a:t>
                </a:r>
                <a:r>
                  <a:rPr lang="en-US" i="1"/>
                  <a:t>W</a:t>
                </a:r>
                <a:r>
                  <a:rPr lang="en-US" i="1" baseline="-25000"/>
                  <a:t>SRP</a:t>
                </a:r>
                <a:r>
                  <a:rPr lang="en-US"/>
                  <a:t>)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6742704"/>
        <c:crosses val="autoZero"/>
        <c:crossBetween val="midCat"/>
      </c:valAx>
      <c:valAx>
        <c:axId val="8674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Surface Retention Pool runoff (</a:t>
                </a:r>
                <a:r>
                  <a:rPr lang="en-US" i="1"/>
                  <a:t>R</a:t>
                </a:r>
                <a:r>
                  <a:rPr lang="en-US" i="1" baseline="-25000"/>
                  <a:t>SRP</a:t>
                </a:r>
                <a:r>
                  <a:rPr lang="en-US"/>
                  <a:t>) [mm d-1]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6741872"/>
        <c:crosses val="autoZero"/>
        <c:crossBetween val="midCat"/>
      </c:valAx>
      <c:spPr>
        <a:noFill/>
        <a:ln>
          <a:noFill/>
        </a:ln>
        <a:effectLst/>
      </c:spPr>
    </c:plotArea>
    <c:legend>
      <c:legendPos val="l"/>
      <c:layout>
        <c:manualLayout>
          <c:xMode val="edge"/>
          <c:yMode val="edge"/>
          <c:x val="0.15555555555555556"/>
          <c:y val="8.2865681935743438E-2"/>
          <c:w val="0.23408398950131235"/>
          <c:h val="0.17462986378527501"/>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03119591802851"/>
          <c:y val="4.669829520521291E-2"/>
          <c:w val="0.79105976716414095"/>
          <c:h val="0.78773496116015806"/>
        </c:manualLayout>
      </c:layout>
      <c:scatterChart>
        <c:scatterStyle val="lineMarker"/>
        <c:varyColors val="0"/>
        <c:ser>
          <c:idx val="0"/>
          <c:order val="0"/>
          <c:tx>
            <c:strRef>
              <c:f>Sheet1!$B$1</c:f>
              <c:strCache>
                <c:ptCount val="1"/>
                <c:pt idx="0">
                  <c:v>Conductance</c:v>
                </c:pt>
              </c:strCache>
            </c:strRef>
          </c:tx>
          <c:spPr>
            <a:ln w="19050">
              <a:solidFill>
                <a:schemeClr val="tx2">
                  <a:lumMod val="20000"/>
                  <a:lumOff val="80000"/>
                </a:schemeClr>
              </a:solidFill>
              <a:prstDash val="dash"/>
            </a:ln>
          </c:spPr>
          <c:marker>
            <c:spPr>
              <a:ln w="19050">
                <a:solidFill>
                  <a:schemeClr val="tx2">
                    <a:lumMod val="20000"/>
                    <a:lumOff val="80000"/>
                  </a:schemeClr>
                </a:solidFill>
                <a:prstDash val="dash"/>
              </a:ln>
            </c:spPr>
          </c:marker>
          <c:xVal>
            <c:numRef>
              <c:f>Sheet1!$A$2:$A$7</c:f>
              <c:numCache>
                <c:formatCode>General</c:formatCode>
                <c:ptCount val="6"/>
                <c:pt idx="0">
                  <c:v>0</c:v>
                </c:pt>
                <c:pt idx="1">
                  <c:v>1</c:v>
                </c:pt>
                <c:pt idx="2">
                  <c:v>2</c:v>
                </c:pt>
                <c:pt idx="3">
                  <c:v>3</c:v>
                </c:pt>
                <c:pt idx="4">
                  <c:v>4</c:v>
                </c:pt>
                <c:pt idx="5">
                  <c:v>5</c:v>
                </c:pt>
              </c:numCache>
            </c:numRef>
          </c:xVal>
          <c:yVal>
            <c:numRef>
              <c:f>Sheet1!$B$2:$B$7</c:f>
              <c:numCache>
                <c:formatCode>General</c:formatCode>
                <c:ptCount val="6"/>
                <c:pt idx="0">
                  <c:v>1</c:v>
                </c:pt>
                <c:pt idx="1">
                  <c:v>0.5</c:v>
                </c:pt>
                <c:pt idx="2">
                  <c:v>0.25</c:v>
                </c:pt>
                <c:pt idx="3">
                  <c:v>0.125</c:v>
                </c:pt>
                <c:pt idx="4">
                  <c:v>6.25E-2</c:v>
                </c:pt>
                <c:pt idx="5">
                  <c:v>3.125E-2</c:v>
                </c:pt>
              </c:numCache>
            </c:numRef>
          </c:yVal>
          <c:smooth val="0"/>
          <c:extLst>
            <c:ext xmlns:c16="http://schemas.microsoft.com/office/drawing/2014/chart" uri="{C3380CC4-5D6E-409C-BE32-E72D297353CC}">
              <c16:uniqueId val="{00000000-3A8A-0945-9F42-92C4CD385EC3}"/>
            </c:ext>
          </c:extLst>
        </c:ser>
        <c:dLbls>
          <c:showLegendKey val="0"/>
          <c:showVal val="0"/>
          <c:showCatName val="0"/>
          <c:showSerName val="0"/>
          <c:showPercent val="0"/>
          <c:showBubbleSize val="0"/>
        </c:dLbls>
        <c:axId val="436155144"/>
        <c:axId val="436156320"/>
      </c:scatterChart>
      <c:valAx>
        <c:axId val="436155144"/>
        <c:scaling>
          <c:orientation val="minMax"/>
          <c:max val="5"/>
        </c:scaling>
        <c:delete val="0"/>
        <c:axPos val="b"/>
        <c:majorGridlines/>
        <c:title>
          <c:tx>
            <c:rich>
              <a:bodyPr/>
              <a:lstStyle/>
              <a:p>
                <a:pPr>
                  <a:defRPr sz="1100"/>
                </a:pPr>
                <a:r>
                  <a:rPr lang="en-US" sz="1100"/>
                  <a:t>Iteration, n</a:t>
                </a:r>
              </a:p>
            </c:rich>
          </c:tx>
          <c:layout>
            <c:manualLayout>
              <c:xMode val="edge"/>
              <c:yMode val="edge"/>
              <c:x val="0.47225144026807969"/>
              <c:y val="0.91148550724637678"/>
            </c:manualLayout>
          </c:layout>
          <c:overlay val="0"/>
        </c:title>
        <c:numFmt formatCode="General" sourceLinked="1"/>
        <c:majorTickMark val="out"/>
        <c:minorTickMark val="none"/>
        <c:tickLblPos val="nextTo"/>
        <c:crossAx val="436156320"/>
        <c:crosses val="autoZero"/>
        <c:crossBetween val="midCat"/>
      </c:valAx>
      <c:valAx>
        <c:axId val="436156320"/>
        <c:scaling>
          <c:orientation val="minMax"/>
          <c:max val="1"/>
        </c:scaling>
        <c:delete val="0"/>
        <c:axPos val="l"/>
        <c:majorGridlines/>
        <c:title>
          <c:tx>
            <c:rich>
              <a:bodyPr rot="-5400000" vert="horz"/>
              <a:lstStyle/>
              <a:p>
                <a:pPr>
                  <a:defRPr sz="1100"/>
                </a:pPr>
                <a:r>
                  <a:rPr lang="en-US" sz="1100"/>
                  <a:t>Normalized  conductance</a:t>
                </a:r>
              </a:p>
            </c:rich>
          </c:tx>
          <c:layout>
            <c:manualLayout>
              <c:xMode val="edge"/>
              <c:yMode val="edge"/>
              <c:x val="1.3976154295434707E-2"/>
              <c:y val="0.21800849704393011"/>
            </c:manualLayout>
          </c:layout>
          <c:overlay val="0"/>
        </c:title>
        <c:numFmt formatCode="General" sourceLinked="1"/>
        <c:majorTickMark val="out"/>
        <c:minorTickMark val="none"/>
        <c:tickLblPos val="nextTo"/>
        <c:crossAx val="436155144"/>
        <c:crosses val="autoZero"/>
        <c:crossBetween val="midCat"/>
        <c:majorUnit val="0.2"/>
      </c:valAx>
      <c:spPr>
        <a:ln>
          <a:solidFill>
            <a:schemeClr val="tx1"/>
          </a:solidFill>
        </a:ln>
      </c:spPr>
    </c:plotArea>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a:pPr>
            <a:r>
              <a:rPr lang="en-US" sz="1600"/>
              <a:t>Generic Reservoir</a:t>
            </a:r>
          </a:p>
        </c:rich>
      </c:tx>
      <c:layout>
        <c:manualLayout>
          <c:xMode val="edge"/>
          <c:yMode val="edge"/>
          <c:x val="0.33672222222222198"/>
          <c:y val="0"/>
        </c:manualLayout>
      </c:layout>
      <c:overlay val="1"/>
    </c:title>
    <c:autoTitleDeleted val="0"/>
    <c:plotArea>
      <c:layout>
        <c:manualLayout>
          <c:layoutTarget val="inner"/>
          <c:xMode val="edge"/>
          <c:yMode val="edge"/>
          <c:x val="0.14222419072615899"/>
          <c:y val="7.8941017789442999E-2"/>
          <c:w val="0.810241251093614"/>
          <c:h val="0.80658748906386701"/>
        </c:manualLayout>
      </c:layout>
      <c:scatterChart>
        <c:scatterStyle val="lineMarker"/>
        <c:varyColors val="0"/>
        <c:ser>
          <c:idx val="0"/>
          <c:order val="0"/>
          <c:tx>
            <c:strRef>
              <c:f>Generic!$B$4</c:f>
              <c:strCache>
                <c:ptCount val="1"/>
                <c:pt idx="0">
                  <c:v>Release</c:v>
                </c:pt>
              </c:strCache>
            </c:strRef>
          </c:tx>
          <c:spPr>
            <a:ln w="28800">
              <a:solidFill>
                <a:srgbClr val="C00000"/>
              </a:solidFill>
              <a:round/>
            </a:ln>
          </c:spPr>
          <c:marker>
            <c:symbol val="none"/>
          </c:marker>
          <c:xVal>
            <c:numRef>
              <c:f>Generic!$A$5:$A$105</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Generic!$B$5:$B$105</c:f>
              <c:numCache>
                <c:formatCode>General</c:formatCode>
                <c:ptCount val="101"/>
                <c:pt idx="0">
                  <c:v>0.2</c:v>
                </c:pt>
                <c:pt idx="1">
                  <c:v>0.221863918096601</c:v>
                </c:pt>
                <c:pt idx="2">
                  <c:v>0.24290258296562001</c:v>
                </c:pt>
                <c:pt idx="3">
                  <c:v>0.26317603363977798</c:v>
                </c:pt>
                <c:pt idx="4">
                  <c:v>0.28273798651036303</c:v>
                </c:pt>
                <c:pt idx="5">
                  <c:v>0.30163669307614999</c:v>
                </c:pt>
                <c:pt idx="6">
                  <c:v>0.31991565699509</c:v>
                </c:pt>
                <c:pt idx="7">
                  <c:v>0.33761423725575002</c:v>
                </c:pt>
                <c:pt idx="8">
                  <c:v>0.354768158505399</c:v>
                </c:pt>
                <c:pt idx="9">
                  <c:v>0.37140994517293402</c:v>
                </c:pt>
                <c:pt idx="10">
                  <c:v>0.38756929264685802</c:v>
                </c:pt>
                <c:pt idx="11">
                  <c:v>0.40327338615230102</c:v>
                </c:pt>
                <c:pt idx="12">
                  <c:v>0.41854717592860102</c:v>
                </c:pt>
                <c:pt idx="13">
                  <c:v>0.433413615702543</c:v>
                </c:pt>
                <c:pt idx="14">
                  <c:v>0.44789387017983201</c:v>
                </c:pt>
                <c:pt idx="15">
                  <c:v>0.462007496262831</c:v>
                </c:pt>
                <c:pt idx="16">
                  <c:v>0.475772601888449</c:v>
                </c:pt>
                <c:pt idx="17">
                  <c:v>0.489205985723008</c:v>
                </c:pt>
                <c:pt idx="18">
                  <c:v>0.50232326041758502</c:v>
                </c:pt>
                <c:pt idx="19">
                  <c:v>0.51513896169207996</c:v>
                </c:pt>
                <c:pt idx="20">
                  <c:v>0.527666645159381</c:v>
                </c:pt>
                <c:pt idx="21">
                  <c:v>0.53991897250677201</c:v>
                </c:pt>
                <c:pt idx="22">
                  <c:v>0.55190778840826205</c:v>
                </c:pt>
                <c:pt idx="23">
                  <c:v>0.56364418933898097</c:v>
                </c:pt>
                <c:pt idx="24">
                  <c:v>0.57513858529371598</c:v>
                </c:pt>
                <c:pt idx="25">
                  <c:v>0.58640075526991098</c:v>
                </c:pt>
                <c:pt idx="26">
                  <c:v>0.59743989725616498</c:v>
                </c:pt>
                <c:pt idx="27">
                  <c:v>0.60826467336651202</c:v>
                </c:pt>
                <c:pt idx="28">
                  <c:v>0.61888325067538796</c:v>
                </c:pt>
                <c:pt idx="29">
                  <c:v>0.62930333823553097</c:v>
                </c:pt>
                <c:pt idx="30">
                  <c:v>0.63953222069916005</c:v>
                </c:pt>
                <c:pt idx="31">
                  <c:v>0.64957678890968895</c:v>
                </c:pt>
                <c:pt idx="32">
                  <c:v>0.65944356778577395</c:v>
                </c:pt>
                <c:pt idx="33">
                  <c:v>0.66913874178027399</c:v>
                </c:pt>
                <c:pt idx="34">
                  <c:v>0.67866817816290304</c:v>
                </c:pt>
                <c:pt idx="35">
                  <c:v>0.68803744834606095</c:v>
                </c:pt>
                <c:pt idx="36">
                  <c:v>0.69725184744795599</c:v>
                </c:pt>
                <c:pt idx="37">
                  <c:v>0.70631641226500097</c:v>
                </c:pt>
                <c:pt idx="38">
                  <c:v>0.71523593780623895</c:v>
                </c:pt>
                <c:pt idx="39">
                  <c:v>0.72401499252566204</c:v>
                </c:pt>
                <c:pt idx="40">
                  <c:v>0.732657932373593</c:v>
                </c:pt>
                <c:pt idx="41">
                  <c:v>0.74116891377531002</c:v>
                </c:pt>
                <c:pt idx="42">
                  <c:v>0.74955190563372198</c:v>
                </c:pt>
                <c:pt idx="43">
                  <c:v>0.75781070044284504</c:v>
                </c:pt>
                <c:pt idx="44">
                  <c:v>0.76594892459000297</c:v>
                </c:pt>
                <c:pt idx="45">
                  <c:v>0.77397004791676904</c:v>
                </c:pt>
                <c:pt idx="46">
                  <c:v>0.78187739260176403</c:v>
                </c:pt>
                <c:pt idx="47">
                  <c:v>0.78967414142221204</c:v>
                </c:pt>
                <c:pt idx="48">
                  <c:v>0.797363345445678</c:v>
                </c:pt>
                <c:pt idx="49">
                  <c:v>0.80494793119851304</c:v>
                </c:pt>
                <c:pt idx="50">
                  <c:v>0.81243070735314205</c:v>
                </c:pt>
                <c:pt idx="51">
                  <c:v>0.81981437097245402</c:v>
                </c:pt>
                <c:pt idx="52">
                  <c:v>0.827101513346018</c:v>
                </c:pt>
                <c:pt idx="53">
                  <c:v>0.83429462544974298</c:v>
                </c:pt>
                <c:pt idx="54">
                  <c:v>0.84139610305775303</c:v>
                </c:pt>
                <c:pt idx="55">
                  <c:v>0.84840825153274202</c:v>
                </c:pt>
                <c:pt idx="56">
                  <c:v>0.85533329031876204</c:v>
                </c:pt>
                <c:pt idx="57">
                  <c:v>0.86217335715835997</c:v>
                </c:pt>
                <c:pt idx="58">
                  <c:v>0.86893051205411098</c:v>
                </c:pt>
                <c:pt idx="59">
                  <c:v>0.87560674099292002</c:v>
                </c:pt>
                <c:pt idx="60">
                  <c:v>0.88220395944992502</c:v>
                </c:pt>
                <c:pt idx="61">
                  <c:v>0.88872401568749604</c:v>
                </c:pt>
                <c:pt idx="62">
                  <c:v>0.89516869386350495</c:v>
                </c:pt>
                <c:pt idx="63">
                  <c:v>0.90153971696199098</c:v>
                </c:pt>
                <c:pt idx="64">
                  <c:v>0.90783874955822297</c:v>
                </c:pt>
                <c:pt idx="65">
                  <c:v>0.91406740042929202</c:v>
                </c:pt>
                <c:pt idx="66">
                  <c:v>0.92022722502044996</c:v>
                </c:pt>
                <c:pt idx="67">
                  <c:v>0.92631972777668303</c:v>
                </c:pt>
                <c:pt idx="68">
                  <c:v>0.93234636434823204</c:v>
                </c:pt>
                <c:pt idx="69">
                  <c:v>0.93830854367817296</c:v>
                </c:pt>
                <c:pt idx="70">
                  <c:v>0.944207629979534</c:v>
                </c:pt>
                <c:pt idx="71">
                  <c:v>0.95004494460889299</c:v>
                </c:pt>
                <c:pt idx="72">
                  <c:v>0.95582176784288697</c:v>
                </c:pt>
                <c:pt idx="73">
                  <c:v>0.961539340563627</c:v>
                </c:pt>
                <c:pt idx="74">
                  <c:v>0.96719886585854098</c:v>
                </c:pt>
                <c:pt idx="75">
                  <c:v>0.972801510539823</c:v>
                </c:pt>
                <c:pt idx="76">
                  <c:v>0.97834840658828304</c:v>
                </c:pt>
                <c:pt idx="77">
                  <c:v>0.983840652526076</c:v>
                </c:pt>
                <c:pt idx="78">
                  <c:v>0.98927931472244901</c:v>
                </c:pt>
                <c:pt idx="79">
                  <c:v>0.99466542863642304</c:v>
                </c:pt>
                <c:pt idx="80">
                  <c:v>1</c:v>
                </c:pt>
                <c:pt idx="81">
                  <c:v>1.00657075781508</c:v>
                </c:pt>
                <c:pt idx="82">
                  <c:v>1.016279302257485</c:v>
                </c:pt>
                <c:pt idx="83">
                  <c:v>1.0302246946811571</c:v>
                </c:pt>
                <c:pt idx="84">
                  <c:v>1.049772477655234</c:v>
                </c:pt>
                <c:pt idx="85">
                  <c:v>1.0765946589202029</c:v>
                </c:pt>
                <c:pt idx="86">
                  <c:v>1.1127124936592681</c:v>
                </c:pt>
                <c:pt idx="87">
                  <c:v>1.1605420650849001</c:v>
                </c:pt>
                <c:pt idx="88">
                  <c:v>1.222942663340592</c:v>
                </c:pt>
                <c:pt idx="89">
                  <c:v>1.3032679627178181</c:v>
                </c:pt>
                <c:pt idx="90">
                  <c:v>1.405419997188182</c:v>
                </c:pt>
                <c:pt idx="91">
                  <c:v>1.533905934250771</c:v>
                </c:pt>
                <c:pt idx="92">
                  <c:v>1.693897647094704</c:v>
                </c:pt>
                <c:pt idx="93">
                  <c:v>1.89129408507688</c:v>
                </c:pt>
                <c:pt idx="94">
                  <c:v>2.1327864425149272</c:v>
                </c:pt>
                <c:pt idx="95">
                  <c:v>2.4259261257953511</c:v>
                </c:pt>
                <c:pt idx="96">
                  <c:v>2.7791955187968709</c:v>
                </c:pt>
                <c:pt idx="97">
                  <c:v>3.2020815466289729</c:v>
                </c:pt>
                <c:pt idx="98">
                  <c:v>3.7051520376856431</c:v>
                </c:pt>
                <c:pt idx="99">
                  <c:v>4.3001348840143141</c:v>
                </c:pt>
                <c:pt idx="100">
                  <c:v>5</c:v>
                </c:pt>
              </c:numCache>
            </c:numRef>
          </c:yVal>
          <c:smooth val="0"/>
          <c:extLst>
            <c:ext xmlns:c16="http://schemas.microsoft.com/office/drawing/2014/chart" uri="{C3380CC4-5D6E-409C-BE32-E72D297353CC}">
              <c16:uniqueId val="{00000000-B34C-A54C-B67B-B2E977E63D7C}"/>
            </c:ext>
          </c:extLst>
        </c:ser>
        <c:dLbls>
          <c:showLegendKey val="0"/>
          <c:showVal val="0"/>
          <c:showCatName val="0"/>
          <c:showSerName val="0"/>
          <c:showPercent val="0"/>
          <c:showBubbleSize val="0"/>
        </c:dLbls>
        <c:axId val="427485568"/>
        <c:axId val="784821808"/>
      </c:scatterChart>
      <c:valAx>
        <c:axId val="427485568"/>
        <c:scaling>
          <c:orientation val="minMax"/>
          <c:max val="1"/>
        </c:scaling>
        <c:delete val="0"/>
        <c:axPos val="b"/>
        <c:majorGridlines>
          <c:spPr>
            <a:ln>
              <a:solidFill>
                <a:srgbClr val="B3B3B3"/>
              </a:solidFill>
            </a:ln>
          </c:spPr>
        </c:majorGridlines>
        <c:title>
          <c:tx>
            <c:rich>
              <a:bodyPr/>
              <a:lstStyle/>
              <a:p>
                <a:pPr>
                  <a:defRPr sz="1200"/>
                </a:pPr>
                <a:r>
                  <a:rPr lang="en-US" sz="1200"/>
                  <a:t>Reservoir Storage, S/S</a:t>
                </a:r>
                <a:r>
                  <a:rPr lang="en-US" sz="1200" baseline="-25000"/>
                  <a:t>max</a:t>
                </a:r>
                <a:r>
                  <a:rPr lang="en-US" sz="1200" baseline="0"/>
                  <a:t> , (X)</a:t>
                </a:r>
                <a:endParaRPr lang="en-US" sz="1200" baseline="-25000"/>
              </a:p>
            </c:rich>
          </c:tx>
          <c:overlay val="1"/>
        </c:title>
        <c:numFmt formatCode="General" sourceLinked="1"/>
        <c:majorTickMark val="out"/>
        <c:minorTickMark val="out"/>
        <c:tickLblPos val="nextTo"/>
        <c:spPr>
          <a:ln>
            <a:solidFill>
              <a:srgbClr val="B3B3B3"/>
            </a:solidFill>
          </a:ln>
        </c:spPr>
        <c:crossAx val="784821808"/>
        <c:crosses val="autoZero"/>
        <c:crossBetween val="midCat"/>
        <c:majorUnit val="0.1"/>
      </c:valAx>
      <c:valAx>
        <c:axId val="784821808"/>
        <c:scaling>
          <c:orientation val="minMax"/>
          <c:max val="5"/>
        </c:scaling>
        <c:delete val="0"/>
        <c:axPos val="l"/>
        <c:majorGridlines>
          <c:spPr>
            <a:ln>
              <a:solidFill>
                <a:srgbClr val="B3B3B3"/>
              </a:solidFill>
            </a:ln>
          </c:spPr>
        </c:majorGridlines>
        <c:title>
          <c:tx>
            <c:rich>
              <a:bodyPr/>
              <a:lstStyle/>
              <a:p>
                <a:pPr>
                  <a:defRPr sz="1200"/>
                </a:pPr>
                <a:r>
                  <a:rPr lang="en-US" sz="1200"/>
                  <a:t>Reservoir Release, Q/Q</a:t>
                </a:r>
                <a:r>
                  <a:rPr lang="en-US" sz="1200" baseline="-25000"/>
                  <a:t>av </a:t>
                </a:r>
                <a:r>
                  <a:rPr lang="en-US" sz="1200" baseline="0"/>
                  <a:t>, (Y)</a:t>
                </a:r>
                <a:endParaRPr lang="en-US" sz="1200" baseline="-25000"/>
              </a:p>
            </c:rich>
          </c:tx>
          <c:layout>
            <c:manualLayout>
              <c:xMode val="edge"/>
              <c:yMode val="edge"/>
              <c:x val="1.14162292213473E-2"/>
              <c:y val="0.317227690288714"/>
            </c:manualLayout>
          </c:layout>
          <c:overlay val="1"/>
        </c:title>
        <c:numFmt formatCode="General" sourceLinked="1"/>
        <c:majorTickMark val="out"/>
        <c:minorTickMark val="none"/>
        <c:tickLblPos val="nextTo"/>
        <c:spPr>
          <a:ln>
            <a:solidFill>
              <a:srgbClr val="B3B3B3"/>
            </a:solidFill>
          </a:ln>
        </c:spPr>
        <c:crossAx val="427485568"/>
        <c:crosses val="autoZero"/>
        <c:crossBetween val="midCat"/>
      </c:valAx>
      <c:spPr>
        <a:noFill/>
        <a:ln w="9000">
          <a:solidFill>
            <a:srgbClr val="000000"/>
          </a:solidFill>
          <a:round/>
        </a:ln>
      </c:spPr>
    </c:plotArea>
    <c:plotVisOnly val="1"/>
    <c:dispBlanksAs val="zero"/>
    <c:showDLblsOverMax val="1"/>
  </c:chart>
  <c:spPr>
    <a:solidFill>
      <a:srgbClr val="FFFFFF"/>
    </a:solidFill>
    <a:ln>
      <a:solidFill>
        <a:schemeClr val="tx1"/>
      </a:solidFill>
    </a:ln>
  </c:spPr>
  <c:txPr>
    <a:bodyPr/>
    <a:lstStyle/>
    <a:p>
      <a:pPr>
        <a:defRPr>
          <a:latin typeface="+mn-lt"/>
        </a:defRPr>
      </a:pPr>
      <a:endParaRPr lang="en-US"/>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a:pPr>
            <a:r>
              <a:rPr lang="en-US" sz="1600"/>
              <a:t>Flood Control</a:t>
            </a:r>
          </a:p>
        </c:rich>
      </c:tx>
      <c:layout>
        <c:manualLayout>
          <c:xMode val="edge"/>
          <c:yMode val="edge"/>
          <c:x val="0.392277777777778"/>
          <c:y val="0"/>
        </c:manualLayout>
      </c:layout>
      <c:overlay val="1"/>
    </c:title>
    <c:autoTitleDeleted val="0"/>
    <c:plotArea>
      <c:layout>
        <c:manualLayout>
          <c:layoutTarget val="inner"/>
          <c:xMode val="edge"/>
          <c:yMode val="edge"/>
          <c:x val="0.14222419072615899"/>
          <c:y val="7.8941017789442999E-2"/>
          <c:w val="0.810241251093614"/>
          <c:h val="0.80658748906386701"/>
        </c:manualLayout>
      </c:layout>
      <c:scatterChart>
        <c:scatterStyle val="lineMarker"/>
        <c:varyColors val="0"/>
        <c:ser>
          <c:idx val="0"/>
          <c:order val="0"/>
          <c:tx>
            <c:strRef>
              <c:f>Generic!$B$4</c:f>
              <c:strCache>
                <c:ptCount val="1"/>
                <c:pt idx="0">
                  <c:v>Release</c:v>
                </c:pt>
              </c:strCache>
            </c:strRef>
          </c:tx>
          <c:spPr>
            <a:ln w="28800">
              <a:solidFill>
                <a:srgbClr val="C00000"/>
              </a:solidFill>
              <a:round/>
            </a:ln>
          </c:spPr>
          <c:marker>
            <c:symbol val="none"/>
          </c:marker>
          <c:xVal>
            <c:numRef>
              <c:f>'Flood Control'!$A$5:$A$105</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'Flood Control'!$B$5:$B$105</c:f>
              <c:numCache>
                <c:formatCode>General</c:formatCode>
                <c:ptCount val="101"/>
                <c:pt idx="0">
                  <c:v>0.2</c:v>
                </c:pt>
                <c:pt idx="1">
                  <c:v>0.38213619895756201</c:v>
                </c:pt>
                <c:pt idx="2">
                  <c:v>0.48867904537162399</c:v>
                </c:pt>
                <c:pt idx="3">
                  <c:v>0.56427239791512496</c:v>
                </c:pt>
                <c:pt idx="4">
                  <c:v>0.62290715745555902</c:v>
                </c:pt>
                <c:pt idx="5">
                  <c:v>0.67081524432918704</c:v>
                </c:pt>
                <c:pt idx="6">
                  <c:v>0.71132095462837597</c:v>
                </c:pt>
                <c:pt idx="7">
                  <c:v>0.74640859687268701</c:v>
                </c:pt>
                <c:pt idx="8">
                  <c:v>0.77735809074324802</c:v>
                </c:pt>
                <c:pt idx="9">
                  <c:v>0.80504335641312097</c:v>
                </c:pt>
                <c:pt idx="10">
                  <c:v>0.830087725572205</c:v>
                </c:pt>
                <c:pt idx="11">
                  <c:v>0.85295144328674899</c:v>
                </c:pt>
                <c:pt idx="12">
                  <c:v>0.87398402473381198</c:v>
                </c:pt>
                <c:pt idx="13">
                  <c:v>0.89345715358593802</c:v>
                </c:pt>
                <c:pt idx="14">
                  <c:v>0.91158620282718195</c:v>
                </c:pt>
                <c:pt idx="15">
                  <c:v>0.92854479583024896</c:v>
                </c:pt>
                <c:pt idx="16">
                  <c:v>0.94447494528561504</c:v>
                </c:pt>
                <c:pt idx="17">
                  <c:v>0.95949428970081097</c:v>
                </c:pt>
                <c:pt idx="18">
                  <c:v>0.97370137074586405</c:v>
                </c:pt>
                <c:pt idx="19">
                  <c:v>0.98717955537068303</c:v>
                </c:pt>
                <c:pt idx="20">
                  <c:v>1</c:v>
                </c:pt>
                <c:pt idx="21">
                  <c:v>1.0126977184971611</c:v>
                </c:pt>
                <c:pt idx="22">
                  <c:v>1.0257735287733081</c:v>
                </c:pt>
                <c:pt idx="23">
                  <c:v>1.0392386204405319</c:v>
                </c:pt>
                <c:pt idx="24">
                  <c:v>1.053104512238078</c:v>
                </c:pt>
                <c:pt idx="25">
                  <c:v>1.0673830616534801</c:v>
                </c:pt>
                <c:pt idx="26">
                  <c:v>1.082086474823301</c:v>
                </c:pt>
                <c:pt idx="27">
                  <c:v>1.0972273167213169</c:v>
                </c:pt>
                <c:pt idx="28">
                  <c:v>1.112818521642654</c:v>
                </c:pt>
                <c:pt idx="29">
                  <c:v>1.12887340399237</c:v>
                </c:pt>
                <c:pt idx="30">
                  <c:v>1.1454056693871419</c:v>
                </c:pt>
                <c:pt idx="31">
                  <c:v>1.16242942607927</c:v>
                </c:pt>
                <c:pt idx="32">
                  <c:v>1.179959196712135</c:v>
                </c:pt>
                <c:pt idx="33">
                  <c:v>1.1980099304168661</c:v>
                </c:pt>
                <c:pt idx="34">
                  <c:v>1.216597015259812</c:v>
                </c:pt>
                <c:pt idx="35">
                  <c:v>1.2357362910510761</c:v>
                </c:pt>
                <c:pt idx="36">
                  <c:v>1.2554440625246019</c:v>
                </c:pt>
                <c:pt idx="37">
                  <c:v>1.275737112900275</c:v>
                </c:pt>
                <c:pt idx="38">
                  <c:v>1.2966327178393211</c:v>
                </c:pt>
                <c:pt idx="39">
                  <c:v>1.31814865980401</c:v>
                </c:pt>
                <c:pt idx="40">
                  <c:v>1.3403032428337911</c:v>
                </c:pt>
                <c:pt idx="41">
                  <c:v>1.363115307749263</c:v>
                </c:pt>
                <c:pt idx="42">
                  <c:v>1.3866042477967959</c:v>
                </c:pt>
                <c:pt idx="43">
                  <c:v>1.4107900247461509</c:v>
                </c:pt>
                <c:pt idx="44">
                  <c:v>1.435693185454435</c:v>
                </c:pt>
                <c:pt idx="45">
                  <c:v>1.4613348789095599</c:v>
                </c:pt>
                <c:pt idx="46">
                  <c:v>1.4877368737669701</c:v>
                </c:pt>
                <c:pt idx="47">
                  <c:v>1.514921576394288</c:v>
                </c:pt>
                <c:pt idx="48">
                  <c:v>1.5429120494378079</c:v>
                </c:pt>
                <c:pt idx="49">
                  <c:v>1.5717320309264511</c:v>
                </c:pt>
                <c:pt idx="50">
                  <c:v>1.601405953928112</c:v>
                </c:pt>
                <c:pt idx="51">
                  <c:v>1.631958966774893</c:v>
                </c:pt>
                <c:pt idx="52">
                  <c:v>1.66341695387292</c:v>
                </c:pt>
                <c:pt idx="53">
                  <c:v>1.69580655711391</c:v>
                </c:pt>
                <c:pt idx="54">
                  <c:v>1.729155197905947</c:v>
                </c:pt>
                <c:pt idx="55">
                  <c:v>1.763491099840643</c:v>
                </c:pt>
                <c:pt idx="56">
                  <c:v>1.798843312015751</c:v>
                </c:pt>
                <c:pt idx="57">
                  <c:v>1.8352417330312549</c:v>
                </c:pt>
                <c:pt idx="58">
                  <c:v>1.8727171356790231</c:v>
                </c:pt>
                <c:pt idx="59">
                  <c:v>1.9113011923453751</c:v>
                </c:pt>
                <c:pt idx="60">
                  <c:v>1.951026501147171</c:v>
                </c:pt>
                <c:pt idx="61">
                  <c:v>1.991926612822863</c:v>
                </c:pt>
                <c:pt idx="62">
                  <c:v>2.034036058399435</c:v>
                </c:pt>
                <c:pt idx="63">
                  <c:v>2.0773903776582001</c:v>
                </c:pt>
                <c:pt idx="64">
                  <c:v>2.122026148421833</c:v>
                </c:pt>
                <c:pt idx="65">
                  <c:v>2.16798101668665</c:v>
                </c:pt>
                <c:pt idx="66">
                  <c:v>2.2152937276240472</c:v>
                </c:pt>
                <c:pt idx="67">
                  <c:v>2.2640041574760619</c:v>
                </c:pt>
                <c:pt idx="68">
                  <c:v>2.3141533463706341</c:v>
                </c:pt>
                <c:pt idx="69">
                  <c:v>2.3657835320835172</c:v>
                </c:pt>
                <c:pt idx="70">
                  <c:v>2.4189381847728222</c:v>
                </c:pt>
                <c:pt idx="71">
                  <c:v>2.4736620427150711</c:v>
                </c:pt>
                <c:pt idx="72">
                  <c:v>2.530001149071111</c:v>
                </c:pt>
                <c:pt idx="73">
                  <c:v>2.588002889711241</c:v>
                </c:pt>
                <c:pt idx="74">
                  <c:v>2.647716032130063</c:v>
                </c:pt>
                <c:pt idx="75">
                  <c:v>2.7091907654818819</c:v>
                </c:pt>
                <c:pt idx="76">
                  <c:v>2.7724787417697101</c:v>
                </c:pt>
                <c:pt idx="77">
                  <c:v>2.8376331182195909</c:v>
                </c:pt>
                <c:pt idx="78">
                  <c:v>2.9047086008747929</c:v>
                </c:pt>
                <c:pt idx="79">
                  <c:v>2.9737614894453199</c:v>
                </c:pt>
                <c:pt idx="80">
                  <c:v>3.0448497234474918</c:v>
                </c:pt>
                <c:pt idx="81">
                  <c:v>3.1180329296714349</c:v>
                </c:pt>
                <c:pt idx="82">
                  <c:v>3.1933724710135731</c:v>
                </c:pt>
                <c:pt idx="83">
                  <c:v>3.270931496714665</c:v>
                </c:pt>
                <c:pt idx="84">
                  <c:v>3.3507749940415388</c:v>
                </c:pt>
                <c:pt idx="85">
                  <c:v>3.4329698414551708</c:v>
                </c:pt>
                <c:pt idx="86">
                  <c:v>3.5175848633075799</c:v>
                </c:pt>
                <c:pt idx="87">
                  <c:v>3.6046908861102271</c:v>
                </c:pt>
                <c:pt idx="88">
                  <c:v>3.694360796420006</c:v>
                </c:pt>
                <c:pt idx="89">
                  <c:v>3.7866696003877189</c:v>
                </c:pt>
                <c:pt idx="90">
                  <c:v>3.8816944850181541</c:v>
                </c:pt>
                <c:pt idx="91">
                  <c:v>3.9795148811890781</c:v>
                </c:pt>
                <c:pt idx="92">
                  <c:v>4.080212528479926</c:v>
                </c:pt>
                <c:pt idx="93">
                  <c:v>4.1838715418621826</c:v>
                </c:pt>
                <c:pt idx="94">
                  <c:v>4.2905784803043669</c:v>
                </c:pt>
                <c:pt idx="95">
                  <c:v>4.4004224173457587</c:v>
                </c:pt>
                <c:pt idx="96">
                  <c:v>4.5134950136954606</c:v>
                </c:pt>
                <c:pt idx="97">
                  <c:v>4.6298905919151156</c:v>
                </c:pt>
                <c:pt idx="98">
                  <c:v>4.7497062132432797</c:v>
                </c:pt>
                <c:pt idx="99">
                  <c:v>4.873041756623766</c:v>
                </c:pt>
                <c:pt idx="100">
                  <c:v>5.0000000000000009</c:v>
                </c:pt>
              </c:numCache>
            </c:numRef>
          </c:yVal>
          <c:smooth val="0"/>
          <c:extLst>
            <c:ext xmlns:c16="http://schemas.microsoft.com/office/drawing/2014/chart" uri="{C3380CC4-5D6E-409C-BE32-E72D297353CC}">
              <c16:uniqueId val="{00000000-2DA8-0845-AAAE-61FFC511B200}"/>
            </c:ext>
          </c:extLst>
        </c:ser>
        <c:dLbls>
          <c:showLegendKey val="0"/>
          <c:showVal val="0"/>
          <c:showCatName val="0"/>
          <c:showSerName val="0"/>
          <c:showPercent val="0"/>
          <c:showBubbleSize val="0"/>
        </c:dLbls>
        <c:axId val="784817496"/>
        <c:axId val="784817104"/>
      </c:scatterChart>
      <c:valAx>
        <c:axId val="784817496"/>
        <c:scaling>
          <c:orientation val="minMax"/>
          <c:max val="1"/>
        </c:scaling>
        <c:delete val="0"/>
        <c:axPos val="b"/>
        <c:majorGridlines>
          <c:spPr>
            <a:ln>
              <a:solidFill>
                <a:srgbClr val="B3B3B3"/>
              </a:solidFill>
            </a:ln>
          </c:spPr>
        </c:majorGridlines>
        <c:title>
          <c:tx>
            <c:rich>
              <a:bodyPr/>
              <a:lstStyle/>
              <a:p>
                <a:pPr>
                  <a:defRPr sz="1200"/>
                </a:pPr>
                <a:r>
                  <a:rPr lang="en-US" sz="1200"/>
                  <a:t>Reservoir Storage, S/S</a:t>
                </a:r>
                <a:r>
                  <a:rPr lang="en-US" sz="1200" baseline="-25000"/>
                  <a:t>max</a:t>
                </a:r>
                <a:r>
                  <a:rPr lang="en-US" sz="1200" baseline="0"/>
                  <a:t> , (X)</a:t>
                </a:r>
                <a:endParaRPr lang="en-US" sz="1200" baseline="-25000"/>
              </a:p>
            </c:rich>
          </c:tx>
          <c:overlay val="1"/>
        </c:title>
        <c:numFmt formatCode="General" sourceLinked="1"/>
        <c:majorTickMark val="out"/>
        <c:minorTickMark val="out"/>
        <c:tickLblPos val="nextTo"/>
        <c:spPr>
          <a:ln>
            <a:solidFill>
              <a:srgbClr val="B3B3B3"/>
            </a:solidFill>
          </a:ln>
        </c:spPr>
        <c:crossAx val="784817104"/>
        <c:crosses val="autoZero"/>
        <c:crossBetween val="midCat"/>
        <c:majorUnit val="0.1"/>
      </c:valAx>
      <c:valAx>
        <c:axId val="784817104"/>
        <c:scaling>
          <c:orientation val="minMax"/>
          <c:max val="5"/>
        </c:scaling>
        <c:delete val="0"/>
        <c:axPos val="l"/>
        <c:majorGridlines>
          <c:spPr>
            <a:ln>
              <a:solidFill>
                <a:srgbClr val="B3B3B3"/>
              </a:solidFill>
            </a:ln>
          </c:spPr>
        </c:majorGridlines>
        <c:title>
          <c:tx>
            <c:rich>
              <a:bodyPr/>
              <a:lstStyle/>
              <a:p>
                <a:pPr>
                  <a:defRPr sz="1200"/>
                </a:pPr>
                <a:r>
                  <a:rPr lang="en-US" sz="1200"/>
                  <a:t>Reservoir Release, Q/Q</a:t>
                </a:r>
                <a:r>
                  <a:rPr lang="en-US" sz="1200" baseline="-25000"/>
                  <a:t>av </a:t>
                </a:r>
                <a:r>
                  <a:rPr lang="en-US" sz="1200" baseline="0"/>
                  <a:t>, (Y)</a:t>
                </a:r>
                <a:endParaRPr lang="en-US" sz="1200" baseline="-25000"/>
              </a:p>
            </c:rich>
          </c:tx>
          <c:layout>
            <c:manualLayout>
              <c:xMode val="edge"/>
              <c:yMode val="edge"/>
              <c:x val="1.14162292213473E-2"/>
              <c:y val="0.317227690288714"/>
            </c:manualLayout>
          </c:layout>
          <c:overlay val="1"/>
        </c:title>
        <c:numFmt formatCode="General" sourceLinked="1"/>
        <c:majorTickMark val="out"/>
        <c:minorTickMark val="none"/>
        <c:tickLblPos val="nextTo"/>
        <c:spPr>
          <a:ln>
            <a:solidFill>
              <a:srgbClr val="B3B3B3"/>
            </a:solidFill>
          </a:ln>
        </c:spPr>
        <c:crossAx val="784817496"/>
        <c:crosses val="autoZero"/>
        <c:crossBetween val="midCat"/>
      </c:valAx>
      <c:spPr>
        <a:noFill/>
        <a:ln w="9000">
          <a:solidFill>
            <a:srgbClr val="000000"/>
          </a:solidFill>
          <a:round/>
        </a:ln>
      </c:spPr>
    </c:plotArea>
    <c:plotVisOnly val="1"/>
    <c:dispBlanksAs val="zero"/>
    <c:showDLblsOverMax val="1"/>
  </c:chart>
  <c:spPr>
    <a:solidFill>
      <a:srgbClr val="FFFFFF"/>
    </a:solidFill>
    <a:ln>
      <a:solidFill>
        <a:schemeClr val="tx1"/>
      </a:solidFill>
    </a:ln>
  </c:spPr>
  <c:txPr>
    <a:bodyPr/>
    <a:lstStyle/>
    <a:p>
      <a:pPr>
        <a:defRPr>
          <a:latin typeface="+mn-lt"/>
        </a:defRPr>
      </a:pPr>
      <a:endParaRPr lang="en-US"/>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a:pPr>
            <a:r>
              <a:rPr lang="en-US" sz="1600"/>
              <a:t>Hydroelectric</a:t>
            </a:r>
          </a:p>
        </c:rich>
      </c:tx>
      <c:layout>
        <c:manualLayout>
          <c:xMode val="edge"/>
          <c:yMode val="edge"/>
          <c:x val="0.40338888888888902"/>
          <c:y val="0"/>
        </c:manualLayout>
      </c:layout>
      <c:overlay val="1"/>
    </c:title>
    <c:autoTitleDeleted val="0"/>
    <c:plotArea>
      <c:layout>
        <c:manualLayout>
          <c:layoutTarget val="inner"/>
          <c:xMode val="edge"/>
          <c:yMode val="edge"/>
          <c:x val="0.14222419072615899"/>
          <c:y val="7.8941017789442999E-2"/>
          <c:w val="0.810241251093614"/>
          <c:h val="0.80658748906386701"/>
        </c:manualLayout>
      </c:layout>
      <c:scatterChart>
        <c:scatterStyle val="lineMarker"/>
        <c:varyColors val="0"/>
        <c:ser>
          <c:idx val="0"/>
          <c:order val="0"/>
          <c:tx>
            <c:strRef>
              <c:f>Generic!$B$4</c:f>
              <c:strCache>
                <c:ptCount val="1"/>
                <c:pt idx="0">
                  <c:v>Release</c:v>
                </c:pt>
              </c:strCache>
            </c:strRef>
          </c:tx>
          <c:spPr>
            <a:ln w="28800">
              <a:solidFill>
                <a:srgbClr val="C00000"/>
              </a:solidFill>
              <a:round/>
            </a:ln>
          </c:spPr>
          <c:marker>
            <c:symbol val="none"/>
          </c:marker>
          <c:xVal>
            <c:numRef>
              <c:f>Hydroelectric!$A$5:$A$105</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Hydroelectric!$B$5:$B$105</c:f>
              <c:numCache>
                <c:formatCode>General</c:formatCode>
                <c:ptCount val="101"/>
                <c:pt idx="0">
                  <c:v>0.2</c:v>
                </c:pt>
                <c:pt idx="1">
                  <c:v>0.37093491654524102</c:v>
                </c:pt>
                <c:pt idx="2">
                  <c:v>0.450415126504906</c:v>
                </c:pt>
                <c:pt idx="3">
                  <c:v>0.50276740244418705</c:v>
                </c:pt>
                <c:pt idx="4">
                  <c:v>0.54186983309048198</c:v>
                </c:pt>
                <c:pt idx="5">
                  <c:v>0.57309252096290897</c:v>
                </c:pt>
                <c:pt idx="6">
                  <c:v>0.59908474434779302</c:v>
                </c:pt>
                <c:pt idx="7">
                  <c:v>0.62135004305014696</c:v>
                </c:pt>
                <c:pt idx="8">
                  <c:v>0.64082438501415395</c:v>
                </c:pt>
                <c:pt idx="9">
                  <c:v>0.65813016690951898</c:v>
                </c:pt>
                <c:pt idx="10">
                  <c:v>0.67370231898942801</c:v>
                </c:pt>
                <c:pt idx="11">
                  <c:v>0.68785676954124197</c:v>
                </c:pt>
                <c:pt idx="12">
                  <c:v>0.70083025300981305</c:v>
                </c:pt>
                <c:pt idx="13">
                  <c:v>0.71280474963572205</c:v>
                </c:pt>
                <c:pt idx="14">
                  <c:v>0.72392316890946395</c:v>
                </c:pt>
                <c:pt idx="15">
                  <c:v>0.73429979099152598</c:v>
                </c:pt>
                <c:pt idx="16">
                  <c:v>0.74402743750815004</c:v>
                </c:pt>
                <c:pt idx="17">
                  <c:v>0.75318252894909299</c:v>
                </c:pt>
                <c:pt idx="18">
                  <c:v>0.76182873468295997</c:v>
                </c:pt>
                <c:pt idx="19">
                  <c:v>0.77001966089303397</c:v>
                </c:pt>
                <c:pt idx="20">
                  <c:v>0.77780086555959205</c:v>
                </c:pt>
                <c:pt idx="21">
                  <c:v>0.78521139306157395</c:v>
                </c:pt>
                <c:pt idx="22">
                  <c:v>0.79228495959538803</c:v>
                </c:pt>
                <c:pt idx="23">
                  <c:v>0.79905088061870999</c:v>
                </c:pt>
                <c:pt idx="24">
                  <c:v>0.80553480488837403</c:v>
                </c:pt>
                <c:pt idx="25">
                  <c:v>0.81175930155939502</c:v>
                </c:pt>
                <c:pt idx="26">
                  <c:v>0.81774433428743398</c:v>
                </c:pt>
                <c:pt idx="27">
                  <c:v>0.82350764746781602</c:v>
                </c:pt>
                <c:pt idx="28">
                  <c:v>0.82906508345475904</c:v>
                </c:pt>
                <c:pt idx="29">
                  <c:v>0.83443084505190701</c:v>
                </c:pt>
                <c:pt idx="30">
                  <c:v>0.83961771422780695</c:v>
                </c:pt>
                <c:pt idx="31">
                  <c:v>0.84463723553466796</c:v>
                </c:pt>
                <c:pt idx="32">
                  <c:v>0.84949987085269996</c:v>
                </c:pt>
                <c:pt idx="33">
                  <c:v>0.854215130676653</c:v>
                </c:pt>
                <c:pt idx="34">
                  <c:v>0.85879168608648304</c:v>
                </c:pt>
                <c:pt idx="35">
                  <c:v>0.86323746471513896</c:v>
                </c:pt>
                <c:pt idx="36">
                  <c:v>0.86755973338197101</c:v>
                </c:pt>
                <c:pt idx="37">
                  <c:v>0.87176516955505301</c:v>
                </c:pt>
                <c:pt idx="38">
                  <c:v>0.87585992340709695</c:v>
                </c:pt>
                <c:pt idx="39">
                  <c:v>0.87984967191266095</c:v>
                </c:pt>
                <c:pt idx="40">
                  <c:v>0.883739666180963</c:v>
                </c:pt>
                <c:pt idx="41">
                  <c:v>0.88753477301455796</c:v>
                </c:pt>
                <c:pt idx="42">
                  <c:v>0.89123951151906</c:v>
                </c:pt>
                <c:pt idx="43">
                  <c:v>0.89485808545470502</c:v>
                </c:pt>
                <c:pt idx="44">
                  <c:v>0.89839441191057501</c:v>
                </c:pt>
                <c:pt idx="45">
                  <c:v>0.90185214679198</c:v>
                </c:pt>
                <c:pt idx="46">
                  <c:v>0.90523470753676605</c:v>
                </c:pt>
                <c:pt idx="47">
                  <c:v>0.90854529341442503</c:v>
                </c:pt>
                <c:pt idx="48">
                  <c:v>0.91178690371021998</c:v>
                </c:pt>
                <c:pt idx="49">
                  <c:v>0.91496235405339099</c:v>
                </c:pt>
                <c:pt idx="50">
                  <c:v>0.91807429111218597</c:v>
                </c:pt>
                <c:pt idx="51">
                  <c:v>0.92112520584791602</c:v>
                </c:pt>
                <c:pt idx="52">
                  <c:v>0.92411744549433406</c:v>
                </c:pt>
                <c:pt idx="53">
                  <c:v>0.92705322440667004</c:v>
                </c:pt>
                <c:pt idx="54">
                  <c:v>0.929934633905946</c:v>
                </c:pt>
                <c:pt idx="55">
                  <c:v>0.93276365122820104</c:v>
                </c:pt>
                <c:pt idx="56">
                  <c:v>0.93554214767453903</c:v>
                </c:pt>
                <c:pt idx="57">
                  <c:v>0.93827189604614802</c:v>
                </c:pt>
                <c:pt idx="58">
                  <c:v>0.94095457743827504</c:v>
                </c:pt>
                <c:pt idx="59">
                  <c:v>0.94359178745834105</c:v>
                </c:pt>
                <c:pt idx="60">
                  <c:v>0.94618504192581898</c:v>
                </c:pt>
                <c:pt idx="61">
                  <c:v>0.948735782104832</c:v>
                </c:pt>
                <c:pt idx="62">
                  <c:v>0.95124537951471899</c:v>
                </c:pt>
                <c:pt idx="63">
                  <c:v>0.95371514035875005</c:v>
                </c:pt>
                <c:pt idx="64">
                  <c:v>0.95614630960681501</c:v>
                </c:pt>
                <c:pt idx="65">
                  <c:v>0.95854007476401104</c:v>
                </c:pt>
                <c:pt idx="66">
                  <c:v>0.96089756935370496</c:v>
                </c:pt>
                <c:pt idx="67">
                  <c:v>0.96321987614062898</c:v>
                </c:pt>
                <c:pt idx="68">
                  <c:v>0.96550803011695696</c:v>
                </c:pt>
                <c:pt idx="69">
                  <c:v>0.96776302127198699</c:v>
                </c:pt>
                <c:pt idx="70">
                  <c:v>0.96998579716395095</c:v>
                </c:pt>
                <c:pt idx="71">
                  <c:v>0.97217726531070303</c:v>
                </c:pt>
                <c:pt idx="72">
                  <c:v>0.97433829541437</c:v>
                </c:pt>
                <c:pt idx="73">
                  <c:v>0.97646972143361499</c:v>
                </c:pt>
                <c:pt idx="74">
                  <c:v>0.97857234351585998</c:v>
                </c:pt>
                <c:pt idx="75">
                  <c:v>0.98064692980069801</c:v>
                </c:pt>
                <c:pt idx="76">
                  <c:v>0.98269421810463498</c:v>
                </c:pt>
                <c:pt idx="77">
                  <c:v>0.98471491749643203</c:v>
                </c:pt>
                <c:pt idx="78">
                  <c:v>0.98670970977144901</c:v>
                </c:pt>
                <c:pt idx="79">
                  <c:v>0.98867925083267505</c:v>
                </c:pt>
                <c:pt idx="80">
                  <c:v>0.99062417198542896</c:v>
                </c:pt>
                <c:pt idx="81">
                  <c:v>0.99254508115214202</c:v>
                </c:pt>
                <c:pt idx="82">
                  <c:v>0.99444256401305597</c:v>
                </c:pt>
                <c:pt idx="83">
                  <c:v>0.99631718507820699</c:v>
                </c:pt>
                <c:pt idx="84">
                  <c:v>0.99816948869558697</c:v>
                </c:pt>
                <c:pt idx="85">
                  <c:v>1</c:v>
                </c:pt>
                <c:pt idx="86">
                  <c:v>1.002834373878021</c:v>
                </c:pt>
                <c:pt idx="87">
                  <c:v>1.0087978268192019</c:v>
                </c:pt>
                <c:pt idx="88">
                  <c:v>1.0201972088502529</c:v>
                </c:pt>
                <c:pt idx="89">
                  <c:v>1.0404316994921841</c:v>
                </c:pt>
                <c:pt idx="90">
                  <c:v>1.0742938952578831</c:v>
                </c:pt>
                <c:pt idx="91">
                  <c:v>1.1283076841253299</c:v>
                </c:pt>
                <c:pt idx="92">
                  <c:v>1.2111029069864701</c:v>
                </c:pt>
                <c:pt idx="93">
                  <c:v>1.3338268060717211</c:v>
                </c:pt>
                <c:pt idx="94">
                  <c:v>1.5105922603501329</c:v>
                </c:pt>
                <c:pt idx="95">
                  <c:v>1.758962807905198</c:v>
                </c:pt>
                <c:pt idx="96">
                  <c:v>2.1004744552862911</c:v>
                </c:pt>
                <c:pt idx="97">
                  <c:v>2.5611942738357709</c:v>
                </c:pt>
                <c:pt idx="98">
                  <c:v>3.172315782991725</c:v>
                </c:pt>
                <c:pt idx="99">
                  <c:v>3.970791120566354</c:v>
                </c:pt>
                <c:pt idx="100">
                  <c:v>5.0000000000000044</c:v>
                </c:pt>
              </c:numCache>
            </c:numRef>
          </c:yVal>
          <c:smooth val="0"/>
          <c:extLst>
            <c:ext xmlns:c16="http://schemas.microsoft.com/office/drawing/2014/chart" uri="{C3380CC4-5D6E-409C-BE32-E72D297353CC}">
              <c16:uniqueId val="{00000000-3BD7-D842-A6C4-0B62693C2E13}"/>
            </c:ext>
          </c:extLst>
        </c:ser>
        <c:dLbls>
          <c:showLegendKey val="0"/>
          <c:showVal val="0"/>
          <c:showCatName val="0"/>
          <c:showSerName val="0"/>
          <c:showPercent val="0"/>
          <c:showBubbleSize val="0"/>
        </c:dLbls>
        <c:axId val="784815144"/>
        <c:axId val="784821024"/>
      </c:scatterChart>
      <c:valAx>
        <c:axId val="784815144"/>
        <c:scaling>
          <c:orientation val="minMax"/>
          <c:max val="1"/>
        </c:scaling>
        <c:delete val="0"/>
        <c:axPos val="b"/>
        <c:majorGridlines>
          <c:spPr>
            <a:ln>
              <a:solidFill>
                <a:srgbClr val="B3B3B3"/>
              </a:solidFill>
            </a:ln>
          </c:spPr>
        </c:majorGridlines>
        <c:title>
          <c:tx>
            <c:rich>
              <a:bodyPr/>
              <a:lstStyle/>
              <a:p>
                <a:pPr>
                  <a:defRPr sz="1200"/>
                </a:pPr>
                <a:r>
                  <a:rPr lang="en-US" sz="1200"/>
                  <a:t>Reservoir Storage, S/S</a:t>
                </a:r>
                <a:r>
                  <a:rPr lang="en-US" sz="1200" baseline="-25000"/>
                  <a:t>max</a:t>
                </a:r>
                <a:r>
                  <a:rPr lang="en-US" sz="1200" baseline="0"/>
                  <a:t> , (X)</a:t>
                </a:r>
                <a:endParaRPr lang="en-US" sz="1200" baseline="-25000"/>
              </a:p>
            </c:rich>
          </c:tx>
          <c:overlay val="1"/>
        </c:title>
        <c:numFmt formatCode="General" sourceLinked="1"/>
        <c:majorTickMark val="out"/>
        <c:minorTickMark val="out"/>
        <c:tickLblPos val="nextTo"/>
        <c:spPr>
          <a:ln>
            <a:solidFill>
              <a:srgbClr val="B3B3B3"/>
            </a:solidFill>
          </a:ln>
        </c:spPr>
        <c:crossAx val="784821024"/>
        <c:crosses val="autoZero"/>
        <c:crossBetween val="midCat"/>
        <c:majorUnit val="0.1"/>
      </c:valAx>
      <c:valAx>
        <c:axId val="784821024"/>
        <c:scaling>
          <c:orientation val="minMax"/>
          <c:max val="5"/>
        </c:scaling>
        <c:delete val="0"/>
        <c:axPos val="l"/>
        <c:majorGridlines>
          <c:spPr>
            <a:ln>
              <a:solidFill>
                <a:srgbClr val="B3B3B3"/>
              </a:solidFill>
            </a:ln>
          </c:spPr>
        </c:majorGridlines>
        <c:title>
          <c:tx>
            <c:rich>
              <a:bodyPr/>
              <a:lstStyle/>
              <a:p>
                <a:pPr>
                  <a:defRPr sz="1200"/>
                </a:pPr>
                <a:r>
                  <a:rPr lang="en-US" sz="1200"/>
                  <a:t>Reservoir Release, Q/Q</a:t>
                </a:r>
                <a:r>
                  <a:rPr lang="en-US" sz="1200" baseline="-25000"/>
                  <a:t>av </a:t>
                </a:r>
                <a:r>
                  <a:rPr lang="en-US" sz="1200" baseline="0"/>
                  <a:t>, (Y)</a:t>
                </a:r>
                <a:endParaRPr lang="en-US" sz="1200" baseline="-25000"/>
              </a:p>
            </c:rich>
          </c:tx>
          <c:layout>
            <c:manualLayout>
              <c:xMode val="edge"/>
              <c:yMode val="edge"/>
              <c:x val="1.14162292213473E-2"/>
              <c:y val="0.317227690288714"/>
            </c:manualLayout>
          </c:layout>
          <c:overlay val="1"/>
        </c:title>
        <c:numFmt formatCode="General" sourceLinked="1"/>
        <c:majorTickMark val="out"/>
        <c:minorTickMark val="none"/>
        <c:tickLblPos val="nextTo"/>
        <c:spPr>
          <a:ln>
            <a:solidFill>
              <a:srgbClr val="B3B3B3"/>
            </a:solidFill>
          </a:ln>
        </c:spPr>
        <c:crossAx val="784815144"/>
        <c:crosses val="autoZero"/>
        <c:crossBetween val="midCat"/>
      </c:valAx>
      <c:spPr>
        <a:noFill/>
        <a:ln w="9000">
          <a:solidFill>
            <a:srgbClr val="000000"/>
          </a:solidFill>
          <a:round/>
        </a:ln>
      </c:spPr>
    </c:plotArea>
    <c:plotVisOnly val="1"/>
    <c:dispBlanksAs val="zero"/>
    <c:showDLblsOverMax val="1"/>
  </c:chart>
  <c:spPr>
    <a:solidFill>
      <a:srgbClr val="FFFFFF"/>
    </a:solidFill>
    <a:ln>
      <a:solidFill>
        <a:schemeClr val="tx1"/>
      </a:solidFill>
    </a:ln>
  </c:spPr>
  <c:txPr>
    <a:bodyPr/>
    <a:lstStyle/>
    <a:p>
      <a:pPr>
        <a:defRPr>
          <a:latin typeface="+mn-lt"/>
        </a:defRPr>
      </a:pPr>
      <a:endParaRPr lang="en-US"/>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a:pPr>
            <a:r>
              <a:rPr lang="en-US" sz="1600"/>
              <a:t>Irrigation</a:t>
            </a:r>
          </a:p>
        </c:rich>
      </c:tx>
      <c:layout>
        <c:manualLayout>
          <c:xMode val="edge"/>
          <c:yMode val="edge"/>
          <c:x val="0.41727777777777803"/>
          <c:y val="0"/>
        </c:manualLayout>
      </c:layout>
      <c:overlay val="1"/>
    </c:title>
    <c:autoTitleDeleted val="0"/>
    <c:plotArea>
      <c:layout>
        <c:manualLayout>
          <c:layoutTarget val="inner"/>
          <c:xMode val="edge"/>
          <c:yMode val="edge"/>
          <c:x val="0.14222419072615899"/>
          <c:y val="7.8941017789442999E-2"/>
          <c:w val="0.810241251093614"/>
          <c:h val="0.80658748906386701"/>
        </c:manualLayout>
      </c:layout>
      <c:scatterChart>
        <c:scatterStyle val="lineMarker"/>
        <c:varyColors val="0"/>
        <c:ser>
          <c:idx val="0"/>
          <c:order val="0"/>
          <c:tx>
            <c:strRef>
              <c:f>Generic!$B$4</c:f>
              <c:strCache>
                <c:ptCount val="1"/>
                <c:pt idx="0">
                  <c:v>Release</c:v>
                </c:pt>
              </c:strCache>
            </c:strRef>
          </c:tx>
          <c:spPr>
            <a:ln w="28800">
              <a:solidFill>
                <a:srgbClr val="C00000"/>
              </a:solidFill>
              <a:round/>
            </a:ln>
          </c:spPr>
          <c:marker>
            <c:symbol val="none"/>
          </c:marker>
          <c:xVal>
            <c:numRef>
              <c:f>Irrigation!$A$6:$A$106</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Irrigation!$B$6:$B$106</c:f>
              <c:numCache>
                <c:formatCode>General</c:formatCode>
                <c:ptCount val="101"/>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pt idx="68">
                  <c:v>0.1</c:v>
                </c:pt>
                <c:pt idx="69">
                  <c:v>0.1</c:v>
                </c:pt>
                <c:pt idx="70">
                  <c:v>0.1</c:v>
                </c:pt>
                <c:pt idx="71">
                  <c:v>0.100185911412654</c:v>
                </c:pt>
                <c:pt idx="72">
                  <c:v>0.101468889715863</c:v>
                </c:pt>
                <c:pt idx="73">
                  <c:v>0.10493691485057</c:v>
                </c:pt>
                <c:pt idx="74">
                  <c:v>0.111677966757717</c:v>
                </c:pt>
                <c:pt idx="75">
                  <c:v>0.122780025378249</c:v>
                </c:pt>
                <c:pt idx="76">
                  <c:v>0.13933107065310801</c:v>
                </c:pt>
                <c:pt idx="77">
                  <c:v>0.162419082523238</c:v>
                </c:pt>
                <c:pt idx="78">
                  <c:v>0.193132040929581</c:v>
                </c:pt>
                <c:pt idx="79">
                  <c:v>0.23255792581308099</c:v>
                </c:pt>
                <c:pt idx="80">
                  <c:v>0.28178471711468001</c:v>
                </c:pt>
                <c:pt idx="81">
                  <c:v>0.34190039477532302</c:v>
                </c:pt>
                <c:pt idx="82">
                  <c:v>0.41399293873595</c:v>
                </c:pt>
                <c:pt idx="83">
                  <c:v>0.49915032893750699</c:v>
                </c:pt>
                <c:pt idx="84">
                  <c:v>0.59846054532093595</c:v>
                </c:pt>
                <c:pt idx="85">
                  <c:v>0.713011567827181</c:v>
                </c:pt>
                <c:pt idx="86">
                  <c:v>0.84389137639718503</c:v>
                </c:pt>
                <c:pt idx="87">
                  <c:v>0.99218795097188905</c:v>
                </c:pt>
                <c:pt idx="88">
                  <c:v>1.1589892714922381</c:v>
                </c:pt>
                <c:pt idx="89">
                  <c:v>1.345383317899175</c:v>
                </c:pt>
                <c:pt idx="90">
                  <c:v>1.552458070133643</c:v>
                </c:pt>
                <c:pt idx="91">
                  <c:v>1.7813015081365851</c:v>
                </c:pt>
                <c:pt idx="92">
                  <c:v>2.0330016118489449</c:v>
                </c:pt>
                <c:pt idx="93">
                  <c:v>2.3086463612116641</c:v>
                </c:pt>
                <c:pt idx="94">
                  <c:v>2.6093237361656838</c:v>
                </c:pt>
                <c:pt idx="95">
                  <c:v>2.936121716651952</c:v>
                </c:pt>
                <c:pt idx="96">
                  <c:v>3.2901282826114131</c:v>
                </c:pt>
                <c:pt idx="97">
                  <c:v>3.6724314139850001</c:v>
                </c:pt>
                <c:pt idx="98">
                  <c:v>4.0841190907136697</c:v>
                </c:pt>
                <c:pt idx="99">
                  <c:v>4.5262792927383551</c:v>
                </c:pt>
                <c:pt idx="100">
                  <c:v>5.0000000000000018</c:v>
                </c:pt>
              </c:numCache>
            </c:numRef>
          </c:yVal>
          <c:smooth val="0"/>
          <c:extLst>
            <c:ext xmlns:c16="http://schemas.microsoft.com/office/drawing/2014/chart" uri="{C3380CC4-5D6E-409C-BE32-E72D297353CC}">
              <c16:uniqueId val="{00000000-57A8-6848-AE86-B29D7F8FCFB3}"/>
            </c:ext>
          </c:extLst>
        </c:ser>
        <c:ser>
          <c:idx val="1"/>
          <c:order val="1"/>
          <c:tx>
            <c:v>Hydroelectric</c:v>
          </c:tx>
          <c:spPr>
            <a:ln>
              <a:prstDash val="dash"/>
            </a:ln>
          </c:spPr>
          <c:marker>
            <c:symbol val="none"/>
          </c:marker>
          <c:xVal>
            <c:numRef>
              <c:f>Irrigation!$A$6:$A$106</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Hydroelectric!$B$5:$B$105</c:f>
              <c:numCache>
                <c:formatCode>General</c:formatCode>
                <c:ptCount val="101"/>
                <c:pt idx="0">
                  <c:v>0.2</c:v>
                </c:pt>
                <c:pt idx="1">
                  <c:v>0.37093491654524102</c:v>
                </c:pt>
                <c:pt idx="2">
                  <c:v>0.450415126504906</c:v>
                </c:pt>
                <c:pt idx="3">
                  <c:v>0.50276740244418705</c:v>
                </c:pt>
                <c:pt idx="4">
                  <c:v>0.54186983309048198</c:v>
                </c:pt>
                <c:pt idx="5">
                  <c:v>0.57309252096290897</c:v>
                </c:pt>
                <c:pt idx="6">
                  <c:v>0.59908474434779302</c:v>
                </c:pt>
                <c:pt idx="7">
                  <c:v>0.62135004305014696</c:v>
                </c:pt>
                <c:pt idx="8">
                  <c:v>0.64082438501415395</c:v>
                </c:pt>
                <c:pt idx="9">
                  <c:v>0.65813016690951898</c:v>
                </c:pt>
                <c:pt idx="10">
                  <c:v>0.67370231898942801</c:v>
                </c:pt>
                <c:pt idx="11">
                  <c:v>0.68785676954124197</c:v>
                </c:pt>
                <c:pt idx="12">
                  <c:v>0.70083025300981305</c:v>
                </c:pt>
                <c:pt idx="13">
                  <c:v>0.71280474963572205</c:v>
                </c:pt>
                <c:pt idx="14">
                  <c:v>0.72392316890946395</c:v>
                </c:pt>
                <c:pt idx="15">
                  <c:v>0.73429979099152598</c:v>
                </c:pt>
                <c:pt idx="16">
                  <c:v>0.74402743750815004</c:v>
                </c:pt>
                <c:pt idx="17">
                  <c:v>0.75318252894909299</c:v>
                </c:pt>
                <c:pt idx="18">
                  <c:v>0.76182873468295997</c:v>
                </c:pt>
                <c:pt idx="19">
                  <c:v>0.77001966089303397</c:v>
                </c:pt>
                <c:pt idx="20">
                  <c:v>0.77780086555959205</c:v>
                </c:pt>
                <c:pt idx="21">
                  <c:v>0.78521139306157395</c:v>
                </c:pt>
                <c:pt idx="22">
                  <c:v>0.79228495959538803</c:v>
                </c:pt>
                <c:pt idx="23">
                  <c:v>0.79905088061870999</c:v>
                </c:pt>
                <c:pt idx="24">
                  <c:v>0.80553480488837403</c:v>
                </c:pt>
                <c:pt idx="25">
                  <c:v>0.81175930155939502</c:v>
                </c:pt>
                <c:pt idx="26">
                  <c:v>0.81774433428743398</c:v>
                </c:pt>
                <c:pt idx="27">
                  <c:v>0.82350764746781602</c:v>
                </c:pt>
                <c:pt idx="28">
                  <c:v>0.82906508345475904</c:v>
                </c:pt>
                <c:pt idx="29">
                  <c:v>0.83443084505190701</c:v>
                </c:pt>
                <c:pt idx="30">
                  <c:v>0.83961771422780695</c:v>
                </c:pt>
                <c:pt idx="31">
                  <c:v>0.84463723553466796</c:v>
                </c:pt>
                <c:pt idx="32">
                  <c:v>0.84949987085269996</c:v>
                </c:pt>
                <c:pt idx="33">
                  <c:v>0.854215130676653</c:v>
                </c:pt>
                <c:pt idx="34">
                  <c:v>0.85879168608648304</c:v>
                </c:pt>
                <c:pt idx="35">
                  <c:v>0.86323746471513896</c:v>
                </c:pt>
                <c:pt idx="36">
                  <c:v>0.86755973338197101</c:v>
                </c:pt>
                <c:pt idx="37">
                  <c:v>0.87176516955505301</c:v>
                </c:pt>
                <c:pt idx="38">
                  <c:v>0.87585992340709695</c:v>
                </c:pt>
                <c:pt idx="39">
                  <c:v>0.87984967191266095</c:v>
                </c:pt>
                <c:pt idx="40">
                  <c:v>0.883739666180963</c:v>
                </c:pt>
                <c:pt idx="41">
                  <c:v>0.88753477301455796</c:v>
                </c:pt>
                <c:pt idx="42">
                  <c:v>0.89123951151906</c:v>
                </c:pt>
                <c:pt idx="43">
                  <c:v>0.89485808545470502</c:v>
                </c:pt>
                <c:pt idx="44">
                  <c:v>0.89839441191057501</c:v>
                </c:pt>
                <c:pt idx="45">
                  <c:v>0.90185214679198</c:v>
                </c:pt>
                <c:pt idx="46">
                  <c:v>0.90523470753676605</c:v>
                </c:pt>
                <c:pt idx="47">
                  <c:v>0.90854529341442503</c:v>
                </c:pt>
                <c:pt idx="48">
                  <c:v>0.91178690371021998</c:v>
                </c:pt>
                <c:pt idx="49">
                  <c:v>0.91496235405339099</c:v>
                </c:pt>
                <c:pt idx="50">
                  <c:v>0.91807429111218597</c:v>
                </c:pt>
                <c:pt idx="51">
                  <c:v>0.92112520584791602</c:v>
                </c:pt>
                <c:pt idx="52">
                  <c:v>0.92411744549433406</c:v>
                </c:pt>
                <c:pt idx="53">
                  <c:v>0.92705322440667004</c:v>
                </c:pt>
                <c:pt idx="54">
                  <c:v>0.929934633905946</c:v>
                </c:pt>
                <c:pt idx="55">
                  <c:v>0.93276365122820104</c:v>
                </c:pt>
                <c:pt idx="56">
                  <c:v>0.93554214767453903</c:v>
                </c:pt>
                <c:pt idx="57">
                  <c:v>0.93827189604614802</c:v>
                </c:pt>
                <c:pt idx="58">
                  <c:v>0.94095457743827504</c:v>
                </c:pt>
                <c:pt idx="59">
                  <c:v>0.94359178745834105</c:v>
                </c:pt>
                <c:pt idx="60">
                  <c:v>0.94618504192581898</c:v>
                </c:pt>
                <c:pt idx="61">
                  <c:v>0.948735782104832</c:v>
                </c:pt>
                <c:pt idx="62">
                  <c:v>0.95124537951471899</c:v>
                </c:pt>
                <c:pt idx="63">
                  <c:v>0.95371514035875005</c:v>
                </c:pt>
                <c:pt idx="64">
                  <c:v>0.95614630960681501</c:v>
                </c:pt>
                <c:pt idx="65">
                  <c:v>0.95854007476401104</c:v>
                </c:pt>
                <c:pt idx="66">
                  <c:v>0.96089756935370496</c:v>
                </c:pt>
                <c:pt idx="67">
                  <c:v>0.96321987614062898</c:v>
                </c:pt>
                <c:pt idx="68">
                  <c:v>0.96550803011695696</c:v>
                </c:pt>
                <c:pt idx="69">
                  <c:v>0.96776302127198699</c:v>
                </c:pt>
                <c:pt idx="70">
                  <c:v>0.96998579716395095</c:v>
                </c:pt>
                <c:pt idx="71">
                  <c:v>0.97217726531070303</c:v>
                </c:pt>
                <c:pt idx="72">
                  <c:v>0.97433829541437</c:v>
                </c:pt>
                <c:pt idx="73">
                  <c:v>0.97646972143361499</c:v>
                </c:pt>
                <c:pt idx="74">
                  <c:v>0.97857234351585998</c:v>
                </c:pt>
                <c:pt idx="75">
                  <c:v>0.98064692980069801</c:v>
                </c:pt>
                <c:pt idx="76">
                  <c:v>0.98269421810463498</c:v>
                </c:pt>
                <c:pt idx="77">
                  <c:v>0.98471491749643203</c:v>
                </c:pt>
                <c:pt idx="78">
                  <c:v>0.98670970977144901</c:v>
                </c:pt>
                <c:pt idx="79">
                  <c:v>0.98867925083267505</c:v>
                </c:pt>
                <c:pt idx="80">
                  <c:v>0.99062417198542896</c:v>
                </c:pt>
                <c:pt idx="81">
                  <c:v>0.99254508115214202</c:v>
                </c:pt>
                <c:pt idx="82">
                  <c:v>0.99444256401305597</c:v>
                </c:pt>
                <c:pt idx="83">
                  <c:v>0.99631718507820699</c:v>
                </c:pt>
                <c:pt idx="84">
                  <c:v>0.99816948869558697</c:v>
                </c:pt>
                <c:pt idx="85">
                  <c:v>1</c:v>
                </c:pt>
                <c:pt idx="86">
                  <c:v>1.002834373878021</c:v>
                </c:pt>
                <c:pt idx="87">
                  <c:v>1.0087978268192019</c:v>
                </c:pt>
                <c:pt idx="88">
                  <c:v>1.0201972088502529</c:v>
                </c:pt>
                <c:pt idx="89">
                  <c:v>1.0404316994921841</c:v>
                </c:pt>
                <c:pt idx="90">
                  <c:v>1.0742938952578831</c:v>
                </c:pt>
                <c:pt idx="91">
                  <c:v>1.1283076841253299</c:v>
                </c:pt>
                <c:pt idx="92">
                  <c:v>1.2111029069864701</c:v>
                </c:pt>
                <c:pt idx="93">
                  <c:v>1.3338268060717211</c:v>
                </c:pt>
                <c:pt idx="94">
                  <c:v>1.5105922603501329</c:v>
                </c:pt>
                <c:pt idx="95">
                  <c:v>1.758962807905198</c:v>
                </c:pt>
                <c:pt idx="96">
                  <c:v>2.1004744552862911</c:v>
                </c:pt>
                <c:pt idx="97">
                  <c:v>2.5611942738357709</c:v>
                </c:pt>
                <c:pt idx="98">
                  <c:v>3.172315782991725</c:v>
                </c:pt>
                <c:pt idx="99">
                  <c:v>3.970791120566354</c:v>
                </c:pt>
                <c:pt idx="100">
                  <c:v>5.0000000000000044</c:v>
                </c:pt>
              </c:numCache>
            </c:numRef>
          </c:yVal>
          <c:smooth val="0"/>
          <c:extLst>
            <c:ext xmlns:c16="http://schemas.microsoft.com/office/drawing/2014/chart" uri="{C3380CC4-5D6E-409C-BE32-E72D297353CC}">
              <c16:uniqueId val="{00000001-57A8-6848-AE86-B29D7F8FCFB3}"/>
            </c:ext>
          </c:extLst>
        </c:ser>
        <c:dLbls>
          <c:showLegendKey val="0"/>
          <c:showVal val="0"/>
          <c:showCatName val="0"/>
          <c:showSerName val="0"/>
          <c:showPercent val="0"/>
          <c:showBubbleSize val="0"/>
        </c:dLbls>
        <c:axId val="784819064"/>
        <c:axId val="784815536"/>
      </c:scatterChart>
      <c:valAx>
        <c:axId val="784819064"/>
        <c:scaling>
          <c:orientation val="minMax"/>
          <c:max val="1"/>
        </c:scaling>
        <c:delete val="0"/>
        <c:axPos val="b"/>
        <c:majorGridlines>
          <c:spPr>
            <a:ln>
              <a:solidFill>
                <a:srgbClr val="B3B3B3"/>
              </a:solidFill>
            </a:ln>
          </c:spPr>
        </c:majorGridlines>
        <c:title>
          <c:tx>
            <c:rich>
              <a:bodyPr/>
              <a:lstStyle/>
              <a:p>
                <a:pPr>
                  <a:defRPr sz="1200"/>
                </a:pPr>
                <a:r>
                  <a:rPr lang="en-US" sz="1200"/>
                  <a:t>Reservoir Storage, S/S</a:t>
                </a:r>
                <a:r>
                  <a:rPr lang="en-US" sz="1200" baseline="-25000"/>
                  <a:t>max</a:t>
                </a:r>
                <a:r>
                  <a:rPr lang="en-US" sz="1200" baseline="0"/>
                  <a:t> , (X)</a:t>
                </a:r>
                <a:endParaRPr lang="en-US" sz="1200" baseline="-25000"/>
              </a:p>
            </c:rich>
          </c:tx>
          <c:overlay val="1"/>
        </c:title>
        <c:numFmt formatCode="General" sourceLinked="1"/>
        <c:majorTickMark val="out"/>
        <c:minorTickMark val="out"/>
        <c:tickLblPos val="nextTo"/>
        <c:spPr>
          <a:ln>
            <a:solidFill>
              <a:srgbClr val="B3B3B3"/>
            </a:solidFill>
          </a:ln>
        </c:spPr>
        <c:crossAx val="784815536"/>
        <c:crosses val="autoZero"/>
        <c:crossBetween val="midCat"/>
        <c:majorUnit val="0.1"/>
      </c:valAx>
      <c:valAx>
        <c:axId val="784815536"/>
        <c:scaling>
          <c:orientation val="minMax"/>
          <c:max val="5"/>
        </c:scaling>
        <c:delete val="0"/>
        <c:axPos val="l"/>
        <c:majorGridlines>
          <c:spPr>
            <a:ln>
              <a:solidFill>
                <a:srgbClr val="B3B3B3"/>
              </a:solidFill>
            </a:ln>
          </c:spPr>
        </c:majorGridlines>
        <c:title>
          <c:tx>
            <c:rich>
              <a:bodyPr/>
              <a:lstStyle/>
              <a:p>
                <a:pPr>
                  <a:defRPr sz="1200"/>
                </a:pPr>
                <a:r>
                  <a:rPr lang="en-US" sz="1200"/>
                  <a:t>Reservoir Release, Q/Q</a:t>
                </a:r>
                <a:r>
                  <a:rPr lang="en-US" sz="1200" baseline="-25000"/>
                  <a:t>av </a:t>
                </a:r>
                <a:r>
                  <a:rPr lang="en-US" sz="1200" baseline="0"/>
                  <a:t>, (Y)</a:t>
                </a:r>
                <a:endParaRPr lang="en-US" sz="1200" baseline="-25000"/>
              </a:p>
            </c:rich>
          </c:tx>
          <c:layout>
            <c:manualLayout>
              <c:xMode val="edge"/>
              <c:yMode val="edge"/>
              <c:x val="1.14162292213473E-2"/>
              <c:y val="0.317227690288714"/>
            </c:manualLayout>
          </c:layout>
          <c:overlay val="1"/>
        </c:title>
        <c:numFmt formatCode="General" sourceLinked="1"/>
        <c:majorTickMark val="out"/>
        <c:minorTickMark val="none"/>
        <c:tickLblPos val="nextTo"/>
        <c:spPr>
          <a:ln>
            <a:solidFill>
              <a:srgbClr val="B3B3B3"/>
            </a:solidFill>
          </a:ln>
        </c:spPr>
        <c:crossAx val="784819064"/>
        <c:crosses val="autoZero"/>
        <c:crossBetween val="midCat"/>
      </c:valAx>
      <c:spPr>
        <a:noFill/>
        <a:ln w="9000">
          <a:solidFill>
            <a:srgbClr val="000000"/>
          </a:solidFill>
          <a:round/>
        </a:ln>
      </c:spPr>
    </c:plotArea>
    <c:plotVisOnly val="1"/>
    <c:dispBlanksAs val="zero"/>
    <c:showDLblsOverMax val="1"/>
  </c:chart>
  <c:spPr>
    <a:solidFill>
      <a:srgbClr val="FFFFFF"/>
    </a:solidFill>
    <a:ln>
      <a:solidFill>
        <a:schemeClr val="tx1"/>
      </a:solidFill>
    </a:ln>
  </c:spPr>
  <c:txPr>
    <a:bodyPr/>
    <a:lstStyle/>
    <a:p>
      <a:pPr>
        <a:defRPr>
          <a:latin typeface="+mn-lt"/>
        </a:defRPr>
      </a:pPr>
      <a:endParaRPr lang="en-US"/>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600"/>
            </a:pPr>
            <a:r>
              <a:rPr lang="en-US" sz="1600"/>
              <a:t>Water Supply</a:t>
            </a:r>
          </a:p>
        </c:rich>
      </c:tx>
      <c:layout>
        <c:manualLayout>
          <c:xMode val="edge"/>
          <c:yMode val="edge"/>
          <c:x val="0.39505555555555599"/>
          <c:y val="0"/>
        </c:manualLayout>
      </c:layout>
      <c:overlay val="1"/>
    </c:title>
    <c:autoTitleDeleted val="0"/>
    <c:plotArea>
      <c:layout>
        <c:manualLayout>
          <c:layoutTarget val="inner"/>
          <c:xMode val="edge"/>
          <c:yMode val="edge"/>
          <c:x val="0.14222419072615899"/>
          <c:y val="7.8941017789442999E-2"/>
          <c:w val="0.810241251093614"/>
          <c:h val="0.80658748906386701"/>
        </c:manualLayout>
      </c:layout>
      <c:scatterChart>
        <c:scatterStyle val="lineMarker"/>
        <c:varyColors val="0"/>
        <c:ser>
          <c:idx val="0"/>
          <c:order val="0"/>
          <c:tx>
            <c:strRef>
              <c:f>Generic!$B$4</c:f>
              <c:strCache>
                <c:ptCount val="1"/>
                <c:pt idx="0">
                  <c:v>Release</c:v>
                </c:pt>
              </c:strCache>
            </c:strRef>
          </c:tx>
          <c:spPr>
            <a:ln w="28800">
              <a:solidFill>
                <a:srgbClr val="C00000"/>
              </a:solidFill>
              <a:round/>
            </a:ln>
          </c:spPr>
          <c:marker>
            <c:symbol val="none"/>
          </c:marker>
          <c:xVal>
            <c:numRef>
              <c:f>'Water Supply'!$A$5:$A$105</c:f>
              <c:numCache>
                <c:formatCode>General</c:formatCode>
                <c:ptCount val="1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'Water Supply'!$B$5:$B$105</c:f>
              <c:numCache>
                <c:formatCode>General</c:formatCode>
                <c:ptCount val="101"/>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pt idx="68">
                  <c:v>0.1</c:v>
                </c:pt>
                <c:pt idx="69">
                  <c:v>0.1</c:v>
                </c:pt>
                <c:pt idx="70">
                  <c:v>0.1</c:v>
                </c:pt>
                <c:pt idx="71">
                  <c:v>0.100001167407427</c:v>
                </c:pt>
                <c:pt idx="72">
                  <c:v>0.10000916308246401</c:v>
                </c:pt>
                <c:pt idx="73">
                  <c:v>0.10004159218115501</c:v>
                </c:pt>
                <c:pt idx="74">
                  <c:v>0.100138781043841</c:v>
                </c:pt>
                <c:pt idx="75">
                  <c:v>0.100378222451402</c:v>
                </c:pt>
                <c:pt idx="76">
                  <c:v>0.100892632195557</c:v>
                </c:pt>
                <c:pt idx="77">
                  <c:v>0.101891616963228</c:v>
                </c:pt>
                <c:pt idx="78">
                  <c:v>0.103686953534964</c:v>
                </c:pt>
                <c:pt idx="79">
                  <c:v>0.10672147929742</c:v>
                </c:pt>
                <c:pt idx="80">
                  <c:v>0.111601594069904</c:v>
                </c:pt>
                <c:pt idx="81">
                  <c:v>0.11913337324498199</c:v>
                </c:pt>
                <c:pt idx="82">
                  <c:v>0.130362292243137</c:v>
                </c:pt>
                <c:pt idx="83">
                  <c:v>0.14661656228150199</c:v>
                </c:pt>
                <c:pt idx="84">
                  <c:v>0.169554077456636</c:v>
                </c:pt>
                <c:pt idx="85">
                  <c:v>0.20121297314137601</c:v>
                </c:pt>
                <c:pt idx="86">
                  <c:v>0.24406579569574</c:v>
                </c:pt>
                <c:pt idx="87">
                  <c:v>0.301077283491897</c:v>
                </c:pt>
                <c:pt idx="88">
                  <c:v>0.375765759253188</c:v>
                </c:pt>
                <c:pt idx="89">
                  <c:v>0.47226813370721699</c:v>
                </c:pt>
                <c:pt idx="90">
                  <c:v>0.59540852055299898</c:v>
                </c:pt>
                <c:pt idx="91">
                  <c:v>0.75077046274216497</c:v>
                </c:pt>
                <c:pt idx="92">
                  <c:v>0.94477277007423399</c:v>
                </c:pt>
                <c:pt idx="93">
                  <c:v>1.184748968105938</c:v>
                </c:pt>
                <c:pt idx="94">
                  <c:v>1.4790303583746101</c:v>
                </c:pt>
                <c:pt idx="95">
                  <c:v>1.8370326899356499</c:v>
                </c:pt>
                <c:pt idx="96">
                  <c:v>2.2693464422140019</c:v>
                </c:pt>
                <c:pt idx="97">
                  <c:v>2.7878307191697602</c:v>
                </c:pt>
                <c:pt idx="98">
                  <c:v>3.405710754777771</c:v>
                </c:pt>
                <c:pt idx="99">
                  <c:v>4.1376790298213457</c:v>
                </c:pt>
                <c:pt idx="100">
                  <c:v>5</c:v>
                </c:pt>
              </c:numCache>
            </c:numRef>
          </c:yVal>
          <c:smooth val="0"/>
          <c:extLst>
            <c:ext xmlns:c16="http://schemas.microsoft.com/office/drawing/2014/chart" uri="{C3380CC4-5D6E-409C-BE32-E72D297353CC}">
              <c16:uniqueId val="{00000000-1233-114C-9569-45A9BBD28F8B}"/>
            </c:ext>
          </c:extLst>
        </c:ser>
        <c:dLbls>
          <c:showLegendKey val="0"/>
          <c:showVal val="0"/>
          <c:showCatName val="0"/>
          <c:showSerName val="0"/>
          <c:showPercent val="0"/>
          <c:showBubbleSize val="0"/>
        </c:dLbls>
        <c:axId val="784817888"/>
        <c:axId val="784820632"/>
      </c:scatterChart>
      <c:valAx>
        <c:axId val="784817888"/>
        <c:scaling>
          <c:orientation val="minMax"/>
          <c:max val="1"/>
        </c:scaling>
        <c:delete val="0"/>
        <c:axPos val="b"/>
        <c:majorGridlines>
          <c:spPr>
            <a:ln>
              <a:solidFill>
                <a:srgbClr val="B3B3B3"/>
              </a:solidFill>
            </a:ln>
          </c:spPr>
        </c:majorGridlines>
        <c:title>
          <c:tx>
            <c:rich>
              <a:bodyPr/>
              <a:lstStyle/>
              <a:p>
                <a:pPr>
                  <a:defRPr sz="1200"/>
                </a:pPr>
                <a:r>
                  <a:rPr lang="en-US" sz="1200"/>
                  <a:t>Reservoir Storage, S/S</a:t>
                </a:r>
                <a:r>
                  <a:rPr lang="en-US" sz="1200" baseline="-25000"/>
                  <a:t>max</a:t>
                </a:r>
                <a:r>
                  <a:rPr lang="en-US" sz="1200" baseline="0"/>
                  <a:t> , (X)</a:t>
                </a:r>
                <a:endParaRPr lang="en-US" sz="1200" baseline="-25000"/>
              </a:p>
            </c:rich>
          </c:tx>
          <c:overlay val="1"/>
        </c:title>
        <c:numFmt formatCode="General" sourceLinked="1"/>
        <c:majorTickMark val="out"/>
        <c:minorTickMark val="out"/>
        <c:tickLblPos val="nextTo"/>
        <c:spPr>
          <a:ln>
            <a:solidFill>
              <a:srgbClr val="B3B3B3"/>
            </a:solidFill>
          </a:ln>
        </c:spPr>
        <c:crossAx val="784820632"/>
        <c:crosses val="autoZero"/>
        <c:crossBetween val="midCat"/>
        <c:majorUnit val="0.1"/>
      </c:valAx>
      <c:valAx>
        <c:axId val="784820632"/>
        <c:scaling>
          <c:orientation val="minMax"/>
          <c:max val="5"/>
        </c:scaling>
        <c:delete val="0"/>
        <c:axPos val="l"/>
        <c:majorGridlines>
          <c:spPr>
            <a:ln>
              <a:solidFill>
                <a:srgbClr val="B3B3B3"/>
              </a:solidFill>
            </a:ln>
          </c:spPr>
        </c:majorGridlines>
        <c:title>
          <c:tx>
            <c:rich>
              <a:bodyPr/>
              <a:lstStyle/>
              <a:p>
                <a:pPr>
                  <a:defRPr sz="1200"/>
                </a:pPr>
                <a:r>
                  <a:rPr lang="en-US" sz="1200"/>
                  <a:t>Reservoir Release, Q/Q</a:t>
                </a:r>
                <a:r>
                  <a:rPr lang="en-US" sz="1200" baseline="-25000"/>
                  <a:t>av </a:t>
                </a:r>
                <a:r>
                  <a:rPr lang="en-US" sz="1200" baseline="0"/>
                  <a:t>, (Y)</a:t>
                </a:r>
                <a:endParaRPr lang="en-US" sz="1200" baseline="-25000"/>
              </a:p>
            </c:rich>
          </c:tx>
          <c:layout>
            <c:manualLayout>
              <c:xMode val="edge"/>
              <c:yMode val="edge"/>
              <c:x val="1.14162292213473E-2"/>
              <c:y val="0.317227690288714"/>
            </c:manualLayout>
          </c:layout>
          <c:overlay val="1"/>
        </c:title>
        <c:numFmt formatCode="General" sourceLinked="1"/>
        <c:majorTickMark val="out"/>
        <c:minorTickMark val="none"/>
        <c:tickLblPos val="nextTo"/>
        <c:spPr>
          <a:ln>
            <a:solidFill>
              <a:srgbClr val="B3B3B3"/>
            </a:solidFill>
          </a:ln>
        </c:spPr>
        <c:crossAx val="784817888"/>
        <c:crosses val="autoZero"/>
        <c:crossBetween val="midCat"/>
      </c:valAx>
      <c:spPr>
        <a:noFill/>
        <a:ln w="9000">
          <a:solidFill>
            <a:srgbClr val="000000"/>
          </a:solidFill>
          <a:round/>
        </a:ln>
      </c:spPr>
    </c:plotArea>
    <c:plotVisOnly val="1"/>
    <c:dispBlanksAs val="zero"/>
    <c:showDLblsOverMax val="1"/>
  </c:chart>
  <c:spPr>
    <a:solidFill>
      <a:srgbClr val="FFFFFF"/>
    </a:solidFill>
    <a:ln>
      <a:solidFill>
        <a:schemeClr val="tx1"/>
      </a:solidFill>
    </a:ln>
  </c:spPr>
  <c:txPr>
    <a:bodyPr/>
    <a:lstStyle/>
    <a:p>
      <a:pPr>
        <a:defRPr>
          <a:latin typeface="+mn-lt"/>
        </a:defRPr>
      </a:pPr>
      <a:endParaRPr lang="en-US"/>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Small Spillway</a:t>
            </a:r>
            <a:r>
              <a:rPr lang="en-US" baseline="0"/>
              <a:t> Dams</a:t>
            </a:r>
            <a:endParaRPr lang="en-US"/>
          </a:p>
        </c:rich>
      </c:tx>
      <c:overlay val="0"/>
    </c:title>
    <c:autoTitleDeleted val="0"/>
    <c:plotArea>
      <c:layout/>
      <c:scatterChart>
        <c:scatterStyle val="smoothMarker"/>
        <c:varyColors val="0"/>
        <c:ser>
          <c:idx val="3"/>
          <c:order val="0"/>
          <c:tx>
            <c:strRef>
              <c:f>'Spillway Dams'!$B$1</c:f>
              <c:strCache>
                <c:ptCount val="1"/>
                <c:pt idx="0">
                  <c:v>a = 0</c:v>
                </c:pt>
              </c:strCache>
            </c:strRef>
          </c:tx>
          <c:spPr>
            <a:ln>
              <a:prstDash val="dash"/>
            </a:ln>
          </c:spPr>
          <c:marker>
            <c:symbol val="none"/>
          </c:marker>
          <c:xVal>
            <c:numRef>
              <c:f>'Spillway Dams'!$A$2:$A$62</c:f>
              <c:numCache>
                <c:formatCode>General</c:formatCode>
                <c:ptCount val="6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pt idx="41">
                  <c:v>2.0499999999999998</c:v>
                </c:pt>
                <c:pt idx="42">
                  <c:v>2.1</c:v>
                </c:pt>
                <c:pt idx="43">
                  <c:v>2.15</c:v>
                </c:pt>
                <c:pt idx="44">
                  <c:v>2.2000000000000002</c:v>
                </c:pt>
                <c:pt idx="45">
                  <c:v>2.25</c:v>
                </c:pt>
                <c:pt idx="46">
                  <c:v>2.2999999999999998</c:v>
                </c:pt>
                <c:pt idx="47">
                  <c:v>2.35</c:v>
                </c:pt>
                <c:pt idx="48">
                  <c:v>2.4</c:v>
                </c:pt>
                <c:pt idx="49">
                  <c:v>2.4500000000000002</c:v>
                </c:pt>
                <c:pt idx="50">
                  <c:v>2.5</c:v>
                </c:pt>
                <c:pt idx="51">
                  <c:v>2.5499999999999998</c:v>
                </c:pt>
                <c:pt idx="52">
                  <c:v>2.6</c:v>
                </c:pt>
                <c:pt idx="53">
                  <c:v>2.65</c:v>
                </c:pt>
                <c:pt idx="54">
                  <c:v>2.7</c:v>
                </c:pt>
                <c:pt idx="55">
                  <c:v>2.75</c:v>
                </c:pt>
                <c:pt idx="56">
                  <c:v>2.8</c:v>
                </c:pt>
                <c:pt idx="57">
                  <c:v>2.85</c:v>
                </c:pt>
                <c:pt idx="58">
                  <c:v>2.9</c:v>
                </c:pt>
                <c:pt idx="59">
                  <c:v>2.95</c:v>
                </c:pt>
                <c:pt idx="60">
                  <c:v>3</c:v>
                </c:pt>
              </c:numCache>
            </c:numRef>
          </c:xVal>
          <c:yVal>
            <c:numRef>
              <c:f>'Spillway Dams'!$B$2:$B$62</c:f>
              <c:numCache>
                <c:formatCode>General</c:formatCode>
                <c:ptCount val="61"/>
                <c:pt idx="0">
                  <c:v>0</c:v>
                </c:pt>
                <c:pt idx="1">
                  <c:v>8.2861350433499695E-3</c:v>
                </c:pt>
                <c:pt idx="2">
                  <c:v>2.5118864315095801E-2</c:v>
                </c:pt>
                <c:pt idx="3">
                  <c:v>4.8055822463052102E-2</c:v>
                </c:pt>
                <c:pt idx="4">
                  <c:v>7.6146157548635102E-2</c:v>
                </c:pt>
                <c:pt idx="5">
                  <c:v>0.108818820412016</c:v>
                </c:pt>
                <c:pt idx="6">
                  <c:v>0.14567801244906101</c:v>
                </c:pt>
                <c:pt idx="7">
                  <c:v>0.18642702577112399</c:v>
                </c:pt>
                <c:pt idx="8">
                  <c:v>0.230831984945154</c:v>
                </c:pt>
                <c:pt idx="9">
                  <c:v>0.27870195942000198</c:v>
                </c:pt>
                <c:pt idx="10">
                  <c:v>0.32987697769322399</c:v>
                </c:pt>
                <c:pt idx="11">
                  <c:v>0.38422029683805398</c:v>
                </c:pt>
                <c:pt idx="12">
                  <c:v>0.44161315369069998</c:v>
                </c:pt>
                <c:pt idx="13">
                  <c:v>0.50195105414463304</c:v>
                </c:pt>
                <c:pt idx="14">
                  <c:v>0.56514106281310805</c:v>
                </c:pt>
                <c:pt idx="15">
                  <c:v>0.63109976931348699</c:v>
                </c:pt>
                <c:pt idx="16">
                  <c:v>0.69975172732369795</c:v>
                </c:pt>
                <c:pt idx="17">
                  <c:v>0.77102823316636704</c:v>
                </c:pt>
                <c:pt idx="18">
                  <c:v>0.84486635402361199</c:v>
                </c:pt>
                <c:pt idx="19">
                  <c:v>0.92120814345829705</c:v>
                </c:pt>
                <c:pt idx="20">
                  <c:v>1</c:v>
                </c:pt>
                <c:pt idx="21">
                  <c:v>1.0811921367323061</c:v>
                </c:pt>
                <c:pt idx="22">
                  <c:v>1.164738138213963</c:v>
                </c:pt>
                <c:pt idx="23">
                  <c:v>1.2505945869761961</c:v>
                </c:pt>
                <c:pt idx="24">
                  <c:v>1.3387207460757931</c:v>
                </c:pt>
                <c:pt idx="25">
                  <c:v>1.429078287272894</c:v>
                </c:pt>
                <c:pt idx="26">
                  <c:v>1.521631056688755</c:v>
                </c:pt>
                <c:pt idx="27">
                  <c:v>1.616344871514148</c:v>
                </c:pt>
                <c:pt idx="28">
                  <c:v>1.713187342642243</c:v>
                </c:pt>
                <c:pt idx="29">
                  <c:v>1.812127719101126</c:v>
                </c:pt>
                <c:pt idx="30">
                  <c:v>1.9131367509386861</c:v>
                </c:pt>
                <c:pt idx="31">
                  <c:v>2.0161865678222379</c:v>
                </c:pt>
                <c:pt idx="32">
                  <c:v>2.1212505710975922</c:v>
                </c:pt>
                <c:pt idx="33">
                  <c:v>2.228303337437036</c:v>
                </c:pt>
                <c:pt idx="34">
                  <c:v>2.3373205325150082</c:v>
                </c:pt>
                <c:pt idx="35">
                  <c:v>2.448278833400777</c:v>
                </c:pt>
                <c:pt idx="36">
                  <c:v>2.5611558585616572</c:v>
                </c:pt>
                <c:pt idx="37">
                  <c:v>2.6759301045378052</c:v>
                </c:pt>
                <c:pt idx="38">
                  <c:v>2.7925808884880561</c:v>
                </c:pt>
                <c:pt idx="39">
                  <c:v>2.911088295920925</c:v>
                </c:pt>
                <c:pt idx="40">
                  <c:v>3.031433133020796</c:v>
                </c:pt>
                <c:pt idx="41">
                  <c:v>3.15359688305958</c:v>
                </c:pt>
                <c:pt idx="42">
                  <c:v>3.277561666451863</c:v>
                </c:pt>
                <c:pt idx="43">
                  <c:v>3.4033102040687999</c:v>
                </c:pt>
                <c:pt idx="44">
                  <c:v>3.5308257834747621</c:v>
                </c:pt>
                <c:pt idx="45">
                  <c:v>3.6600922277922332</c:v>
                </c:pt>
                <c:pt idx="46">
                  <c:v>3.7910938669360981</c:v>
                </c:pt>
                <c:pt idx="47">
                  <c:v>3.9238155109890869</c:v>
                </c:pt>
                <c:pt idx="48">
                  <c:v>4.0582424255164797</c:v>
                </c:pt>
                <c:pt idx="49">
                  <c:v>4.1943603086411301</c:v>
                </c:pt>
                <c:pt idx="50">
                  <c:v>4.3321552697196646</c:v>
                </c:pt>
                <c:pt idx="51">
                  <c:v>4.4716138094780424</c:v>
                </c:pt>
                <c:pt idx="52">
                  <c:v>4.6127228014797357</c:v>
                </c:pt>
                <c:pt idx="53">
                  <c:v>4.7554694748131396</c:v>
                </c:pt>
                <c:pt idx="54">
                  <c:v>4.899841397896231</c:v>
                </c:pt>
                <c:pt idx="55">
                  <c:v>5.0458264633070886</c:v>
                </c:pt>
                <c:pt idx="56">
                  <c:v>5.1934128735575431</c:v>
                </c:pt>
                <c:pt idx="57">
                  <c:v>5.342589127735506</c:v>
                </c:pt>
                <c:pt idx="58">
                  <c:v>5.493344008948557</c:v>
                </c:pt>
                <c:pt idx="59">
                  <c:v>5.6456665725076229</c:v>
                </c:pt>
                <c:pt idx="60">
                  <c:v>5.7995461347952899</c:v>
                </c:pt>
              </c:numCache>
            </c:numRef>
          </c:yVal>
          <c:smooth val="1"/>
          <c:extLst>
            <c:ext xmlns:c16="http://schemas.microsoft.com/office/drawing/2014/chart" uri="{C3380CC4-5D6E-409C-BE32-E72D297353CC}">
              <c16:uniqueId val="{00000000-8949-7946-8931-E28650114A9D}"/>
            </c:ext>
          </c:extLst>
        </c:ser>
        <c:ser>
          <c:idx val="0"/>
          <c:order val="1"/>
          <c:tx>
            <c:strRef>
              <c:f>'Spillway Dams'!$C$1</c:f>
              <c:strCache>
                <c:ptCount val="1"/>
                <c:pt idx="0">
                  <c:v>a = 0.2</c:v>
                </c:pt>
              </c:strCache>
            </c:strRef>
          </c:tx>
          <c:marker>
            <c:symbol val="none"/>
          </c:marker>
          <c:xVal>
            <c:numRef>
              <c:f>'Spillway Dams'!$A$2:$A$102</c:f>
              <c:numCache>
                <c:formatCode>General</c:formatCode>
                <c:ptCount val="10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pt idx="41">
                  <c:v>2.0499999999999998</c:v>
                </c:pt>
                <c:pt idx="42">
                  <c:v>2.1</c:v>
                </c:pt>
                <c:pt idx="43">
                  <c:v>2.15</c:v>
                </c:pt>
                <c:pt idx="44">
                  <c:v>2.2000000000000002</c:v>
                </c:pt>
                <c:pt idx="45">
                  <c:v>2.25</c:v>
                </c:pt>
                <c:pt idx="46">
                  <c:v>2.2999999999999998</c:v>
                </c:pt>
                <c:pt idx="47">
                  <c:v>2.35</c:v>
                </c:pt>
                <c:pt idx="48">
                  <c:v>2.4</c:v>
                </c:pt>
                <c:pt idx="49">
                  <c:v>2.4500000000000002</c:v>
                </c:pt>
                <c:pt idx="50">
                  <c:v>2.5</c:v>
                </c:pt>
                <c:pt idx="51">
                  <c:v>2.5499999999999998</c:v>
                </c:pt>
                <c:pt idx="52">
                  <c:v>2.6</c:v>
                </c:pt>
                <c:pt idx="53">
                  <c:v>2.65</c:v>
                </c:pt>
                <c:pt idx="54">
                  <c:v>2.7</c:v>
                </c:pt>
                <c:pt idx="55">
                  <c:v>2.75</c:v>
                </c:pt>
                <c:pt idx="56">
                  <c:v>2.8</c:v>
                </c:pt>
                <c:pt idx="57">
                  <c:v>2.85</c:v>
                </c:pt>
                <c:pt idx="58">
                  <c:v>2.9</c:v>
                </c:pt>
                <c:pt idx="59">
                  <c:v>2.95</c:v>
                </c:pt>
                <c:pt idx="60">
                  <c:v>3</c:v>
                </c:pt>
              </c:numCache>
            </c:numRef>
          </c:xVal>
          <c:yVal>
            <c:numRef>
              <c:f>'Spillway Dams'!$C$2:$C$102</c:f>
              <c:numCache>
                <c:formatCode>0.00000</c:formatCode>
                <c:ptCount val="101"/>
                <c:pt idx="0">
                  <c:v>0</c:v>
                </c:pt>
                <c:pt idx="1">
                  <c:v>9.5673059342521304E-3</c:v>
                </c:pt>
                <c:pt idx="2">
                  <c:v>2.87546334548032E-2</c:v>
                </c:pt>
                <c:pt idx="3">
                  <c:v>5.4548489602599601E-2</c:v>
                </c:pt>
                <c:pt idx="4">
                  <c:v>8.57176540198126E-2</c:v>
                </c:pt>
                <c:pt idx="5">
                  <c:v>0.121497306507777</c:v>
                </c:pt>
                <c:pt idx="6">
                  <c:v>0.161342943710028</c:v>
                </c:pt>
                <c:pt idx="7">
                  <c:v>0.204837486924558</c:v>
                </c:pt>
                <c:pt idx="8">
                  <c:v>0.25164644074008902</c:v>
                </c:pt>
                <c:pt idx="9">
                  <c:v>0.30149294702073498</c:v>
                </c:pt>
                <c:pt idx="10">
                  <c:v>0.354142532005567</c:v>
                </c:pt>
                <c:pt idx="11">
                  <c:v>0.40939312391739502</c:v>
                </c:pt>
                <c:pt idx="12">
                  <c:v>0.46706817486621</c:v>
                </c:pt>
                <c:pt idx="13">
                  <c:v>0.52701172648119399</c:v>
                </c:pt>
                <c:pt idx="14">
                  <c:v>0.58908475300891106</c:v>
                </c:pt>
                <c:pt idx="15">
                  <c:v>0.65316237772758001</c:v>
                </c:pt>
                <c:pt idx="16">
                  <c:v>0.71913170622578604</c:v>
                </c:pt>
                <c:pt idx="17">
                  <c:v>0.78689010758177103</c:v>
                </c:pt>
                <c:pt idx="18">
                  <c:v>0.85634382851545698</c:v>
                </c:pt>
                <c:pt idx="19">
                  <c:v>0.92740686016948004</c:v>
                </c:pt>
                <c:pt idx="20">
                  <c:v>1</c:v>
                </c:pt>
                <c:pt idx="21">
                  <c:v>1.074050066729842</c:v>
                </c:pt>
                <c:pt idx="22">
                  <c:v>1.149489237054184</c:v>
                </c:pt>
                <c:pt idx="23">
                  <c:v>1.22625448039823</c:v>
                </c:pt>
                <c:pt idx="24">
                  <c:v>1.30428707352014</c:v>
                </c:pt>
                <c:pt idx="25">
                  <c:v>1.383532180786101</c:v>
                </c:pt>
                <c:pt idx="26">
                  <c:v>1.463938488951062</c:v>
                </c:pt>
                <c:pt idx="27">
                  <c:v>1.545457887550918</c:v>
                </c:pt>
                <c:pt idx="28">
                  <c:v>1.628045187750861</c:v>
                </c:pt>
                <c:pt idx="29">
                  <c:v>1.711657873840648</c:v>
                </c:pt>
                <c:pt idx="30">
                  <c:v>1.7962558826207771</c:v>
                </c:pt>
                <c:pt idx="31">
                  <c:v>1.881801406755371</c:v>
                </c:pt>
                <c:pt idx="32">
                  <c:v>1.9682587188309311</c:v>
                </c:pt>
                <c:pt idx="33">
                  <c:v>2.0555940133929709</c:v>
                </c:pt>
                <c:pt idx="34">
                  <c:v>2.14377526466457</c:v>
                </c:pt>
                <c:pt idx="35">
                  <c:v>2.2327720980030752</c:v>
                </c:pt>
                <c:pt idx="36">
                  <c:v>2.3225556734407262</c:v>
                </c:pt>
                <c:pt idx="37">
                  <c:v>2.4130985798941551</c:v>
                </c:pt>
                <c:pt idx="38">
                  <c:v>2.5043747388267441</c:v>
                </c:pt>
                <c:pt idx="39">
                  <c:v>2.596359316314202</c:v>
                </c:pt>
                <c:pt idx="40">
                  <c:v>2.6890286426035339</c:v>
                </c:pt>
                <c:pt idx="41">
                  <c:v>2.7823601383737229</c:v>
                </c:pt>
                <c:pt idx="42">
                  <c:v>2.876332247006784</c:v>
                </c:pt>
                <c:pt idx="43">
                  <c:v>2.9709243722631782</c:v>
                </c:pt>
                <c:pt idx="44">
                  <c:v>3.0661168208288521</c:v>
                </c:pt>
                <c:pt idx="45">
                  <c:v>3.1618907492639221</c:v>
                </c:pt>
                <c:pt idx="46">
                  <c:v>3.2582281149373422</c:v>
                </c:pt>
                <c:pt idx="47">
                  <c:v>3.3551116305787141</c:v>
                </c:pt>
                <c:pt idx="48">
                  <c:v>3.4525247221192412</c:v>
                </c:pt>
                <c:pt idx="49">
                  <c:v>3.5504514895293031</c:v>
                </c:pt>
                <c:pt idx="50">
                  <c:v>3.648876670391171</c:v>
                </c:pt>
                <c:pt idx="51">
                  <c:v>3.7477856059725649</c:v>
                </c:pt>
                <c:pt idx="52">
                  <c:v>3.8471642095907201</c:v>
                </c:pt>
                <c:pt idx="53">
                  <c:v>3.9469989370776011</c:v>
                </c:pt>
                <c:pt idx="54">
                  <c:v>4.0472767591756904</c:v>
                </c:pt>
                <c:pt idx="55">
                  <c:v>4.1479851357099591</c:v>
                </c:pt>
                <c:pt idx="56">
                  <c:v>4.2491119913967514</c:v>
                </c:pt>
                <c:pt idx="57">
                  <c:v>4.35064569316273</c:v>
                </c:pt>
                <c:pt idx="58">
                  <c:v>4.4525750288591874</c:v>
                </c:pt>
                <c:pt idx="59">
                  <c:v>4.5548891872671007</c:v>
                </c:pt>
                <c:pt idx="60">
                  <c:v>4.6575777392976354</c:v>
                </c:pt>
              </c:numCache>
            </c:numRef>
          </c:yVal>
          <c:smooth val="1"/>
          <c:extLst>
            <c:ext xmlns:c16="http://schemas.microsoft.com/office/drawing/2014/chart" uri="{C3380CC4-5D6E-409C-BE32-E72D297353CC}">
              <c16:uniqueId val="{00000001-8949-7946-8931-E28650114A9D}"/>
            </c:ext>
          </c:extLst>
        </c:ser>
        <c:ser>
          <c:idx val="1"/>
          <c:order val="2"/>
          <c:tx>
            <c:strRef>
              <c:f>'Spillway Dams'!$D$1</c:f>
              <c:strCache>
                <c:ptCount val="1"/>
                <c:pt idx="0">
                  <c:v>a = 0.3</c:v>
                </c:pt>
              </c:strCache>
            </c:strRef>
          </c:tx>
          <c:marker>
            <c:symbol val="none"/>
          </c:marker>
          <c:xVal>
            <c:numRef>
              <c:f>'Spillway Dams'!$A$2:$A$62</c:f>
              <c:numCache>
                <c:formatCode>General</c:formatCode>
                <c:ptCount val="6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pt idx="41">
                  <c:v>2.0499999999999998</c:v>
                </c:pt>
                <c:pt idx="42">
                  <c:v>2.1</c:v>
                </c:pt>
                <c:pt idx="43">
                  <c:v>2.15</c:v>
                </c:pt>
                <c:pt idx="44">
                  <c:v>2.2000000000000002</c:v>
                </c:pt>
                <c:pt idx="45">
                  <c:v>2.25</c:v>
                </c:pt>
                <c:pt idx="46">
                  <c:v>2.2999999999999998</c:v>
                </c:pt>
                <c:pt idx="47">
                  <c:v>2.35</c:v>
                </c:pt>
                <c:pt idx="48">
                  <c:v>2.4</c:v>
                </c:pt>
                <c:pt idx="49">
                  <c:v>2.4500000000000002</c:v>
                </c:pt>
                <c:pt idx="50">
                  <c:v>2.5</c:v>
                </c:pt>
                <c:pt idx="51">
                  <c:v>2.5499999999999998</c:v>
                </c:pt>
                <c:pt idx="52">
                  <c:v>2.6</c:v>
                </c:pt>
                <c:pt idx="53">
                  <c:v>2.65</c:v>
                </c:pt>
                <c:pt idx="54">
                  <c:v>2.7</c:v>
                </c:pt>
                <c:pt idx="55">
                  <c:v>2.75</c:v>
                </c:pt>
                <c:pt idx="56">
                  <c:v>2.8</c:v>
                </c:pt>
                <c:pt idx="57">
                  <c:v>2.85</c:v>
                </c:pt>
                <c:pt idx="58">
                  <c:v>2.9</c:v>
                </c:pt>
                <c:pt idx="59">
                  <c:v>2.95</c:v>
                </c:pt>
                <c:pt idx="60">
                  <c:v>3</c:v>
                </c:pt>
              </c:numCache>
            </c:numRef>
          </c:xVal>
          <c:yVal>
            <c:numRef>
              <c:f>'Spillway Dams'!$D$2:$D$62</c:f>
              <c:numCache>
                <c:formatCode>0.00000</c:formatCode>
                <c:ptCount val="61"/>
                <c:pt idx="0">
                  <c:v>0</c:v>
                </c:pt>
                <c:pt idx="1">
                  <c:v>1.02223647262559E-2</c:v>
                </c:pt>
                <c:pt idx="2">
                  <c:v>3.0579388187249999E-2</c:v>
                </c:pt>
                <c:pt idx="3">
                  <c:v>5.7748807355711702E-2</c:v>
                </c:pt>
                <c:pt idx="4">
                  <c:v>9.0353465363095006E-2</c:v>
                </c:pt>
                <c:pt idx="5">
                  <c:v>0.127533899243405</c:v>
                </c:pt>
                <c:pt idx="6">
                  <c:v>0.16867833885163699</c:v>
                </c:pt>
                <c:pt idx="7">
                  <c:v>0.213319762550818</c:v>
                </c:pt>
                <c:pt idx="8">
                  <c:v>0.26108571354711901</c:v>
                </c:pt>
                <c:pt idx="9">
                  <c:v>0.31167011733356798</c:v>
                </c:pt>
                <c:pt idx="10">
                  <c:v>0.36481589744821602</c:v>
                </c:pt>
                <c:pt idx="11">
                  <c:v>0.42030350703296598</c:v>
                </c:pt>
                <c:pt idx="12">
                  <c:v>0.477942971127712</c:v>
                </c:pt>
                <c:pt idx="13">
                  <c:v>0.53756814351911097</c:v>
                </c:pt>
                <c:pt idx="14">
                  <c:v>0.59903242946801705</c:v>
                </c:pt>
                <c:pt idx="15">
                  <c:v>0.66220551733945998</c:v>
                </c:pt>
                <c:pt idx="16">
                  <c:v>0.72697082734435103</c:v>
                </c:pt>
                <c:pt idx="17">
                  <c:v>0.79322348395015596</c:v>
                </c:pt>
                <c:pt idx="18">
                  <c:v>0.86086867958132196</c:v>
                </c:pt>
                <c:pt idx="19">
                  <c:v>0.929820336521468</c:v>
                </c:pt>
                <c:pt idx="20">
                  <c:v>1</c:v>
                </c:pt>
                <c:pt idx="21">
                  <c:v>1.07133591321308</c:v>
                </c:pt>
                <c:pt idx="22">
                  <c:v>1.143762237425048</c:v>
                </c:pt>
                <c:pt idx="23">
                  <c:v>1.217218389126635</c:v>
                </c:pt>
                <c:pt idx="24">
                  <c:v>1.29164847263383</c:v>
                </c:pt>
                <c:pt idx="25">
                  <c:v>1.367000791238562</c:v>
                </c:pt>
                <c:pt idx="26">
                  <c:v>1.4432274235623199</c:v>
                </c:pt>
                <c:pt idx="27">
                  <c:v>1.5202838544509309</c:v>
                </c:pt>
                <c:pt idx="28">
                  <c:v>1.5981286518133571</c:v>
                </c:pt>
                <c:pt idx="29">
                  <c:v>1.6767231824118261</c:v>
                </c:pt>
                <c:pt idx="30">
                  <c:v>1.7560313608701441</c:v>
                </c:pt>
                <c:pt idx="31">
                  <c:v>1.8360194271651651</c:v>
                </c:pt>
                <c:pt idx="32">
                  <c:v>1.9166557486644049</c:v>
                </c:pt>
                <c:pt idx="33">
                  <c:v>1.997910643415602</c:v>
                </c:pt>
                <c:pt idx="34">
                  <c:v>2.0797562219161549</c:v>
                </c:pt>
                <c:pt idx="35">
                  <c:v>2.1621662450169001</c:v>
                </c:pt>
                <c:pt idx="36">
                  <c:v>2.2451159959658091</c:v>
                </c:pt>
                <c:pt idx="37">
                  <c:v>2.328582164887643</c:v>
                </c:pt>
                <c:pt idx="38">
                  <c:v>2.412542744237371</c:v>
                </c:pt>
                <c:pt idx="39">
                  <c:v>2.496976933967558</c:v>
                </c:pt>
                <c:pt idx="40">
                  <c:v>2.581865055319847</c:v>
                </c:pt>
                <c:pt idx="41">
                  <c:v>2.6671884722945269</c:v>
                </c:pt>
                <c:pt idx="42">
                  <c:v>2.752929519973863</c:v>
                </c:pt>
                <c:pt idx="43">
                  <c:v>2.8390714389789391</c:v>
                </c:pt>
                <c:pt idx="44">
                  <c:v>2.9255983154283252</c:v>
                </c:pt>
                <c:pt idx="45">
                  <c:v>3.012495025843323</c:v>
                </c:pt>
                <c:pt idx="46">
                  <c:v>3.0997471865100961</c:v>
                </c:pt>
                <c:pt idx="47">
                  <c:v>3.187341106865766</c:v>
                </c:pt>
                <c:pt idx="48">
                  <c:v>3.275263746524796</c:v>
                </c:pt>
                <c:pt idx="49">
                  <c:v>3.363502675604753</c:v>
                </c:pt>
                <c:pt idx="50">
                  <c:v>3.452046038047849</c:v>
                </c:pt>
                <c:pt idx="51">
                  <c:v>3.5408825176673608</c:v>
                </c:pt>
                <c:pt idx="52">
                  <c:v>3.6300013066765522</c:v>
                </c:pt>
                <c:pt idx="53">
                  <c:v>3.71939207648298</c:v>
                </c:pt>
                <c:pt idx="54">
                  <c:v>3.8090449505531621</c:v>
                </c:pt>
                <c:pt idx="55">
                  <c:v>3.898950479172222</c:v>
                </c:pt>
                <c:pt idx="56">
                  <c:v>3.989099615940368</c:v>
                </c:pt>
                <c:pt idx="57">
                  <c:v>4.0794836958635399</c:v>
                </c:pt>
                <c:pt idx="58">
                  <c:v>4.170094414909137</c:v>
                </c:pt>
                <c:pt idx="59">
                  <c:v>4.2609238109100076</c:v>
                </c:pt>
                <c:pt idx="60">
                  <c:v>4.3519642457105396</c:v>
                </c:pt>
              </c:numCache>
            </c:numRef>
          </c:yVal>
          <c:smooth val="1"/>
          <c:extLst>
            <c:ext xmlns:c16="http://schemas.microsoft.com/office/drawing/2014/chart" uri="{C3380CC4-5D6E-409C-BE32-E72D297353CC}">
              <c16:uniqueId val="{00000002-8949-7946-8931-E28650114A9D}"/>
            </c:ext>
          </c:extLst>
        </c:ser>
        <c:ser>
          <c:idx val="2"/>
          <c:order val="3"/>
          <c:tx>
            <c:strRef>
              <c:f>'Spillway Dams'!$E$1</c:f>
              <c:strCache>
                <c:ptCount val="1"/>
                <c:pt idx="0">
                  <c:v>a = 0.4</c:v>
                </c:pt>
              </c:strCache>
            </c:strRef>
          </c:tx>
          <c:marker>
            <c:symbol val="none"/>
          </c:marker>
          <c:xVal>
            <c:numRef>
              <c:f>'Spillway Dams'!$A$2:$A$62</c:f>
              <c:numCache>
                <c:formatCode>General</c:formatCode>
                <c:ptCount val="6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pt idx="41">
                  <c:v>2.0499999999999998</c:v>
                </c:pt>
                <c:pt idx="42">
                  <c:v>2.1</c:v>
                </c:pt>
                <c:pt idx="43">
                  <c:v>2.15</c:v>
                </c:pt>
                <c:pt idx="44">
                  <c:v>2.2000000000000002</c:v>
                </c:pt>
                <c:pt idx="45">
                  <c:v>2.25</c:v>
                </c:pt>
                <c:pt idx="46">
                  <c:v>2.2999999999999998</c:v>
                </c:pt>
                <c:pt idx="47">
                  <c:v>2.35</c:v>
                </c:pt>
                <c:pt idx="48">
                  <c:v>2.4</c:v>
                </c:pt>
                <c:pt idx="49">
                  <c:v>2.4500000000000002</c:v>
                </c:pt>
                <c:pt idx="50">
                  <c:v>2.5</c:v>
                </c:pt>
                <c:pt idx="51">
                  <c:v>2.5499999999999998</c:v>
                </c:pt>
                <c:pt idx="52">
                  <c:v>2.6</c:v>
                </c:pt>
                <c:pt idx="53">
                  <c:v>2.65</c:v>
                </c:pt>
                <c:pt idx="54">
                  <c:v>2.7</c:v>
                </c:pt>
                <c:pt idx="55">
                  <c:v>2.75</c:v>
                </c:pt>
                <c:pt idx="56">
                  <c:v>2.8</c:v>
                </c:pt>
                <c:pt idx="57">
                  <c:v>2.85</c:v>
                </c:pt>
                <c:pt idx="58">
                  <c:v>2.9</c:v>
                </c:pt>
                <c:pt idx="59">
                  <c:v>2.95</c:v>
                </c:pt>
                <c:pt idx="60">
                  <c:v>3</c:v>
                </c:pt>
              </c:numCache>
            </c:numRef>
          </c:xVal>
          <c:yVal>
            <c:numRef>
              <c:f>'Spillway Dams'!$E$2:$E$62</c:f>
              <c:numCache>
                <c:formatCode>0.00000</c:formatCode>
                <c:ptCount val="61"/>
                <c:pt idx="0">
                  <c:v>0</c:v>
                </c:pt>
                <c:pt idx="1">
                  <c:v>1.0885534489535199E-2</c:v>
                </c:pt>
                <c:pt idx="2">
                  <c:v>3.2402858322877703E-2</c:v>
                </c:pt>
                <c:pt idx="3">
                  <c:v>6.0907765527014802E-2</c:v>
                </c:pt>
                <c:pt idx="4">
                  <c:v>9.4876328464016696E-2</c:v>
                </c:pt>
                <c:pt idx="5">
                  <c:v>0.133358595837126</c:v>
                </c:pt>
                <c:pt idx="6">
                  <c:v>0.175682154721367</c:v>
                </c:pt>
                <c:pt idx="7">
                  <c:v>0.22133785187952901</c:v>
                </c:pt>
                <c:pt idx="8">
                  <c:v>0.26992353752905301</c:v>
                </c:pt>
                <c:pt idx="9">
                  <c:v>0.32111221149379898</c:v>
                </c:pt>
                <c:pt idx="10">
                  <c:v>0.37463224620892799</c:v>
                </c:pt>
                <c:pt idx="11">
                  <c:v>0.43025427785716303</c:v>
                </c:pt>
                <c:pt idx="12">
                  <c:v>0.48778208277334201</c:v>
                </c:pt>
                <c:pt idx="13">
                  <c:v>0.54704598323217002</c:v>
                </c:pt>
                <c:pt idx="14">
                  <c:v>0.60789793610052401</c:v>
                </c:pt>
                <c:pt idx="15">
                  <c:v>0.67020778443079199</c:v>
                </c:pt>
                <c:pt idx="16">
                  <c:v>0.73386033811733697</c:v>
                </c:pt>
                <c:pt idx="17">
                  <c:v>0.79875306114982902</c:v>
                </c:pt>
                <c:pt idx="18">
                  <c:v>0.86479421255730304</c:v>
                </c:pt>
                <c:pt idx="19">
                  <c:v>0.93190133312948997</c:v>
                </c:pt>
                <c:pt idx="20">
                  <c:v>1</c:v>
                </c:pt>
                <c:pt idx="21">
                  <c:v>1.069022791708955</c:v>
                </c:pt>
                <c:pt idx="22">
                  <c:v>1.138908420743832</c:v>
                </c:pt>
                <c:pt idx="23">
                  <c:v>1.2096010008354761</c:v>
                </c:pt>
                <c:pt idx="24">
                  <c:v>1.281049423765293</c:v>
                </c:pt>
                <c:pt idx="25">
                  <c:v>1.3532068259696759</c:v>
                </c:pt>
                <c:pt idx="26">
                  <c:v>1.4260301293759481</c:v>
                </c:pt>
                <c:pt idx="27">
                  <c:v>1.4994796440564071</c:v>
                </c:pt>
                <c:pt idx="28">
                  <c:v>1.5735187227109431</c:v>
                </c:pt>
                <c:pt idx="29">
                  <c:v>1.6481134588724631</c:v>
                </c:pt>
                <c:pt idx="30">
                  <c:v>1.7232324222078981</c:v>
                </c:pt>
                <c:pt idx="31">
                  <c:v>1.798846425458337</c:v>
                </c:pt>
                <c:pt idx="32">
                  <c:v>1.8749283184968359</c:v>
                </c:pt>
                <c:pt idx="33">
                  <c:v>1.951452805734619</c:v>
                </c:pt>
                <c:pt idx="34">
                  <c:v>2.028396283716051</c:v>
                </c:pt>
                <c:pt idx="35">
                  <c:v>2.105736696239934</c:v>
                </c:pt>
                <c:pt idx="36">
                  <c:v>2.183453404752814</c:v>
                </c:pt>
                <c:pt idx="37">
                  <c:v>2.2615270720968268</c:v>
                </c:pt>
                <c:pt idx="38">
                  <c:v>2.3399395579741</c:v>
                </c:pt>
                <c:pt idx="39">
                  <c:v>2.4186738247229842</c:v>
                </c:pt>
                <c:pt idx="40">
                  <c:v>2.497713852196672</c:v>
                </c:pt>
                <c:pt idx="41">
                  <c:v>2.57704456069931</c:v>
                </c:pt>
                <c:pt idx="42">
                  <c:v>2.6566517410737371</c:v>
                </c:pt>
                <c:pt idx="43">
                  <c:v>2.7365219911529568</c:v>
                </c:pt>
                <c:pt idx="44">
                  <c:v>2.8166426578880208</c:v>
                </c:pt>
                <c:pt idx="45">
                  <c:v>2.8970017845509561</c:v>
                </c:pt>
                <c:pt idx="46">
                  <c:v>2.977588062485053</c:v>
                </c:pt>
                <c:pt idx="47">
                  <c:v>3.0583907869384621</c:v>
                </c:pt>
                <c:pt idx="48">
                  <c:v>3.1393998165716099</c:v>
                </c:pt>
                <c:pt idx="49">
                  <c:v>3.2206055362766781</c:v>
                </c:pt>
                <c:pt idx="50">
                  <c:v>3.3019988229883679</c:v>
                </c:pt>
                <c:pt idx="51">
                  <c:v>3.3835710142012121</c:v>
                </c:pt>
                <c:pt idx="52">
                  <c:v>3.46531387893996</c:v>
                </c:pt>
                <c:pt idx="53">
                  <c:v>3.5472195909569879</c:v>
                </c:pt>
                <c:pt idx="54">
                  <c:v>3.6292807039548101</c:v>
                </c:pt>
                <c:pt idx="55">
                  <c:v>3.7114901286527671</c:v>
                </c:pt>
                <c:pt idx="56">
                  <c:v>3.7938411115358139</c:v>
                </c:pt>
                <c:pt idx="57">
                  <c:v>3.8763272151396082</c:v>
                </c:pt>
                <c:pt idx="58">
                  <c:v>3.958942299740785</c:v>
                </c:pt>
                <c:pt idx="59">
                  <c:v>4.0416805063342096</c:v>
                </c:pt>
                <c:pt idx="60">
                  <c:v>4.124536240790361</c:v>
                </c:pt>
              </c:numCache>
            </c:numRef>
          </c:yVal>
          <c:smooth val="1"/>
          <c:extLst>
            <c:ext xmlns:c16="http://schemas.microsoft.com/office/drawing/2014/chart" uri="{C3380CC4-5D6E-409C-BE32-E72D297353CC}">
              <c16:uniqueId val="{00000003-8949-7946-8931-E28650114A9D}"/>
            </c:ext>
          </c:extLst>
        </c:ser>
        <c:dLbls>
          <c:showLegendKey val="0"/>
          <c:showVal val="0"/>
          <c:showCatName val="0"/>
          <c:showSerName val="0"/>
          <c:showPercent val="0"/>
          <c:showBubbleSize val="0"/>
        </c:dLbls>
        <c:axId val="784821416"/>
        <c:axId val="784815928"/>
      </c:scatterChart>
      <c:valAx>
        <c:axId val="784821416"/>
        <c:scaling>
          <c:orientation val="minMax"/>
          <c:max val="3"/>
        </c:scaling>
        <c:delete val="0"/>
        <c:axPos val="b"/>
        <c:majorGridlines/>
        <c:title>
          <c:tx>
            <c:rich>
              <a:bodyPr/>
              <a:lstStyle/>
              <a:p>
                <a:pPr>
                  <a:defRPr sz="1050"/>
                </a:pPr>
                <a:r>
                  <a:rPr lang="en-US" sz="1050"/>
                  <a:t>Reservoir Effective Storage above crest, S</a:t>
                </a:r>
                <a:r>
                  <a:rPr lang="en-US" sz="1050" baseline="-25000"/>
                  <a:t>e</a:t>
                </a:r>
                <a:r>
                  <a:rPr lang="en-US" sz="1050"/>
                  <a:t>/S</a:t>
                </a:r>
                <a:r>
                  <a:rPr lang="en-US" sz="1050" baseline="-25000"/>
                  <a:t>d</a:t>
                </a:r>
              </a:p>
            </c:rich>
          </c:tx>
          <c:overlay val="0"/>
        </c:title>
        <c:numFmt formatCode="General" sourceLinked="1"/>
        <c:majorTickMark val="none"/>
        <c:minorTickMark val="none"/>
        <c:tickLblPos val="nextTo"/>
        <c:crossAx val="784815928"/>
        <c:crosses val="autoZero"/>
        <c:crossBetween val="midCat"/>
      </c:valAx>
      <c:valAx>
        <c:axId val="784815928"/>
        <c:scaling>
          <c:orientation val="minMax"/>
          <c:max val="5"/>
        </c:scaling>
        <c:delete val="0"/>
        <c:axPos val="l"/>
        <c:majorGridlines/>
        <c:title>
          <c:tx>
            <c:rich>
              <a:bodyPr rot="-5400000" vert="horz"/>
              <a:lstStyle/>
              <a:p>
                <a:pPr>
                  <a:defRPr sz="1050"/>
                </a:pPr>
                <a:r>
                  <a:rPr lang="en-US" sz="1050"/>
                  <a:t>Reservoir Release, Q/Q</a:t>
                </a:r>
                <a:r>
                  <a:rPr lang="en-US" sz="1050" baseline="-25000"/>
                  <a:t>d</a:t>
                </a:r>
              </a:p>
            </c:rich>
          </c:tx>
          <c:overlay val="0"/>
        </c:title>
        <c:numFmt formatCode="0.0" sourceLinked="0"/>
        <c:majorTickMark val="none"/>
        <c:minorTickMark val="none"/>
        <c:tickLblPos val="nextTo"/>
        <c:crossAx val="784821416"/>
        <c:crosses val="autoZero"/>
        <c:crossBetween val="midCat"/>
      </c:valAx>
    </c:plotArea>
    <c:legend>
      <c:legendPos val="l"/>
      <c:layout>
        <c:manualLayout>
          <c:xMode val="edge"/>
          <c:yMode val="edge"/>
          <c:x val="0.66111111111111098"/>
          <c:y val="0.60089348206474202"/>
          <c:w val="0.189722440944882"/>
          <c:h val="0.20812685914260701"/>
        </c:manualLayout>
      </c:layout>
      <c:overlay val="1"/>
      <c:spPr>
        <a:solidFill>
          <a:schemeClr val="bg1"/>
        </a:solidFill>
        <a:ln>
          <a:solidFill>
            <a:schemeClr val="tx1"/>
          </a:solidFill>
        </a:ln>
      </c:spPr>
      <c:txPr>
        <a:bodyPr/>
        <a:lstStyle/>
        <a:p>
          <a:pPr>
            <a:defRPr sz="1050" b="1" i="0">
              <a:latin typeface="Symbol" panose="05050102010706020507" pitchFamily="18" charset="2"/>
            </a:defRPr>
          </a:pPr>
          <a:endParaRPr lang="en-US"/>
        </a:p>
      </c:txPr>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0.53459</cdr:x>
      <cdr:y>0.1413</cdr:y>
    </cdr:from>
    <cdr:to>
      <cdr:x>0.71455</cdr:x>
      <cdr:y>0.28605</cdr:y>
    </cdr:to>
    <cdr:sp macro="" textlink="">
      <cdr:nvSpPr>
        <cdr:cNvPr id="2" name="TextBox 1"/>
        <cdr:cNvSpPr txBox="1"/>
      </cdr:nvSpPr>
      <cdr:spPr>
        <a:xfrm xmlns:a="http://schemas.openxmlformats.org/drawingml/2006/main">
          <a:off x="2091442" y="426376"/>
          <a:ext cx="704039" cy="43678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none" rtlCol="0">
          <a:spAutoFit/>
        </a:bodyPr>
        <a:lstStyle xmlns:a="http://schemas.openxmlformats.org/drawingml/2006/main"/>
        <a:p xmlns:a="http://schemas.openxmlformats.org/drawingml/2006/main">
          <a:pPr marL="0" marR="0" indent="0" defTabSz="914400" eaLnBrk="1" fontAlgn="auto" latinLnBrk="0" hangingPunct="1">
            <a:lnSpc>
              <a:spcPct val="100000"/>
            </a:lnSpc>
            <a:spcBef>
              <a:spcPts val="0"/>
            </a:spcBef>
            <a:spcAft>
              <a:spcPts val="0"/>
            </a:spcAft>
            <a:buClrTx/>
            <a:buSzTx/>
            <a:buFontTx/>
            <a:buNone/>
            <a:tabLst/>
            <a:defRPr/>
          </a:pPr>
          <a:r>
            <a:rPr lang="en-US" sz="1100" b="1" i="1">
              <a:effectLst/>
              <a:latin typeface="+mn-lt"/>
              <a:ea typeface="+mn-ea"/>
              <a:cs typeface="+mn-cs"/>
            </a:rPr>
            <a:t>k</a:t>
          </a:r>
          <a:r>
            <a:rPr lang="en-US" sz="1100" b="1" i="1" baseline="-25000">
              <a:effectLst/>
              <a:latin typeface="+mn-lt"/>
              <a:ea typeface="+mn-ea"/>
              <a:cs typeface="+mn-cs"/>
            </a:rPr>
            <a:t>exp</a:t>
          </a:r>
          <a:r>
            <a:rPr lang="en-US" sz="1100">
              <a:effectLst/>
              <a:latin typeface="+mn-lt"/>
              <a:ea typeface="+mn-ea"/>
              <a:cs typeface="+mn-cs"/>
            </a:rPr>
            <a:t> &lt;</a:t>
          </a:r>
          <a:r>
            <a:rPr lang="en-US" sz="1100" baseline="0">
              <a:effectLst/>
              <a:latin typeface="+mn-lt"/>
              <a:ea typeface="+mn-ea"/>
              <a:cs typeface="+mn-cs"/>
            </a:rPr>
            <a:t> </a:t>
          </a:r>
          <a:r>
            <a:rPr lang="en-US" sz="1100">
              <a:effectLst/>
              <a:latin typeface="+mn-lt"/>
              <a:ea typeface="+mn-ea"/>
              <a:cs typeface="+mn-cs"/>
            </a:rPr>
            <a:t>1</a:t>
          </a:r>
        </a:p>
        <a:p xmlns:a="http://schemas.openxmlformats.org/drawingml/2006/main">
          <a:pPr marL="0" marR="0" indent="0" defTabSz="914400" eaLnBrk="1" fontAlgn="auto" latinLnBrk="0" hangingPunct="1">
            <a:lnSpc>
              <a:spcPct val="100000"/>
            </a:lnSpc>
            <a:spcBef>
              <a:spcPts val="0"/>
            </a:spcBef>
            <a:spcAft>
              <a:spcPts val="0"/>
            </a:spcAft>
            <a:buClrTx/>
            <a:buSzTx/>
            <a:buFontTx/>
            <a:buNone/>
            <a:tabLst/>
            <a:defRPr/>
          </a:pPr>
          <a:r>
            <a:rPr lang="en-US" sz="1100" b="1" i="1"/>
            <a:t>k</a:t>
          </a:r>
          <a:r>
            <a:rPr lang="en-US" sz="1100" b="1" i="1" baseline="-25000"/>
            <a:t>exp</a:t>
          </a:r>
          <a:r>
            <a:rPr lang="en-US" sz="1100"/>
            <a:t> = 0.5</a:t>
          </a:r>
        </a:p>
      </cdr:txBody>
    </cdr:sp>
  </cdr:relSizeAnchor>
</c:userShapes>
</file>

<file path=word/drawings/drawing2.xml><?xml version="1.0" encoding="utf-8"?>
<c:userShapes xmlns:c="http://schemas.openxmlformats.org/drawingml/2006/chart">
  <cdr:relSizeAnchor xmlns:cdr="http://schemas.openxmlformats.org/drawingml/2006/chartDrawing">
    <cdr:from>
      <cdr:x>0.50193</cdr:x>
      <cdr:y>0.575</cdr:y>
    </cdr:from>
    <cdr:to>
      <cdr:x>0.86305</cdr:x>
      <cdr:y>0.63287</cdr:y>
    </cdr:to>
    <cdr:sp macro="" textlink="">
      <cdr:nvSpPr>
        <cdr:cNvPr id="2" name="TextBox 1"/>
        <cdr:cNvSpPr txBox="1"/>
      </cdr:nvSpPr>
      <cdr:spPr>
        <a:xfrm xmlns:a="http://schemas.openxmlformats.org/drawingml/2006/main">
          <a:off x="2294824" y="2628900"/>
          <a:ext cx="1651029" cy="264560"/>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t>Equilibrium Point (X</a:t>
          </a:r>
          <a:r>
            <a:rPr lang="en-US" sz="1100" b="1" baseline="-25000"/>
            <a:t>e</a:t>
          </a:r>
          <a:r>
            <a:rPr lang="en-US" sz="1100" b="1"/>
            <a:t>,Y</a:t>
          </a:r>
          <a:r>
            <a:rPr lang="en-US" sz="1100" b="1" baseline="-25000"/>
            <a:t>e</a:t>
          </a:r>
          <a:r>
            <a:rPr lang="en-US" sz="1100" b="1"/>
            <a:t>)</a:t>
          </a:r>
        </a:p>
      </cdr:txBody>
    </cdr:sp>
  </cdr:relSizeAnchor>
  <cdr:relSizeAnchor xmlns:cdr="http://schemas.openxmlformats.org/drawingml/2006/chartDrawing">
    <cdr:from>
      <cdr:x>0.67385</cdr:x>
      <cdr:y>0.6423</cdr:y>
    </cdr:from>
    <cdr:to>
      <cdr:x>0.78426</cdr:x>
      <cdr:y>0.71938</cdr:y>
    </cdr:to>
    <cdr:cxnSp macro="">
      <cdr:nvCxnSpPr>
        <cdr:cNvPr id="3" name="Straight Arrow Connector 2"/>
        <cdr:cNvCxnSpPr/>
      </cdr:nvCxnSpPr>
      <cdr:spPr>
        <a:xfrm xmlns:a="http://schemas.openxmlformats.org/drawingml/2006/main">
          <a:off x="3080821" y="2936596"/>
          <a:ext cx="504825" cy="352425"/>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0.15011</cdr:x>
      <cdr:y>0.64583</cdr:y>
    </cdr:from>
    <cdr:to>
      <cdr:x>0.52601</cdr:x>
      <cdr:y>0.7037</cdr:y>
    </cdr:to>
    <cdr:sp macro="" textlink="">
      <cdr:nvSpPr>
        <cdr:cNvPr id="4" name="TextBox 5"/>
        <cdr:cNvSpPr txBox="1"/>
      </cdr:nvSpPr>
      <cdr:spPr>
        <a:xfrm xmlns:a="http://schemas.openxmlformats.org/drawingml/2006/main">
          <a:off x="686299" y="2952748"/>
          <a:ext cx="1718612" cy="264560"/>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t>Average Annual Discharge</a:t>
          </a:r>
        </a:p>
      </cdr:txBody>
    </cdr:sp>
  </cdr:relSizeAnchor>
  <cdr:relSizeAnchor xmlns:cdr="http://schemas.openxmlformats.org/drawingml/2006/chartDrawing">
    <cdr:from>
      <cdr:x>0.15011</cdr:x>
      <cdr:y>0.69792</cdr:y>
    </cdr:from>
    <cdr:to>
      <cdr:x>0.23915</cdr:x>
      <cdr:y>0.71875</cdr:y>
    </cdr:to>
    <cdr:cxnSp macro="">
      <cdr:nvCxnSpPr>
        <cdr:cNvPr id="5" name="Straight Arrow Connector 4"/>
        <cdr:cNvCxnSpPr/>
      </cdr:nvCxnSpPr>
      <cdr:spPr>
        <a:xfrm xmlns:a="http://schemas.openxmlformats.org/drawingml/2006/main" flipH="1">
          <a:off x="686299" y="3190891"/>
          <a:ext cx="407087" cy="95233"/>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0.40082</cdr:x>
      <cdr:y>0.80208</cdr:y>
    </cdr:from>
    <cdr:to>
      <cdr:x>0.79659</cdr:x>
      <cdr:y>0.87742</cdr:y>
    </cdr:to>
    <cdr:sp macro="" textlink="">
      <cdr:nvSpPr>
        <cdr:cNvPr id="6" name="TextBox 9"/>
        <cdr:cNvSpPr txBox="1"/>
      </cdr:nvSpPr>
      <cdr:spPr>
        <a:xfrm xmlns:a="http://schemas.openxmlformats.org/drawingml/2006/main">
          <a:off x="1832545" y="3667111"/>
          <a:ext cx="1809443"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Logarithmic Release</a:t>
          </a:r>
          <a:r>
            <a:rPr lang="en-US" sz="1100" b="1" baseline="0"/>
            <a:t> Function</a:t>
          </a:r>
        </a:p>
        <a:p xmlns:a="http://schemas.openxmlformats.org/drawingml/2006/main">
          <a:pPr algn="ctr"/>
          <a:r>
            <a:rPr lang="en-US" sz="1100" b="1" baseline="0"/>
            <a:t>S </a:t>
          </a:r>
          <a:r>
            <a:rPr lang="en-US" sz="1100" b="1" baseline="0">
              <a:latin typeface="Cambria Math"/>
              <a:ea typeface="Cambria Math"/>
            </a:rPr>
            <a:t>&lt;</a:t>
          </a:r>
          <a:r>
            <a:rPr lang="en-US" sz="1100" b="1" baseline="0"/>
            <a:t> S</a:t>
          </a:r>
          <a:r>
            <a:rPr lang="en-US" sz="1100" b="1" baseline="-25000"/>
            <a:t>optimal</a:t>
          </a:r>
          <a:endParaRPr lang="en-US" sz="1100" b="1"/>
        </a:p>
      </cdr:txBody>
    </cdr:sp>
  </cdr:relSizeAnchor>
  <cdr:relSizeAnchor xmlns:cdr="http://schemas.openxmlformats.org/drawingml/2006/chartDrawing">
    <cdr:from>
      <cdr:x>0.47217</cdr:x>
      <cdr:y>0.34375</cdr:y>
    </cdr:from>
    <cdr:to>
      <cdr:x>0.85595</cdr:x>
      <cdr:y>0.41909</cdr:y>
    </cdr:to>
    <cdr:sp macro="" textlink="">
      <cdr:nvSpPr>
        <cdr:cNvPr id="7" name="TextBox 10"/>
        <cdr:cNvSpPr txBox="1"/>
      </cdr:nvSpPr>
      <cdr:spPr>
        <a:xfrm xmlns:a="http://schemas.openxmlformats.org/drawingml/2006/main">
          <a:off x="2158740" y="1571630"/>
          <a:ext cx="1754649"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Exponential Release</a:t>
          </a:r>
          <a:r>
            <a:rPr lang="en-US" sz="1100" b="1" baseline="0"/>
            <a:t> Function </a:t>
          </a:r>
          <a:br>
            <a:rPr lang="en-US" sz="1100" b="1" baseline="0"/>
          </a:br>
          <a:r>
            <a:rPr lang="en-US" sz="1100" b="1" baseline="0"/>
            <a:t>S </a:t>
          </a:r>
          <a:r>
            <a:rPr lang="en-US" sz="1100" b="1" baseline="0">
              <a:latin typeface="Cambria Math"/>
              <a:ea typeface="Cambria Math"/>
            </a:rPr>
            <a:t>≥</a:t>
          </a:r>
          <a:r>
            <a:rPr lang="en-US" sz="1100" b="1" baseline="0"/>
            <a:t> S</a:t>
          </a:r>
          <a:r>
            <a:rPr lang="en-US" sz="1100" b="1" baseline="-25000"/>
            <a:t>optimal</a:t>
          </a:r>
          <a:endParaRPr lang="en-US" sz="1100" b="1"/>
        </a:p>
      </cdr:txBody>
    </cdr:sp>
  </cdr:relSizeAnchor>
  <cdr:relSizeAnchor xmlns:cdr="http://schemas.openxmlformats.org/drawingml/2006/chartDrawing">
    <cdr:from>
      <cdr:x>0.74849</cdr:x>
      <cdr:y>0.4125</cdr:y>
    </cdr:from>
    <cdr:to>
      <cdr:x>0.90209</cdr:x>
      <cdr:y>0.47708</cdr:y>
    </cdr:to>
    <cdr:cxnSp macro="">
      <cdr:nvCxnSpPr>
        <cdr:cNvPr id="8" name="Straight Arrow Connector 7"/>
        <cdr:cNvCxnSpPr/>
      </cdr:nvCxnSpPr>
      <cdr:spPr>
        <a:xfrm xmlns:a="http://schemas.openxmlformats.org/drawingml/2006/main">
          <a:off x="3422116" y="1885935"/>
          <a:ext cx="702217" cy="295276"/>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0.34291</cdr:x>
      <cdr:y>0.81875</cdr:y>
    </cdr:from>
    <cdr:to>
      <cdr:x>0.44307</cdr:x>
      <cdr:y>0.85625</cdr:y>
    </cdr:to>
    <cdr:cxnSp macro="">
      <cdr:nvCxnSpPr>
        <cdr:cNvPr id="9" name="Straight Arrow Connector 8"/>
        <cdr:cNvCxnSpPr/>
      </cdr:nvCxnSpPr>
      <cdr:spPr>
        <a:xfrm xmlns:a="http://schemas.openxmlformats.org/drawingml/2006/main" flipH="1" flipV="1">
          <a:off x="1567764" y="3743314"/>
          <a:ext cx="457973" cy="171476"/>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0.14776</cdr:x>
      <cdr:y>0.56667</cdr:y>
    </cdr:from>
    <cdr:to>
      <cdr:x>0.49853</cdr:x>
      <cdr:y>0.62453</cdr:y>
    </cdr:to>
    <cdr:sp macro="" textlink="">
      <cdr:nvSpPr>
        <cdr:cNvPr id="2" name="TextBox 1"/>
        <cdr:cNvSpPr txBox="1"/>
      </cdr:nvSpPr>
      <cdr:spPr>
        <a:xfrm xmlns:a="http://schemas.openxmlformats.org/drawingml/2006/main">
          <a:off x="675574" y="2590800"/>
          <a:ext cx="1603709" cy="264560"/>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effectLst/>
              <a:latin typeface="+mn-lt"/>
              <a:ea typeface="+mn-ea"/>
              <a:cs typeface="+mn-cs"/>
            </a:rPr>
            <a:t>Equilibrium Point (X</a:t>
          </a:r>
          <a:r>
            <a:rPr lang="en-US" sz="1100" b="1" baseline="-25000">
              <a:effectLst/>
              <a:latin typeface="+mn-lt"/>
              <a:ea typeface="+mn-ea"/>
              <a:cs typeface="+mn-cs"/>
            </a:rPr>
            <a:t>e</a:t>
          </a:r>
          <a:r>
            <a:rPr lang="en-US" sz="1100" b="1">
              <a:effectLst/>
              <a:latin typeface="+mn-lt"/>
              <a:ea typeface="+mn-ea"/>
              <a:cs typeface="+mn-cs"/>
            </a:rPr>
            <a:t>,Y</a:t>
          </a:r>
          <a:r>
            <a:rPr lang="en-US" sz="1100" b="1" baseline="-25000">
              <a:effectLst/>
              <a:latin typeface="+mn-lt"/>
              <a:ea typeface="+mn-ea"/>
              <a:cs typeface="+mn-cs"/>
            </a:rPr>
            <a:t>e</a:t>
          </a:r>
          <a:r>
            <a:rPr lang="en-US" sz="1100" b="1">
              <a:effectLst/>
              <a:latin typeface="+mn-lt"/>
              <a:ea typeface="+mn-ea"/>
              <a:cs typeface="+mn-cs"/>
            </a:rPr>
            <a:t>)</a:t>
          </a:r>
          <a:endParaRPr lang="en-US">
            <a:effectLst/>
          </a:endParaRPr>
        </a:p>
      </cdr:txBody>
    </cdr:sp>
  </cdr:relSizeAnchor>
  <cdr:relSizeAnchor xmlns:cdr="http://schemas.openxmlformats.org/drawingml/2006/chartDrawing">
    <cdr:from>
      <cdr:x>0.24167</cdr:x>
      <cdr:y>0.62708</cdr:y>
    </cdr:from>
    <cdr:to>
      <cdr:x>0.30509</cdr:x>
      <cdr:y>0.7173</cdr:y>
    </cdr:to>
    <cdr:cxnSp macro="">
      <cdr:nvCxnSpPr>
        <cdr:cNvPr id="3" name="Straight Arrow Connector 2"/>
        <cdr:cNvCxnSpPr/>
      </cdr:nvCxnSpPr>
      <cdr:spPr>
        <a:xfrm xmlns:a="http://schemas.openxmlformats.org/drawingml/2006/main">
          <a:off x="1104900" y="2867025"/>
          <a:ext cx="289987" cy="412455"/>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0.24457</cdr:x>
      <cdr:y>0.775</cdr:y>
    </cdr:from>
    <cdr:to>
      <cdr:x>0.64034</cdr:x>
      <cdr:y>0.85034</cdr:y>
    </cdr:to>
    <cdr:sp macro="" textlink="">
      <cdr:nvSpPr>
        <cdr:cNvPr id="6" name="TextBox 9"/>
        <cdr:cNvSpPr txBox="1"/>
      </cdr:nvSpPr>
      <cdr:spPr>
        <a:xfrm xmlns:a="http://schemas.openxmlformats.org/drawingml/2006/main">
          <a:off x="1118174" y="3543285"/>
          <a:ext cx="1809460"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Logarithmic Release</a:t>
          </a:r>
          <a:r>
            <a:rPr lang="en-US" sz="1100" b="1" baseline="0"/>
            <a:t> Function</a:t>
          </a:r>
        </a:p>
        <a:p xmlns:a="http://schemas.openxmlformats.org/drawingml/2006/main">
          <a:pPr algn="ctr"/>
          <a:r>
            <a:rPr lang="en-US" sz="1100" b="1" baseline="0"/>
            <a:t>S </a:t>
          </a:r>
          <a:r>
            <a:rPr lang="en-US" sz="1100" b="1" baseline="0">
              <a:latin typeface="Cambria Math"/>
              <a:ea typeface="Cambria Math"/>
            </a:rPr>
            <a:t>&lt;</a:t>
          </a:r>
          <a:r>
            <a:rPr lang="en-US" sz="1100" b="1" baseline="0"/>
            <a:t> S</a:t>
          </a:r>
          <a:r>
            <a:rPr lang="en-US" sz="1100" b="1" baseline="-25000"/>
            <a:t>optimal</a:t>
          </a:r>
          <a:endParaRPr lang="en-US" sz="1100" b="1"/>
        </a:p>
      </cdr:txBody>
    </cdr:sp>
  </cdr:relSizeAnchor>
  <cdr:relSizeAnchor xmlns:cdr="http://schemas.openxmlformats.org/drawingml/2006/chartDrawing">
    <cdr:from>
      <cdr:x>0.31175</cdr:x>
      <cdr:y>0.3</cdr:y>
    </cdr:from>
    <cdr:to>
      <cdr:x>0.69553</cdr:x>
      <cdr:y>0.37534</cdr:y>
    </cdr:to>
    <cdr:sp macro="" textlink="">
      <cdr:nvSpPr>
        <cdr:cNvPr id="7" name="TextBox 10"/>
        <cdr:cNvSpPr txBox="1"/>
      </cdr:nvSpPr>
      <cdr:spPr>
        <a:xfrm xmlns:a="http://schemas.openxmlformats.org/drawingml/2006/main">
          <a:off x="1425336" y="1371600"/>
          <a:ext cx="1754642"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Exponential Release</a:t>
          </a:r>
          <a:r>
            <a:rPr lang="en-US" sz="1100" b="1" baseline="0"/>
            <a:t> Function </a:t>
          </a:r>
          <a:br>
            <a:rPr lang="en-US" sz="1100" b="1" baseline="0"/>
          </a:br>
          <a:r>
            <a:rPr lang="en-US" sz="1100" b="1" baseline="0"/>
            <a:t>S </a:t>
          </a:r>
          <a:r>
            <a:rPr lang="en-US" sz="1100" b="1" baseline="0">
              <a:latin typeface="Cambria Math"/>
              <a:ea typeface="Cambria Math"/>
            </a:rPr>
            <a:t>≥</a:t>
          </a:r>
          <a:r>
            <a:rPr lang="en-US" sz="1100" b="1" baseline="0"/>
            <a:t> S</a:t>
          </a:r>
          <a:r>
            <a:rPr lang="en-US" sz="1100" b="1" baseline="-25000"/>
            <a:t>optimal</a:t>
          </a:r>
          <a:endParaRPr lang="en-US" sz="1100" b="1"/>
        </a:p>
      </cdr:txBody>
    </cdr:sp>
  </cdr:relSizeAnchor>
  <cdr:relSizeAnchor xmlns:cdr="http://schemas.openxmlformats.org/drawingml/2006/chartDrawing">
    <cdr:from>
      <cdr:x>0.58807</cdr:x>
      <cdr:y>0.36875</cdr:y>
    </cdr:from>
    <cdr:to>
      <cdr:x>0.74167</cdr:x>
      <cdr:y>0.43333</cdr:y>
    </cdr:to>
    <cdr:cxnSp macro="">
      <cdr:nvCxnSpPr>
        <cdr:cNvPr id="8" name="Straight Arrow Connector 7"/>
        <cdr:cNvCxnSpPr/>
      </cdr:nvCxnSpPr>
      <cdr:spPr>
        <a:xfrm xmlns:a="http://schemas.openxmlformats.org/drawingml/2006/main">
          <a:off x="2688671" y="1685925"/>
          <a:ext cx="702259" cy="29526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0.18666</cdr:x>
      <cdr:y>0.79167</cdr:y>
    </cdr:from>
    <cdr:to>
      <cdr:x>0.28682</cdr:x>
      <cdr:y>0.82917</cdr:y>
    </cdr:to>
    <cdr:cxnSp macro="">
      <cdr:nvCxnSpPr>
        <cdr:cNvPr id="9" name="Straight Arrow Connector 8"/>
        <cdr:cNvCxnSpPr/>
      </cdr:nvCxnSpPr>
      <cdr:spPr>
        <a:xfrm xmlns:a="http://schemas.openxmlformats.org/drawingml/2006/main" flipH="1" flipV="1">
          <a:off x="853410" y="3619500"/>
          <a:ext cx="457931" cy="17145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0.26332</cdr:x>
      <cdr:y>0.78333</cdr:y>
    </cdr:from>
    <cdr:to>
      <cdr:x>0.65909</cdr:x>
      <cdr:y>0.85867</cdr:y>
    </cdr:to>
    <cdr:sp macro="" textlink="">
      <cdr:nvSpPr>
        <cdr:cNvPr id="6" name="TextBox 9"/>
        <cdr:cNvSpPr txBox="1"/>
      </cdr:nvSpPr>
      <cdr:spPr>
        <a:xfrm xmlns:a="http://schemas.openxmlformats.org/drawingml/2006/main">
          <a:off x="1203899" y="3581400"/>
          <a:ext cx="1809460"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Logarithmic Release</a:t>
          </a:r>
          <a:r>
            <a:rPr lang="en-US" sz="1100" b="1" baseline="0"/>
            <a:t> Function</a:t>
          </a:r>
        </a:p>
        <a:p xmlns:a="http://schemas.openxmlformats.org/drawingml/2006/main">
          <a:pPr algn="ctr"/>
          <a:r>
            <a:rPr lang="en-US" sz="1100" b="1" baseline="0"/>
            <a:t>S </a:t>
          </a:r>
          <a:r>
            <a:rPr lang="en-US" sz="1100" b="1" baseline="0">
              <a:latin typeface="Cambria Math"/>
              <a:ea typeface="Cambria Math"/>
            </a:rPr>
            <a:t>&lt;</a:t>
          </a:r>
          <a:r>
            <a:rPr lang="en-US" sz="1100" b="1" baseline="0"/>
            <a:t> S</a:t>
          </a:r>
          <a:r>
            <a:rPr lang="en-US" sz="1100" b="1" baseline="-25000"/>
            <a:t>optimal</a:t>
          </a:r>
          <a:endParaRPr lang="en-US" sz="1100" b="1"/>
        </a:p>
      </cdr:txBody>
    </cdr:sp>
  </cdr:relSizeAnchor>
  <cdr:relSizeAnchor xmlns:cdr="http://schemas.openxmlformats.org/drawingml/2006/chartDrawing">
    <cdr:from>
      <cdr:x>0.47842</cdr:x>
      <cdr:y>0.375</cdr:y>
    </cdr:from>
    <cdr:to>
      <cdr:x>0.8622</cdr:x>
      <cdr:y>0.45034</cdr:y>
    </cdr:to>
    <cdr:sp macro="" textlink="">
      <cdr:nvSpPr>
        <cdr:cNvPr id="7" name="TextBox 10"/>
        <cdr:cNvSpPr txBox="1"/>
      </cdr:nvSpPr>
      <cdr:spPr>
        <a:xfrm xmlns:a="http://schemas.openxmlformats.org/drawingml/2006/main">
          <a:off x="2187321" y="1714500"/>
          <a:ext cx="1754642"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Exponential Release</a:t>
          </a:r>
          <a:r>
            <a:rPr lang="en-US" sz="1100" b="1" baseline="0"/>
            <a:t> Function </a:t>
          </a:r>
          <a:br>
            <a:rPr lang="en-US" sz="1100" b="1" baseline="0"/>
          </a:br>
          <a:r>
            <a:rPr lang="en-US" sz="1100" b="1" baseline="0"/>
            <a:t>S </a:t>
          </a:r>
          <a:r>
            <a:rPr lang="en-US" sz="1100" b="1" baseline="0">
              <a:latin typeface="Cambria Math"/>
              <a:ea typeface="Cambria Math"/>
            </a:rPr>
            <a:t>≥</a:t>
          </a:r>
          <a:r>
            <a:rPr lang="en-US" sz="1100" b="1" baseline="0"/>
            <a:t> S</a:t>
          </a:r>
          <a:r>
            <a:rPr lang="en-US" sz="1100" b="1" baseline="-25000"/>
            <a:t>optimal</a:t>
          </a:r>
          <a:endParaRPr lang="en-US" sz="1100" b="1"/>
        </a:p>
      </cdr:txBody>
    </cdr:sp>
  </cdr:relSizeAnchor>
  <cdr:relSizeAnchor xmlns:cdr="http://schemas.openxmlformats.org/drawingml/2006/chartDrawing">
    <cdr:from>
      <cdr:x>0.75474</cdr:x>
      <cdr:y>0.44375</cdr:y>
    </cdr:from>
    <cdr:to>
      <cdr:x>0.90834</cdr:x>
      <cdr:y>0.50833</cdr:y>
    </cdr:to>
    <cdr:cxnSp macro="">
      <cdr:nvCxnSpPr>
        <cdr:cNvPr id="8" name="Straight Arrow Connector 7"/>
        <cdr:cNvCxnSpPr/>
      </cdr:nvCxnSpPr>
      <cdr:spPr>
        <a:xfrm xmlns:a="http://schemas.openxmlformats.org/drawingml/2006/main">
          <a:off x="3450656" y="2028825"/>
          <a:ext cx="702259" cy="29526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0.20541</cdr:x>
      <cdr:y>0.8</cdr:y>
    </cdr:from>
    <cdr:to>
      <cdr:x>0.30557</cdr:x>
      <cdr:y>0.8375</cdr:y>
    </cdr:to>
    <cdr:cxnSp macro="">
      <cdr:nvCxnSpPr>
        <cdr:cNvPr id="9" name="Straight Arrow Connector 8"/>
        <cdr:cNvCxnSpPr/>
      </cdr:nvCxnSpPr>
      <cdr:spPr>
        <a:xfrm xmlns:a="http://schemas.openxmlformats.org/drawingml/2006/main" flipH="1" flipV="1">
          <a:off x="939135" y="3657615"/>
          <a:ext cx="457931" cy="17145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0.54028</cdr:x>
      <cdr:y>0.56944</cdr:y>
    </cdr:from>
    <cdr:to>
      <cdr:x>0.89105</cdr:x>
      <cdr:y>0.62731</cdr:y>
    </cdr:to>
    <cdr:sp macro="" textlink="">
      <cdr:nvSpPr>
        <cdr:cNvPr id="10" name="TextBox 1"/>
        <cdr:cNvSpPr txBox="1"/>
      </cdr:nvSpPr>
      <cdr:spPr>
        <a:xfrm xmlns:a="http://schemas.openxmlformats.org/drawingml/2006/main">
          <a:off x="2470150" y="2603500"/>
          <a:ext cx="1603709" cy="264560"/>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effectLst/>
              <a:latin typeface="+mn-lt"/>
              <a:ea typeface="+mn-ea"/>
              <a:cs typeface="+mn-cs"/>
            </a:rPr>
            <a:t>Equilibrium Point (X</a:t>
          </a:r>
          <a:r>
            <a:rPr lang="en-US" sz="1100" b="1" baseline="-25000">
              <a:effectLst/>
              <a:latin typeface="+mn-lt"/>
              <a:ea typeface="+mn-ea"/>
              <a:cs typeface="+mn-cs"/>
            </a:rPr>
            <a:t>e</a:t>
          </a:r>
          <a:r>
            <a:rPr lang="en-US" sz="1100" b="1">
              <a:effectLst/>
              <a:latin typeface="+mn-lt"/>
              <a:ea typeface="+mn-ea"/>
              <a:cs typeface="+mn-cs"/>
            </a:rPr>
            <a:t>,Y</a:t>
          </a:r>
          <a:r>
            <a:rPr lang="en-US" sz="1100" b="1" baseline="-25000">
              <a:effectLst/>
              <a:latin typeface="+mn-lt"/>
              <a:ea typeface="+mn-ea"/>
              <a:cs typeface="+mn-cs"/>
            </a:rPr>
            <a:t>e</a:t>
          </a:r>
          <a:r>
            <a:rPr lang="en-US" sz="1100" b="1">
              <a:effectLst/>
              <a:latin typeface="+mn-lt"/>
              <a:ea typeface="+mn-ea"/>
              <a:cs typeface="+mn-cs"/>
            </a:rPr>
            <a:t>)</a:t>
          </a:r>
          <a:endParaRPr lang="en-US">
            <a:effectLst/>
          </a:endParaRPr>
        </a:p>
      </cdr:txBody>
    </cdr:sp>
  </cdr:relSizeAnchor>
  <cdr:relSizeAnchor xmlns:cdr="http://schemas.openxmlformats.org/drawingml/2006/chartDrawing">
    <cdr:from>
      <cdr:x>0.71219</cdr:x>
      <cdr:y>0.63674</cdr:y>
    </cdr:from>
    <cdr:to>
      <cdr:x>0.82261</cdr:x>
      <cdr:y>0.71383</cdr:y>
    </cdr:to>
    <cdr:cxnSp macro="">
      <cdr:nvCxnSpPr>
        <cdr:cNvPr id="11" name="Straight Arrow Connector 10"/>
        <cdr:cNvCxnSpPr/>
      </cdr:nvCxnSpPr>
      <cdr:spPr>
        <a:xfrm xmlns:a="http://schemas.openxmlformats.org/drawingml/2006/main">
          <a:off x="3256146" y="2911196"/>
          <a:ext cx="504825" cy="352425"/>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0.15726</cdr:x>
      <cdr:y>0.57083</cdr:y>
    </cdr:from>
    <cdr:to>
      <cdr:x>0.44848</cdr:x>
      <cdr:y>0.68384</cdr:y>
    </cdr:to>
    <cdr:sp macro="" textlink="">
      <cdr:nvSpPr>
        <cdr:cNvPr id="6" name="TextBox 9"/>
        <cdr:cNvSpPr txBox="1"/>
      </cdr:nvSpPr>
      <cdr:spPr>
        <a:xfrm xmlns:a="http://schemas.openxmlformats.org/drawingml/2006/main">
          <a:off x="718999" y="2609850"/>
          <a:ext cx="1331454" cy="516680"/>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Operation during</a:t>
          </a:r>
          <a:br>
            <a:rPr lang="en-US" sz="1100" b="1"/>
          </a:br>
          <a:r>
            <a:rPr lang="en-US" sz="1100" b="1"/>
            <a:t>no irrigation demand</a:t>
          </a:r>
          <a:br>
            <a:rPr lang="en-US" sz="1100" b="1"/>
          </a:br>
          <a:r>
            <a:rPr lang="en-US" sz="1100" b="1"/>
            <a:t>(LRO regime)</a:t>
          </a:r>
        </a:p>
      </cdr:txBody>
    </cdr:sp>
  </cdr:relSizeAnchor>
  <cdr:relSizeAnchor xmlns:cdr="http://schemas.openxmlformats.org/drawingml/2006/chartDrawing">
    <cdr:from>
      <cdr:x>0.27292</cdr:x>
      <cdr:y>0.69167</cdr:y>
    </cdr:from>
    <cdr:to>
      <cdr:x>0.35833</cdr:x>
      <cdr:y>0.85417</cdr:y>
    </cdr:to>
    <cdr:cxnSp macro="">
      <cdr:nvCxnSpPr>
        <cdr:cNvPr id="9" name="Straight Arrow Connector 8"/>
        <cdr:cNvCxnSpPr/>
      </cdr:nvCxnSpPr>
      <cdr:spPr>
        <a:xfrm xmlns:a="http://schemas.openxmlformats.org/drawingml/2006/main">
          <a:off x="1247775" y="3162300"/>
          <a:ext cx="390525" cy="74295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0.5625</cdr:x>
      <cdr:y>0.56875</cdr:y>
    </cdr:from>
    <cdr:to>
      <cdr:x>0.63542</cdr:x>
      <cdr:y>0.7125</cdr:y>
    </cdr:to>
    <cdr:cxnSp macro="">
      <cdr:nvCxnSpPr>
        <cdr:cNvPr id="15" name="Straight Arrow Connector 14"/>
        <cdr:cNvCxnSpPr/>
      </cdr:nvCxnSpPr>
      <cdr:spPr>
        <a:xfrm xmlns:a="http://schemas.openxmlformats.org/drawingml/2006/main">
          <a:off x="2571750" y="2600325"/>
          <a:ext cx="333375" cy="657225"/>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0.39826</cdr:x>
      <cdr:y>0.44583</cdr:y>
    </cdr:from>
    <cdr:to>
      <cdr:x>0.71166</cdr:x>
      <cdr:y>0.55884</cdr:y>
    </cdr:to>
    <cdr:sp macro="" textlink="">
      <cdr:nvSpPr>
        <cdr:cNvPr id="16" name="TextBox 9"/>
        <cdr:cNvSpPr txBox="1"/>
      </cdr:nvSpPr>
      <cdr:spPr>
        <a:xfrm xmlns:a="http://schemas.openxmlformats.org/drawingml/2006/main">
          <a:off x="1820859" y="2038335"/>
          <a:ext cx="1432828" cy="516680"/>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Operation during</a:t>
          </a:r>
          <a:br>
            <a:rPr lang="en-US" sz="1100" b="1"/>
          </a:br>
          <a:r>
            <a:rPr lang="en-US" sz="1100" b="1"/>
            <a:t>high irrigation demand</a:t>
          </a:r>
          <a:br>
            <a:rPr lang="en-US" sz="1100" b="1"/>
          </a:br>
          <a:r>
            <a:rPr lang="en-US" sz="1100" b="1"/>
            <a:t>(HRO regime)</a:t>
          </a:r>
        </a:p>
      </cdr:txBody>
    </cdr:sp>
  </cdr:relSizeAnchor>
</c:userShapes>
</file>

<file path=word/drawings/drawing6.xml><?xml version="1.0" encoding="utf-8"?>
<c:userShapes xmlns:c="http://schemas.openxmlformats.org/drawingml/2006/chart">
  <cdr:relSizeAnchor xmlns:cdr="http://schemas.openxmlformats.org/drawingml/2006/chartDrawing">
    <cdr:from>
      <cdr:x>0.1529</cdr:x>
      <cdr:y>0.69583</cdr:y>
    </cdr:from>
    <cdr:to>
      <cdr:x>0.54867</cdr:x>
      <cdr:y>0.77117</cdr:y>
    </cdr:to>
    <cdr:sp macro="" textlink="">
      <cdr:nvSpPr>
        <cdr:cNvPr id="6" name="TextBox 9"/>
        <cdr:cNvSpPr txBox="1"/>
      </cdr:nvSpPr>
      <cdr:spPr>
        <a:xfrm xmlns:a="http://schemas.openxmlformats.org/drawingml/2006/main">
          <a:off x="699074" y="3181335"/>
          <a:ext cx="1809460"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9144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Logarithmic Release</a:t>
          </a:r>
          <a:r>
            <a:rPr lang="en-US" sz="1100" b="1" baseline="0"/>
            <a:t> Function</a:t>
          </a:r>
        </a:p>
        <a:p xmlns:a="http://schemas.openxmlformats.org/drawingml/2006/main">
          <a:pPr algn="ctr"/>
          <a:r>
            <a:rPr lang="en-US" sz="1100" b="1" baseline="0"/>
            <a:t>S </a:t>
          </a:r>
          <a:r>
            <a:rPr lang="en-US" sz="1100" b="1" baseline="0">
              <a:latin typeface="Cambria Math"/>
              <a:ea typeface="Cambria Math"/>
            </a:rPr>
            <a:t>&lt;</a:t>
          </a:r>
          <a:r>
            <a:rPr lang="en-US" sz="1100" b="1" baseline="0"/>
            <a:t> S</a:t>
          </a:r>
          <a:r>
            <a:rPr lang="en-US" sz="1100" b="1" baseline="-25000"/>
            <a:t>optimal</a:t>
          </a:r>
          <a:endParaRPr lang="en-US" sz="1100" b="1"/>
        </a:p>
      </cdr:txBody>
    </cdr:sp>
  </cdr:relSizeAnchor>
  <cdr:relSizeAnchor xmlns:cdr="http://schemas.openxmlformats.org/drawingml/2006/chartDrawing">
    <cdr:from>
      <cdr:x>0.4555</cdr:x>
      <cdr:y>0.375</cdr:y>
    </cdr:from>
    <cdr:to>
      <cdr:x>0.83928</cdr:x>
      <cdr:y>0.45034</cdr:y>
    </cdr:to>
    <cdr:sp macro="" textlink="">
      <cdr:nvSpPr>
        <cdr:cNvPr id="7" name="TextBox 10"/>
        <cdr:cNvSpPr txBox="1"/>
      </cdr:nvSpPr>
      <cdr:spPr>
        <a:xfrm xmlns:a="http://schemas.openxmlformats.org/drawingml/2006/main">
          <a:off x="2082561" y="1714500"/>
          <a:ext cx="1754642" cy="344454"/>
        </a:xfrm>
        <a:prstGeom xmlns:a="http://schemas.openxmlformats.org/drawingml/2006/main" prst="rect">
          <a:avLst/>
        </a:prstGeom>
        <a:solidFill xmlns:a="http://schemas.openxmlformats.org/drawingml/2006/main">
          <a:schemeClr val="bg1"/>
        </a:solidFill>
      </cdr:spPr>
      <cdr:txBody>
        <a:bodyPr xmlns:a="http://schemas.openxmlformats.org/drawingml/2006/main" wrap="none" lIns="0" tIns="0" rIns="0" bIns="0"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b="1"/>
            <a:t>Exponential Release</a:t>
          </a:r>
          <a:r>
            <a:rPr lang="en-US" sz="1100" b="1" baseline="0"/>
            <a:t> Function </a:t>
          </a:r>
          <a:br>
            <a:rPr lang="en-US" sz="1100" b="1" baseline="0"/>
          </a:br>
          <a:r>
            <a:rPr lang="en-US" sz="1100" b="1" baseline="0"/>
            <a:t>S </a:t>
          </a:r>
          <a:r>
            <a:rPr lang="en-US" sz="1100" b="1" baseline="0">
              <a:latin typeface="Cambria Math"/>
              <a:ea typeface="Cambria Math"/>
            </a:rPr>
            <a:t>≥</a:t>
          </a:r>
          <a:r>
            <a:rPr lang="en-US" sz="1100" b="1" baseline="0"/>
            <a:t> S</a:t>
          </a:r>
          <a:r>
            <a:rPr lang="en-US" sz="1100" b="1" baseline="-25000"/>
            <a:t>optimal</a:t>
          </a:r>
          <a:endParaRPr lang="en-US" sz="1100" b="1"/>
        </a:p>
      </cdr:txBody>
    </cdr:sp>
  </cdr:relSizeAnchor>
  <cdr:relSizeAnchor xmlns:cdr="http://schemas.openxmlformats.org/drawingml/2006/chartDrawing">
    <cdr:from>
      <cdr:x>0.73182</cdr:x>
      <cdr:y>0.44375</cdr:y>
    </cdr:from>
    <cdr:to>
      <cdr:x>0.88542</cdr:x>
      <cdr:y>0.50833</cdr:y>
    </cdr:to>
    <cdr:cxnSp macro="">
      <cdr:nvCxnSpPr>
        <cdr:cNvPr id="8" name="Straight Arrow Connector 7"/>
        <cdr:cNvCxnSpPr/>
      </cdr:nvCxnSpPr>
      <cdr:spPr>
        <a:xfrm xmlns:a="http://schemas.openxmlformats.org/drawingml/2006/main">
          <a:off x="3345896" y="2028825"/>
          <a:ext cx="702259" cy="295260"/>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0.26042</cdr:x>
      <cdr:y>0.76875</cdr:y>
    </cdr:from>
    <cdr:to>
      <cdr:x>0.35833</cdr:x>
      <cdr:y>0.85417</cdr:y>
    </cdr:to>
    <cdr:cxnSp macro="">
      <cdr:nvCxnSpPr>
        <cdr:cNvPr id="9" name="Straight Arrow Connector 8"/>
        <cdr:cNvCxnSpPr/>
      </cdr:nvCxnSpPr>
      <cdr:spPr>
        <a:xfrm xmlns:a="http://schemas.openxmlformats.org/drawingml/2006/main">
          <a:off x="1190626" y="3514725"/>
          <a:ext cx="447674" cy="390525"/>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0.50069</cdr:x>
      <cdr:y>0.75486</cdr:y>
    </cdr:from>
    <cdr:to>
      <cdr:x>0.85146</cdr:x>
      <cdr:y>0.81273</cdr:y>
    </cdr:to>
    <cdr:sp macro="" textlink="">
      <cdr:nvSpPr>
        <cdr:cNvPr id="10" name="TextBox 1"/>
        <cdr:cNvSpPr txBox="1"/>
      </cdr:nvSpPr>
      <cdr:spPr>
        <a:xfrm xmlns:a="http://schemas.openxmlformats.org/drawingml/2006/main">
          <a:off x="2289170" y="3451220"/>
          <a:ext cx="1603709" cy="264560"/>
        </a:xfrm>
        <a:prstGeom xmlns:a="http://schemas.openxmlformats.org/drawingml/2006/main" prst="rect">
          <a:avLst/>
        </a:prstGeom>
        <a:solidFill xmlns:a="http://schemas.openxmlformats.org/drawingml/2006/main">
          <a:schemeClr val="bg1"/>
        </a:solidFill>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effectLst/>
              <a:latin typeface="+mn-lt"/>
              <a:ea typeface="+mn-ea"/>
              <a:cs typeface="+mn-cs"/>
            </a:rPr>
            <a:t>Equilibrium Point (X</a:t>
          </a:r>
          <a:r>
            <a:rPr lang="en-US" sz="1100" b="1" baseline="-25000">
              <a:effectLst/>
              <a:latin typeface="+mn-lt"/>
              <a:ea typeface="+mn-ea"/>
              <a:cs typeface="+mn-cs"/>
            </a:rPr>
            <a:t>e</a:t>
          </a:r>
          <a:r>
            <a:rPr lang="en-US" sz="1100" b="1">
              <a:effectLst/>
              <a:latin typeface="+mn-lt"/>
              <a:ea typeface="+mn-ea"/>
              <a:cs typeface="+mn-cs"/>
            </a:rPr>
            <a:t>,Y</a:t>
          </a:r>
          <a:r>
            <a:rPr lang="en-US" sz="1100" b="1" baseline="-25000">
              <a:effectLst/>
              <a:latin typeface="+mn-lt"/>
              <a:ea typeface="+mn-ea"/>
              <a:cs typeface="+mn-cs"/>
            </a:rPr>
            <a:t>e</a:t>
          </a:r>
          <a:r>
            <a:rPr lang="en-US" sz="1100" b="1">
              <a:effectLst/>
              <a:latin typeface="+mn-lt"/>
              <a:ea typeface="+mn-ea"/>
              <a:cs typeface="+mn-cs"/>
            </a:rPr>
            <a:t>)</a:t>
          </a:r>
          <a:endParaRPr lang="en-US">
            <a:effectLst/>
          </a:endParaRPr>
        </a:p>
      </cdr:txBody>
    </cdr:sp>
  </cdr:relSizeAnchor>
  <cdr:relSizeAnchor xmlns:cdr="http://schemas.openxmlformats.org/drawingml/2006/chartDrawing">
    <cdr:from>
      <cdr:x>0.67708</cdr:x>
      <cdr:y>0.81667</cdr:y>
    </cdr:from>
    <cdr:to>
      <cdr:x>0.70594</cdr:x>
      <cdr:y>0.86175</cdr:y>
    </cdr:to>
    <cdr:cxnSp macro="">
      <cdr:nvCxnSpPr>
        <cdr:cNvPr id="11" name="Straight Arrow Connector 10"/>
        <cdr:cNvCxnSpPr/>
      </cdr:nvCxnSpPr>
      <cdr:spPr>
        <a:xfrm xmlns:a="http://schemas.openxmlformats.org/drawingml/2006/main">
          <a:off x="3095625" y="3733800"/>
          <a:ext cx="131948" cy="206106"/>
        </a:xfrm>
        <a:prstGeom xmlns:a="http://schemas.openxmlformats.org/drawingml/2006/main" prst="straightConnector1">
          <a:avLst/>
        </a:prstGeom>
        <a:ln xmlns:a="http://schemas.openxmlformats.org/drawingml/2006/main" w="19050">
          <a:tailEnd type="arrow"/>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0.21875</cdr:x>
      <cdr:y>0.23333</cdr:y>
    </cdr:from>
    <cdr:to>
      <cdr:x>0.5062</cdr:x>
      <cdr:y>0.36654</cdr:y>
    </cdr:to>
    <cdr:sp macro="" textlink="">
      <cdr:nvSpPr>
        <cdr:cNvPr id="5" name="TextBox 4"/>
        <cdr:cNvSpPr txBox="1"/>
      </cdr:nvSpPr>
      <cdr:spPr>
        <a:xfrm xmlns:a="http://schemas.openxmlformats.org/drawingml/2006/main">
          <a:off x="1000125" y="1066801"/>
          <a:ext cx="1314206" cy="60901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horzOverflow="clip" wrap="none" lIns="45720" rIns="45720" rtlCol="0">
          <a:spAutoFit/>
        </a:bodyPr>
        <a:lstStyle xmlns:a="http://schemas.openxmlformats.org/drawingml/2006/main"/>
        <a:p xmlns:a="http://schemas.openxmlformats.org/drawingml/2006/main">
          <a:r>
            <a:rPr lang="en-US" sz="1100" b="1"/>
            <a:t>Area               = 1  km</a:t>
          </a:r>
          <a:r>
            <a:rPr lang="en-US" sz="1100" b="1" baseline="30000"/>
            <a:t>2</a:t>
          </a:r>
        </a:p>
        <a:p xmlns:a="http://schemas.openxmlformats.org/drawingml/2006/main">
          <a:r>
            <a:rPr lang="en-US" sz="1100" b="1"/>
            <a:t>Crest Length = 10  m</a:t>
          </a:r>
        </a:p>
        <a:p xmlns:a="http://schemas.openxmlformats.org/drawingml/2006/main">
          <a:r>
            <a:rPr lang="en-US" sz="1100" b="1"/>
            <a:t>Design Head = 0.5 m</a:t>
          </a:r>
        </a:p>
      </cdr:txBody>
    </cdr:sp>
  </cdr:relSizeAnchor>
</c:userShapes>
</file>

<file path=word/drawings/drawing8.xml><?xml version="1.0" encoding="utf-8"?>
<c:userShapes xmlns:c="http://schemas.openxmlformats.org/drawingml/2006/chart">
  <cdr:relSizeAnchor xmlns:cdr="http://schemas.openxmlformats.org/drawingml/2006/chartDrawing">
    <cdr:from>
      <cdr:x>0.14579</cdr:x>
      <cdr:y>0.12401</cdr:y>
    </cdr:from>
    <cdr:to>
      <cdr:x>0.96203</cdr:x>
      <cdr:y>0.85594</cdr:y>
    </cdr:to>
    <cdr:cxnSp macro="">
      <cdr:nvCxnSpPr>
        <cdr:cNvPr id="3" name="Straight Connector 2"/>
        <cdr:cNvCxnSpPr/>
      </cdr:nvCxnSpPr>
      <cdr:spPr>
        <a:xfrm xmlns:a="http://schemas.openxmlformats.org/drawingml/2006/main" flipV="1">
          <a:off x="530225" y="422275"/>
          <a:ext cx="2968625" cy="2492375"/>
        </a:xfrm>
        <a:prstGeom xmlns:a="http://schemas.openxmlformats.org/drawingml/2006/main" prst="line">
          <a:avLst/>
        </a:prstGeom>
        <a:ln xmlns:a="http://schemas.openxmlformats.org/drawingml/2006/main" w="1270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E3D7-DFDA-49F0-B30F-88E41D23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86</Pages>
  <Words>42030</Words>
  <Characters>239572</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 Zuidema</dc:creator>
  <cp:lastModifiedBy>Alexander Prusevich</cp:lastModifiedBy>
  <cp:revision>3</cp:revision>
  <cp:lastPrinted>2022-02-18T02:44:00Z</cp:lastPrinted>
  <dcterms:created xsi:type="dcterms:W3CDTF">2023-09-11T16:49:00Z</dcterms:created>
  <dcterms:modified xsi:type="dcterms:W3CDTF">2023-09-11T16:51:00Z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id="8onJzBpL"/&gt;&lt;style id="http://www.zotero.org/styles/elsevier-harvard" hasBibliography="1" bibliographyStyleHasBeenSet="0"/&gt;&lt;prefs&gt;&lt;pref name="fieldType" value="Field"/&gt;&lt;/prefs&gt;&lt;/data&gt;</vt:lpwstr>
  </property>
</Properties>
</file>